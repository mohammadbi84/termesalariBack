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50AE" w:rsidRPr="00E850AE" w:rsidRDefault="00E850AE" w:rsidP="00E850AE">
      <w:pPr>
        <w:bidi w:val="0"/>
        <w:spacing w:before="100" w:beforeAutospacing="1" w:after="100" w:afterAutospacing="1" w:line="240" w:lineRule="auto"/>
        <w:outlineLvl w:val="0"/>
        <w:rPr>
          <w:rFonts w:ascii="IRANSans" w:eastAsia="Times New Roman" w:hAnsi="IRANSans" w:cs="B Nazanin"/>
          <w:spacing w:val="-2"/>
          <w:kern w:val="36"/>
          <w:sz w:val="48"/>
          <w:szCs w:val="48"/>
        </w:rPr>
      </w:pPr>
      <w:proofErr w:type="spellStart"/>
      <w:r w:rsidRPr="00E850AE">
        <w:rPr>
          <w:rFonts w:ascii="IRANSans" w:eastAsia="Times New Roman" w:hAnsi="IRANSans" w:cs="B Nazanin"/>
          <w:spacing w:val="-2"/>
          <w:kern w:val="36"/>
          <w:sz w:val="48"/>
          <w:szCs w:val="48"/>
        </w:rPr>
        <w:t>Config</w:t>
      </w:r>
      <w:proofErr w:type="spellEnd"/>
    </w:p>
    <w:p w:rsidR="00E850AE" w:rsidRPr="00E850AE" w:rsidRDefault="00E850AE" w:rsidP="00E850AE">
      <w:pPr>
        <w:bidi w:val="0"/>
        <w:spacing w:before="240" w:after="240" w:line="240" w:lineRule="auto"/>
        <w:rPr>
          <w:rFonts w:ascii="IRANSans" w:eastAsia="Times New Roman" w:hAnsi="IRANSans" w:cs="B Nazanin"/>
          <w:sz w:val="26"/>
          <w:szCs w:val="26"/>
        </w:rPr>
      </w:pPr>
      <w:proofErr w:type="spellStart"/>
      <w:proofErr w:type="gramStart"/>
      <w:r w:rsidRPr="00E850AE">
        <w:rPr>
          <w:rFonts w:ascii="IRANSans" w:eastAsia="Times New Roman" w:hAnsi="IRANSans" w:cs="B Nazanin"/>
          <w:sz w:val="26"/>
          <w:szCs w:val="26"/>
        </w:rPr>
        <w:t>persian-datepicker</w:t>
      </w:r>
      <w:proofErr w:type="spellEnd"/>
      <w:proofErr w:type="gramEnd"/>
      <w:r w:rsidRPr="00E850AE">
        <w:rPr>
          <w:rFonts w:ascii="IRANSans" w:eastAsia="Times New Roman" w:hAnsi="IRANSans" w:cs="B Nazanin"/>
          <w:sz w:val="26"/>
          <w:szCs w:val="26"/>
        </w:rPr>
        <w:t xml:space="preserve"> configuration document</w:t>
      </w:r>
    </w:p>
    <w:p w:rsidR="00E850AE" w:rsidRPr="00E850AE" w:rsidRDefault="00E850AE" w:rsidP="00E850AE">
      <w:pPr>
        <w:bidi w:val="0"/>
        <w:spacing w:before="240" w:after="240" w:line="240" w:lineRule="auto"/>
        <w:rPr>
          <w:rFonts w:ascii="IRANSans" w:eastAsia="Times New Roman" w:hAnsi="IRANSans" w:cs="B Nazanin"/>
          <w:sz w:val="26"/>
          <w:szCs w:val="26"/>
        </w:rPr>
      </w:pPr>
      <w:r w:rsidRPr="00E850AE">
        <w:rPr>
          <w:rFonts w:ascii="IRANSans" w:eastAsia="Times New Roman" w:hAnsi="IRANSans" w:cs="B Nazanin"/>
          <w:b/>
          <w:bCs/>
          <w:sz w:val="26"/>
        </w:rPr>
        <w:t>Kind</w:t>
      </w:r>
      <w:r w:rsidRPr="00E850AE">
        <w:rPr>
          <w:rFonts w:ascii="IRANSans" w:eastAsia="Times New Roman" w:hAnsi="IRANSans" w:cs="B Nazanin"/>
          <w:sz w:val="26"/>
          <w:szCs w:val="26"/>
        </w:rPr>
        <w:t>: global constant</w:t>
      </w:r>
    </w:p>
    <w:p w:rsidR="00E850AE" w:rsidRPr="00E850AE" w:rsidRDefault="0076411C" w:rsidP="00E850AE">
      <w:pPr>
        <w:numPr>
          <w:ilvl w:val="0"/>
          <w:numId w:val="1"/>
        </w:numPr>
        <w:bidi w:val="0"/>
        <w:spacing w:before="100" w:beforeAutospacing="1" w:after="0" w:line="240" w:lineRule="auto"/>
        <w:ind w:left="450"/>
        <w:rPr>
          <w:rFonts w:ascii="IRANSans" w:eastAsia="Times New Roman" w:hAnsi="IRANSans" w:cs="B Nazanin"/>
          <w:sz w:val="26"/>
          <w:szCs w:val="26"/>
        </w:rPr>
      </w:pPr>
      <w:hyperlink r:id="rId5" w:anchor="Config" w:history="1">
        <w:proofErr w:type="spellStart"/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Config</w:t>
        </w:r>
        <w:proofErr w:type="spellEnd"/>
      </w:hyperlink>
    </w:p>
    <w:p w:rsidR="00E850AE" w:rsidRPr="00E850AE" w:rsidRDefault="0076411C" w:rsidP="00E850AE">
      <w:pPr>
        <w:numPr>
          <w:ilvl w:val="1"/>
          <w:numId w:val="1"/>
        </w:numPr>
        <w:bidi w:val="0"/>
        <w:spacing w:beforeAutospacing="1" w:after="0" w:line="240" w:lineRule="auto"/>
        <w:ind w:left="900"/>
        <w:rPr>
          <w:rFonts w:ascii="IRANSans" w:eastAsia="Times New Roman" w:hAnsi="IRANSans" w:cs="B Nazanin"/>
          <w:sz w:val="26"/>
          <w:szCs w:val="26"/>
        </w:rPr>
      </w:pPr>
      <w:hyperlink r:id="rId6" w:anchor="Config.calendarType" w:history="1"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.</w:t>
        </w:r>
        <w:proofErr w:type="spellStart"/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calendarType</w:t>
        </w:r>
        <w:proofErr w:type="spellEnd"/>
      </w:hyperlink>
      <w:r w:rsidR="00E850AE" w:rsidRPr="00E850AE">
        <w:rPr>
          <w:rFonts w:ascii="IRANSans" w:eastAsia="Times New Roman" w:hAnsi="IRANSans" w:cs="B Nazanin"/>
          <w:sz w:val="26"/>
          <w:szCs w:val="26"/>
        </w:rPr>
        <w:t> : </w:t>
      </w:r>
      <w:r w:rsidR="00E850AE" w:rsidRPr="00E850AE">
        <w:rPr>
          <w:rFonts w:ascii="Courier New" w:eastAsia="Times New Roman" w:hAnsi="Courier New" w:cs="Courier New"/>
          <w:color w:val="37474F"/>
        </w:rPr>
        <w:t>string</w:t>
      </w:r>
    </w:p>
    <w:p w:rsidR="00E850AE" w:rsidRPr="00E850AE" w:rsidRDefault="0076411C" w:rsidP="00E850AE">
      <w:pPr>
        <w:numPr>
          <w:ilvl w:val="1"/>
          <w:numId w:val="1"/>
        </w:numPr>
        <w:bidi w:val="0"/>
        <w:spacing w:beforeAutospacing="1" w:after="0" w:line="240" w:lineRule="auto"/>
        <w:ind w:left="900"/>
        <w:rPr>
          <w:rFonts w:ascii="IRANSans" w:eastAsia="Times New Roman" w:hAnsi="IRANSans" w:cs="B Nazanin"/>
          <w:sz w:val="26"/>
          <w:szCs w:val="26"/>
        </w:rPr>
      </w:pPr>
      <w:hyperlink r:id="rId7" w:anchor="Config.calendar" w:history="1"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.calendar</w:t>
        </w:r>
      </w:hyperlink>
      <w:r w:rsidR="00E850AE" w:rsidRPr="00E850AE">
        <w:rPr>
          <w:rFonts w:ascii="IRANSans" w:eastAsia="Times New Roman" w:hAnsi="IRANSans" w:cs="B Nazanin"/>
          <w:sz w:val="26"/>
          <w:szCs w:val="26"/>
        </w:rPr>
        <w:t> : </w:t>
      </w:r>
      <w:r w:rsidR="00E850AE" w:rsidRPr="00E850AE">
        <w:rPr>
          <w:rFonts w:ascii="Courier New" w:eastAsia="Times New Roman" w:hAnsi="Courier New" w:cs="Courier New"/>
          <w:color w:val="37474F"/>
        </w:rPr>
        <w:t>object</w:t>
      </w:r>
    </w:p>
    <w:p w:rsidR="00E850AE" w:rsidRPr="00E850AE" w:rsidRDefault="0076411C" w:rsidP="00E850AE">
      <w:pPr>
        <w:numPr>
          <w:ilvl w:val="2"/>
          <w:numId w:val="1"/>
        </w:numPr>
        <w:bidi w:val="0"/>
        <w:spacing w:beforeAutospacing="1" w:after="0" w:line="240" w:lineRule="auto"/>
        <w:ind w:left="1350"/>
        <w:rPr>
          <w:rFonts w:ascii="IRANSans" w:eastAsia="Times New Roman" w:hAnsi="IRANSans" w:cs="B Nazanin"/>
          <w:sz w:val="26"/>
          <w:szCs w:val="26"/>
        </w:rPr>
      </w:pPr>
      <w:hyperlink r:id="rId8" w:anchor="Config.calendar.persian" w:history="1"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.</w:t>
        </w:r>
        <w:proofErr w:type="spellStart"/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persian</w:t>
        </w:r>
        <w:proofErr w:type="spellEnd"/>
      </w:hyperlink>
      <w:r w:rsidR="00E850AE" w:rsidRPr="00E850AE">
        <w:rPr>
          <w:rFonts w:ascii="IRANSans" w:eastAsia="Times New Roman" w:hAnsi="IRANSans" w:cs="B Nazanin"/>
          <w:sz w:val="26"/>
          <w:szCs w:val="26"/>
        </w:rPr>
        <w:t> : </w:t>
      </w:r>
      <w:r w:rsidR="00E850AE" w:rsidRPr="00E850AE">
        <w:rPr>
          <w:rFonts w:ascii="Courier New" w:eastAsia="Times New Roman" w:hAnsi="Courier New" w:cs="Courier New"/>
          <w:color w:val="37474F"/>
        </w:rPr>
        <w:t>object</w:t>
      </w:r>
    </w:p>
    <w:p w:rsidR="00E850AE" w:rsidRPr="00E850AE" w:rsidRDefault="0076411C" w:rsidP="00E850AE">
      <w:pPr>
        <w:numPr>
          <w:ilvl w:val="3"/>
          <w:numId w:val="1"/>
        </w:numPr>
        <w:bidi w:val="0"/>
        <w:spacing w:beforeAutospacing="1" w:after="0" w:line="240" w:lineRule="auto"/>
        <w:ind w:left="1800"/>
        <w:rPr>
          <w:rFonts w:ascii="IRANSans" w:eastAsia="Times New Roman" w:hAnsi="IRANSans" w:cs="B Nazanin"/>
          <w:sz w:val="26"/>
          <w:szCs w:val="26"/>
        </w:rPr>
      </w:pPr>
      <w:hyperlink r:id="rId9" w:anchor="Config.calendar.persian.locale" w:history="1"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.locale</w:t>
        </w:r>
      </w:hyperlink>
      <w:r w:rsidR="00E850AE" w:rsidRPr="00E850AE">
        <w:rPr>
          <w:rFonts w:ascii="IRANSans" w:eastAsia="Times New Roman" w:hAnsi="IRANSans" w:cs="B Nazanin"/>
          <w:sz w:val="26"/>
          <w:szCs w:val="26"/>
        </w:rPr>
        <w:t> : </w:t>
      </w:r>
      <w:r w:rsidR="00E850AE" w:rsidRPr="00E850AE">
        <w:rPr>
          <w:rFonts w:ascii="Courier New" w:eastAsia="Times New Roman" w:hAnsi="Courier New" w:cs="Courier New"/>
          <w:color w:val="37474F"/>
        </w:rPr>
        <w:t>string</w:t>
      </w:r>
    </w:p>
    <w:p w:rsidR="00E850AE" w:rsidRPr="00E850AE" w:rsidRDefault="0076411C" w:rsidP="00E850AE">
      <w:pPr>
        <w:numPr>
          <w:ilvl w:val="3"/>
          <w:numId w:val="1"/>
        </w:numPr>
        <w:bidi w:val="0"/>
        <w:spacing w:beforeAutospacing="1" w:after="0" w:line="240" w:lineRule="auto"/>
        <w:ind w:left="1800"/>
        <w:rPr>
          <w:rFonts w:ascii="IRANSans" w:eastAsia="Times New Roman" w:hAnsi="IRANSans" w:cs="B Nazanin"/>
          <w:sz w:val="26"/>
          <w:szCs w:val="26"/>
        </w:rPr>
      </w:pPr>
      <w:hyperlink r:id="rId10" w:anchor="Config.calendar.persian.showHint" w:history="1"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.</w:t>
        </w:r>
        <w:proofErr w:type="spellStart"/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showHint</w:t>
        </w:r>
        <w:proofErr w:type="spellEnd"/>
      </w:hyperlink>
      <w:r w:rsidR="00E850AE" w:rsidRPr="00E850AE">
        <w:rPr>
          <w:rFonts w:ascii="IRANSans" w:eastAsia="Times New Roman" w:hAnsi="IRANSans" w:cs="B Nazanin"/>
          <w:sz w:val="26"/>
          <w:szCs w:val="26"/>
        </w:rPr>
        <w:t> : </w:t>
      </w:r>
      <w:proofErr w:type="spellStart"/>
      <w:r w:rsidR="00E850AE" w:rsidRPr="00E850AE">
        <w:rPr>
          <w:rFonts w:ascii="Courier New" w:eastAsia="Times New Roman" w:hAnsi="Courier New" w:cs="Courier New"/>
          <w:color w:val="37474F"/>
        </w:rPr>
        <w:t>boolean</w:t>
      </w:r>
      <w:proofErr w:type="spellEnd"/>
    </w:p>
    <w:p w:rsidR="00E850AE" w:rsidRPr="00E850AE" w:rsidRDefault="0076411C" w:rsidP="00E850AE">
      <w:pPr>
        <w:numPr>
          <w:ilvl w:val="3"/>
          <w:numId w:val="1"/>
        </w:numPr>
        <w:bidi w:val="0"/>
        <w:spacing w:beforeAutospacing="1" w:after="0" w:line="240" w:lineRule="auto"/>
        <w:ind w:left="1800"/>
        <w:rPr>
          <w:rFonts w:ascii="IRANSans" w:eastAsia="Times New Roman" w:hAnsi="IRANSans" w:cs="B Nazanin"/>
          <w:sz w:val="26"/>
          <w:szCs w:val="26"/>
        </w:rPr>
      </w:pPr>
      <w:hyperlink r:id="rId11" w:anchor="Config.calendar.persian.leapYearMode" w:history="1"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.</w:t>
        </w:r>
        <w:proofErr w:type="spellStart"/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leapYearMode</w:t>
        </w:r>
        <w:proofErr w:type="spellEnd"/>
      </w:hyperlink>
      <w:r w:rsidR="00E850AE" w:rsidRPr="00E850AE">
        <w:rPr>
          <w:rFonts w:ascii="IRANSans" w:eastAsia="Times New Roman" w:hAnsi="IRANSans" w:cs="B Nazanin"/>
          <w:sz w:val="26"/>
          <w:szCs w:val="26"/>
        </w:rPr>
        <w:t> : </w:t>
      </w:r>
      <w:r w:rsidR="00E850AE" w:rsidRPr="00E850AE">
        <w:rPr>
          <w:rFonts w:ascii="Courier New" w:eastAsia="Times New Roman" w:hAnsi="Courier New" w:cs="Courier New"/>
          <w:color w:val="37474F"/>
        </w:rPr>
        <w:t>string</w:t>
      </w:r>
    </w:p>
    <w:p w:rsidR="00E850AE" w:rsidRPr="00E850AE" w:rsidRDefault="0076411C" w:rsidP="00E850AE">
      <w:pPr>
        <w:numPr>
          <w:ilvl w:val="2"/>
          <w:numId w:val="1"/>
        </w:numPr>
        <w:bidi w:val="0"/>
        <w:spacing w:beforeAutospacing="1" w:after="0" w:line="240" w:lineRule="auto"/>
        <w:ind w:left="1350"/>
        <w:rPr>
          <w:rFonts w:ascii="IRANSans" w:eastAsia="Times New Roman" w:hAnsi="IRANSans" w:cs="B Nazanin"/>
          <w:sz w:val="26"/>
          <w:szCs w:val="26"/>
        </w:rPr>
      </w:pPr>
      <w:hyperlink r:id="rId12" w:anchor="Config.calendar.gregorian" w:history="1"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.</w:t>
        </w:r>
        <w:proofErr w:type="spellStart"/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gregorian</w:t>
        </w:r>
        <w:proofErr w:type="spellEnd"/>
      </w:hyperlink>
      <w:r w:rsidR="00E850AE" w:rsidRPr="00E850AE">
        <w:rPr>
          <w:rFonts w:ascii="IRANSans" w:eastAsia="Times New Roman" w:hAnsi="IRANSans" w:cs="B Nazanin"/>
          <w:sz w:val="26"/>
          <w:szCs w:val="26"/>
        </w:rPr>
        <w:t> : </w:t>
      </w:r>
      <w:r w:rsidR="00E850AE" w:rsidRPr="00E850AE">
        <w:rPr>
          <w:rFonts w:ascii="Courier New" w:eastAsia="Times New Roman" w:hAnsi="Courier New" w:cs="Courier New"/>
          <w:color w:val="37474F"/>
        </w:rPr>
        <w:t>object</w:t>
      </w:r>
    </w:p>
    <w:p w:rsidR="00E850AE" w:rsidRPr="00E850AE" w:rsidRDefault="0076411C" w:rsidP="00E850AE">
      <w:pPr>
        <w:numPr>
          <w:ilvl w:val="3"/>
          <w:numId w:val="1"/>
        </w:numPr>
        <w:bidi w:val="0"/>
        <w:spacing w:beforeAutospacing="1" w:after="0" w:line="240" w:lineRule="auto"/>
        <w:ind w:left="1800"/>
        <w:rPr>
          <w:rFonts w:ascii="IRANSans" w:eastAsia="Times New Roman" w:hAnsi="IRANSans" w:cs="B Nazanin"/>
          <w:sz w:val="26"/>
          <w:szCs w:val="26"/>
        </w:rPr>
      </w:pPr>
      <w:hyperlink r:id="rId13" w:anchor="Config.calendar.gregorian.locale" w:history="1"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.locale</w:t>
        </w:r>
      </w:hyperlink>
      <w:r w:rsidR="00E850AE" w:rsidRPr="00E850AE">
        <w:rPr>
          <w:rFonts w:ascii="IRANSans" w:eastAsia="Times New Roman" w:hAnsi="IRANSans" w:cs="B Nazanin"/>
          <w:sz w:val="26"/>
          <w:szCs w:val="26"/>
        </w:rPr>
        <w:t> : </w:t>
      </w:r>
      <w:r w:rsidR="00E850AE" w:rsidRPr="00E850AE">
        <w:rPr>
          <w:rFonts w:ascii="Courier New" w:eastAsia="Times New Roman" w:hAnsi="Courier New" w:cs="Courier New"/>
          <w:color w:val="37474F"/>
        </w:rPr>
        <w:t>string</w:t>
      </w:r>
    </w:p>
    <w:p w:rsidR="00E850AE" w:rsidRPr="00E850AE" w:rsidRDefault="0076411C" w:rsidP="00E850AE">
      <w:pPr>
        <w:numPr>
          <w:ilvl w:val="3"/>
          <w:numId w:val="1"/>
        </w:numPr>
        <w:bidi w:val="0"/>
        <w:spacing w:beforeAutospacing="1" w:after="0" w:line="240" w:lineRule="auto"/>
        <w:ind w:left="1800"/>
        <w:rPr>
          <w:rFonts w:ascii="IRANSans" w:eastAsia="Times New Roman" w:hAnsi="IRANSans" w:cs="B Nazanin"/>
          <w:sz w:val="26"/>
          <w:szCs w:val="26"/>
        </w:rPr>
      </w:pPr>
      <w:hyperlink r:id="rId14" w:anchor="Config.calendar.gregorian.showHint" w:history="1"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.</w:t>
        </w:r>
        <w:proofErr w:type="spellStart"/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showHint</w:t>
        </w:r>
        <w:proofErr w:type="spellEnd"/>
      </w:hyperlink>
      <w:r w:rsidR="00E850AE" w:rsidRPr="00E850AE">
        <w:rPr>
          <w:rFonts w:ascii="IRANSans" w:eastAsia="Times New Roman" w:hAnsi="IRANSans" w:cs="B Nazanin"/>
          <w:sz w:val="26"/>
          <w:szCs w:val="26"/>
        </w:rPr>
        <w:t> : </w:t>
      </w:r>
      <w:proofErr w:type="spellStart"/>
      <w:r w:rsidR="00E850AE" w:rsidRPr="00E850AE">
        <w:rPr>
          <w:rFonts w:ascii="Courier New" w:eastAsia="Times New Roman" w:hAnsi="Courier New" w:cs="Courier New"/>
          <w:color w:val="37474F"/>
        </w:rPr>
        <w:t>boolean</w:t>
      </w:r>
      <w:proofErr w:type="spellEnd"/>
    </w:p>
    <w:p w:rsidR="00E850AE" w:rsidRPr="00E850AE" w:rsidRDefault="0076411C" w:rsidP="00E850AE">
      <w:pPr>
        <w:numPr>
          <w:ilvl w:val="1"/>
          <w:numId w:val="1"/>
        </w:numPr>
        <w:bidi w:val="0"/>
        <w:spacing w:beforeAutospacing="1" w:after="0" w:line="240" w:lineRule="auto"/>
        <w:ind w:left="900"/>
        <w:rPr>
          <w:rFonts w:ascii="IRANSans" w:eastAsia="Times New Roman" w:hAnsi="IRANSans" w:cs="B Nazanin"/>
          <w:sz w:val="26"/>
          <w:szCs w:val="26"/>
        </w:rPr>
      </w:pPr>
      <w:hyperlink r:id="rId15" w:anchor="Config.responsive" w:history="1"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.responsive</w:t>
        </w:r>
      </w:hyperlink>
      <w:r w:rsidR="00E850AE" w:rsidRPr="00E850AE">
        <w:rPr>
          <w:rFonts w:ascii="IRANSans" w:eastAsia="Times New Roman" w:hAnsi="IRANSans" w:cs="B Nazanin"/>
          <w:sz w:val="26"/>
          <w:szCs w:val="26"/>
        </w:rPr>
        <w:t> : </w:t>
      </w:r>
      <w:proofErr w:type="spellStart"/>
      <w:r w:rsidR="00E850AE" w:rsidRPr="00E850AE">
        <w:rPr>
          <w:rFonts w:ascii="Courier New" w:eastAsia="Times New Roman" w:hAnsi="Courier New" w:cs="Courier New"/>
          <w:color w:val="37474F"/>
        </w:rPr>
        <w:t>boolean</w:t>
      </w:r>
      <w:proofErr w:type="spellEnd"/>
    </w:p>
    <w:p w:rsidR="00E850AE" w:rsidRPr="00E850AE" w:rsidRDefault="0076411C" w:rsidP="00E850AE">
      <w:pPr>
        <w:numPr>
          <w:ilvl w:val="1"/>
          <w:numId w:val="1"/>
        </w:numPr>
        <w:bidi w:val="0"/>
        <w:spacing w:beforeAutospacing="1" w:after="0" w:line="240" w:lineRule="auto"/>
        <w:ind w:left="900"/>
        <w:rPr>
          <w:rFonts w:ascii="IRANSans" w:eastAsia="Times New Roman" w:hAnsi="IRANSans" w:cs="B Nazanin"/>
          <w:sz w:val="26"/>
          <w:szCs w:val="26"/>
        </w:rPr>
      </w:pPr>
      <w:hyperlink r:id="rId16" w:anchor="Config.inline" w:history="1"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.inline</w:t>
        </w:r>
      </w:hyperlink>
      <w:r w:rsidR="00E850AE" w:rsidRPr="00E850AE">
        <w:rPr>
          <w:rFonts w:ascii="IRANSans" w:eastAsia="Times New Roman" w:hAnsi="IRANSans" w:cs="B Nazanin"/>
          <w:sz w:val="26"/>
          <w:szCs w:val="26"/>
        </w:rPr>
        <w:t> : </w:t>
      </w:r>
      <w:proofErr w:type="spellStart"/>
      <w:r w:rsidR="00E850AE" w:rsidRPr="00E850AE">
        <w:rPr>
          <w:rFonts w:ascii="Courier New" w:eastAsia="Times New Roman" w:hAnsi="Courier New" w:cs="Courier New"/>
          <w:color w:val="37474F"/>
        </w:rPr>
        <w:t>boolean</w:t>
      </w:r>
      <w:proofErr w:type="spellEnd"/>
    </w:p>
    <w:p w:rsidR="00E850AE" w:rsidRPr="00E850AE" w:rsidRDefault="0076411C" w:rsidP="00E850AE">
      <w:pPr>
        <w:numPr>
          <w:ilvl w:val="1"/>
          <w:numId w:val="1"/>
        </w:numPr>
        <w:bidi w:val="0"/>
        <w:spacing w:beforeAutospacing="1" w:after="0" w:line="240" w:lineRule="auto"/>
        <w:ind w:left="900"/>
        <w:rPr>
          <w:rFonts w:ascii="IRANSans" w:eastAsia="Times New Roman" w:hAnsi="IRANSans" w:cs="B Nazanin"/>
          <w:sz w:val="26"/>
          <w:szCs w:val="26"/>
        </w:rPr>
      </w:pPr>
      <w:hyperlink r:id="rId17" w:anchor="Config.initialValue" w:history="1"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.</w:t>
        </w:r>
        <w:proofErr w:type="spellStart"/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initialValue</w:t>
        </w:r>
        <w:proofErr w:type="spellEnd"/>
      </w:hyperlink>
      <w:r w:rsidR="00E850AE" w:rsidRPr="00E850AE">
        <w:rPr>
          <w:rFonts w:ascii="IRANSans" w:eastAsia="Times New Roman" w:hAnsi="IRANSans" w:cs="B Nazanin"/>
          <w:sz w:val="26"/>
          <w:szCs w:val="26"/>
        </w:rPr>
        <w:t> : </w:t>
      </w:r>
      <w:proofErr w:type="spellStart"/>
      <w:r w:rsidR="00E850AE" w:rsidRPr="00E850AE">
        <w:rPr>
          <w:rFonts w:ascii="Courier New" w:eastAsia="Times New Roman" w:hAnsi="Courier New" w:cs="Courier New"/>
          <w:color w:val="37474F"/>
        </w:rPr>
        <w:t>boolean</w:t>
      </w:r>
      <w:proofErr w:type="spellEnd"/>
    </w:p>
    <w:p w:rsidR="00E850AE" w:rsidRPr="00E850AE" w:rsidRDefault="0076411C" w:rsidP="00E850AE">
      <w:pPr>
        <w:numPr>
          <w:ilvl w:val="1"/>
          <w:numId w:val="1"/>
        </w:numPr>
        <w:bidi w:val="0"/>
        <w:spacing w:beforeAutospacing="1" w:after="0" w:line="240" w:lineRule="auto"/>
        <w:ind w:left="900"/>
        <w:rPr>
          <w:rFonts w:ascii="IRANSans" w:eastAsia="Times New Roman" w:hAnsi="IRANSans" w:cs="B Nazanin"/>
          <w:sz w:val="26"/>
          <w:szCs w:val="26"/>
        </w:rPr>
      </w:pPr>
      <w:hyperlink r:id="rId18" w:anchor="Config.initialValueType" w:history="1"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.</w:t>
        </w:r>
        <w:proofErr w:type="spellStart"/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initialValueType</w:t>
        </w:r>
        <w:proofErr w:type="spellEnd"/>
      </w:hyperlink>
      <w:r w:rsidR="00E850AE" w:rsidRPr="00E850AE">
        <w:rPr>
          <w:rFonts w:ascii="IRANSans" w:eastAsia="Times New Roman" w:hAnsi="IRANSans" w:cs="B Nazanin"/>
          <w:sz w:val="26"/>
          <w:szCs w:val="26"/>
        </w:rPr>
        <w:t> : </w:t>
      </w:r>
      <w:proofErr w:type="spellStart"/>
      <w:r w:rsidR="00E850AE" w:rsidRPr="00E850AE">
        <w:rPr>
          <w:rFonts w:ascii="Courier New" w:eastAsia="Times New Roman" w:hAnsi="Courier New" w:cs="Courier New"/>
          <w:color w:val="37474F"/>
        </w:rPr>
        <w:t>boolean</w:t>
      </w:r>
      <w:proofErr w:type="spellEnd"/>
    </w:p>
    <w:p w:rsidR="00E850AE" w:rsidRPr="00E850AE" w:rsidRDefault="00E850AE" w:rsidP="00E850AE">
      <w:pPr>
        <w:numPr>
          <w:ilvl w:val="1"/>
          <w:numId w:val="1"/>
        </w:numPr>
        <w:bidi w:val="0"/>
        <w:spacing w:beforeAutospacing="1" w:after="0" w:line="240" w:lineRule="auto"/>
        <w:ind w:left="900"/>
        <w:rPr>
          <w:rFonts w:ascii="IRANSans" w:eastAsia="Times New Roman" w:hAnsi="IRANSans" w:cs="B Nazanin"/>
          <w:sz w:val="26"/>
          <w:szCs w:val="26"/>
        </w:rPr>
      </w:pPr>
      <w:r w:rsidRPr="00E850AE">
        <w:rPr>
          <w:rFonts w:ascii="IRANSans" w:eastAsia="Times New Roman" w:hAnsi="IRANSans" w:cs="B Nazanin"/>
          <w:sz w:val="26"/>
          <w:szCs w:val="26"/>
        </w:rPr>
        <w:fldChar w:fldCharType="begin"/>
      </w:r>
      <w:del w:id="0" w:author="Unknown">
        <w:r w:rsidRPr="00E850AE">
          <w:rPr>
            <w:rFonts w:ascii="IRANSans" w:eastAsia="Times New Roman" w:hAnsi="IRANSans" w:cs="B Nazanin"/>
            <w:sz w:val="26"/>
            <w:szCs w:val="26"/>
          </w:rPr>
          <w:delInstrText xml:space="preserve"> HYPERLINK "http://babakhani.github.io/PersianWebToolkit/doc/datepicker/options/" \l "Config.persianDigit" </w:delInstrText>
        </w:r>
        <w:r w:rsidRPr="00E850AE">
          <w:rPr>
            <w:rFonts w:ascii="IRANSans" w:eastAsia="Times New Roman" w:hAnsi="IRANSans" w:cs="B Nazanin"/>
            <w:sz w:val="26"/>
            <w:szCs w:val="26"/>
          </w:rPr>
          <w:fldChar w:fldCharType="separate"/>
        </w:r>
        <w:r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delText>.persianDigit</w:delText>
        </w:r>
        <w:r w:rsidRPr="00E850AE">
          <w:rPr>
            <w:rFonts w:ascii="IRANSans" w:eastAsia="Times New Roman" w:hAnsi="IRANSans" w:cs="B Nazanin"/>
            <w:sz w:val="26"/>
            <w:szCs w:val="26"/>
          </w:rPr>
          <w:fldChar w:fldCharType="end"/>
        </w:r>
        <w:r w:rsidRPr="00E850AE">
          <w:rPr>
            <w:rFonts w:ascii="IRANSans" w:eastAsia="Times New Roman" w:hAnsi="IRANSans" w:cs="B Nazanin"/>
            <w:sz w:val="26"/>
            <w:szCs w:val="26"/>
          </w:rPr>
          <w:delText> : </w:delText>
        </w:r>
        <w:r w:rsidRPr="00E850AE">
          <w:rPr>
            <w:rFonts w:ascii="Courier New" w:eastAsia="Times New Roman" w:hAnsi="Courier New" w:cs="Courier New"/>
            <w:color w:val="37474F"/>
          </w:rPr>
          <w:delText>boolean</w:delText>
        </w:r>
      </w:del>
    </w:p>
    <w:p w:rsidR="00E850AE" w:rsidRPr="00E850AE" w:rsidRDefault="0076411C" w:rsidP="00E850AE">
      <w:pPr>
        <w:numPr>
          <w:ilvl w:val="1"/>
          <w:numId w:val="1"/>
        </w:numPr>
        <w:bidi w:val="0"/>
        <w:spacing w:beforeAutospacing="1" w:after="0" w:line="240" w:lineRule="auto"/>
        <w:ind w:left="900"/>
        <w:rPr>
          <w:rFonts w:ascii="IRANSans" w:eastAsia="Times New Roman" w:hAnsi="IRANSans" w:cs="B Nazanin"/>
          <w:sz w:val="26"/>
          <w:szCs w:val="26"/>
        </w:rPr>
      </w:pPr>
      <w:hyperlink r:id="rId19" w:anchor="Config.viewMode" w:history="1"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.</w:t>
        </w:r>
        <w:proofErr w:type="spellStart"/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viewMode</w:t>
        </w:r>
        <w:proofErr w:type="spellEnd"/>
      </w:hyperlink>
      <w:r w:rsidR="00E850AE" w:rsidRPr="00E850AE">
        <w:rPr>
          <w:rFonts w:ascii="IRANSans" w:eastAsia="Times New Roman" w:hAnsi="IRANSans" w:cs="B Nazanin"/>
          <w:sz w:val="26"/>
          <w:szCs w:val="26"/>
        </w:rPr>
        <w:t> : </w:t>
      </w:r>
      <w:r w:rsidR="00E850AE" w:rsidRPr="00E850AE">
        <w:rPr>
          <w:rFonts w:ascii="Courier New" w:eastAsia="Times New Roman" w:hAnsi="Courier New" w:cs="Courier New"/>
          <w:color w:val="37474F"/>
        </w:rPr>
        <w:t>string</w:t>
      </w:r>
    </w:p>
    <w:p w:rsidR="00E850AE" w:rsidRPr="00E850AE" w:rsidRDefault="0076411C" w:rsidP="00E850AE">
      <w:pPr>
        <w:numPr>
          <w:ilvl w:val="1"/>
          <w:numId w:val="1"/>
        </w:numPr>
        <w:bidi w:val="0"/>
        <w:spacing w:beforeAutospacing="1" w:after="0" w:line="240" w:lineRule="auto"/>
        <w:ind w:left="900"/>
        <w:rPr>
          <w:rFonts w:ascii="IRANSans" w:eastAsia="Times New Roman" w:hAnsi="IRANSans" w:cs="B Nazanin"/>
          <w:sz w:val="26"/>
          <w:szCs w:val="26"/>
        </w:rPr>
      </w:pPr>
      <w:hyperlink r:id="rId20" w:anchor="Config.format" w:history="1"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.format</w:t>
        </w:r>
      </w:hyperlink>
      <w:r w:rsidR="00E850AE" w:rsidRPr="00E850AE">
        <w:rPr>
          <w:rFonts w:ascii="IRANSans" w:eastAsia="Times New Roman" w:hAnsi="IRANSans" w:cs="B Nazanin"/>
          <w:sz w:val="26"/>
          <w:szCs w:val="26"/>
        </w:rPr>
        <w:t> : </w:t>
      </w:r>
      <w:proofErr w:type="spellStart"/>
      <w:r w:rsidR="00E850AE" w:rsidRPr="00E850AE">
        <w:rPr>
          <w:rFonts w:ascii="Courier New" w:eastAsia="Times New Roman" w:hAnsi="Courier New" w:cs="Courier New"/>
          <w:color w:val="37474F"/>
        </w:rPr>
        <w:t>boolean</w:t>
      </w:r>
      <w:proofErr w:type="spellEnd"/>
    </w:p>
    <w:p w:rsidR="00E850AE" w:rsidRPr="00E850AE" w:rsidRDefault="0076411C" w:rsidP="00E850AE">
      <w:pPr>
        <w:numPr>
          <w:ilvl w:val="1"/>
          <w:numId w:val="1"/>
        </w:numPr>
        <w:bidi w:val="0"/>
        <w:spacing w:beforeAutospacing="1" w:after="0" w:line="240" w:lineRule="auto"/>
        <w:ind w:left="900"/>
        <w:rPr>
          <w:rFonts w:ascii="IRANSans" w:eastAsia="Times New Roman" w:hAnsi="IRANSans" w:cs="B Nazanin"/>
          <w:sz w:val="26"/>
          <w:szCs w:val="26"/>
        </w:rPr>
      </w:pPr>
      <w:hyperlink r:id="rId21" w:anchor="Config.altField" w:history="1"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.</w:t>
        </w:r>
        <w:proofErr w:type="spellStart"/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altField</w:t>
        </w:r>
        <w:proofErr w:type="spellEnd"/>
      </w:hyperlink>
      <w:r w:rsidR="00E850AE" w:rsidRPr="00E850AE">
        <w:rPr>
          <w:rFonts w:ascii="IRANSans" w:eastAsia="Times New Roman" w:hAnsi="IRANSans" w:cs="B Nazanin"/>
          <w:sz w:val="26"/>
          <w:szCs w:val="26"/>
        </w:rPr>
        <w:t> : </w:t>
      </w:r>
      <w:proofErr w:type="spellStart"/>
      <w:r w:rsidR="00E850AE" w:rsidRPr="00E850AE">
        <w:rPr>
          <w:rFonts w:ascii="Courier New" w:eastAsia="Times New Roman" w:hAnsi="Courier New" w:cs="Courier New"/>
          <w:color w:val="37474F"/>
        </w:rPr>
        <w:t>boolean</w:t>
      </w:r>
      <w:proofErr w:type="spellEnd"/>
    </w:p>
    <w:p w:rsidR="00E850AE" w:rsidRPr="00E850AE" w:rsidRDefault="0076411C" w:rsidP="00E850AE">
      <w:pPr>
        <w:numPr>
          <w:ilvl w:val="1"/>
          <w:numId w:val="1"/>
        </w:numPr>
        <w:bidi w:val="0"/>
        <w:spacing w:beforeAutospacing="1" w:after="0" w:line="240" w:lineRule="auto"/>
        <w:ind w:left="900"/>
        <w:rPr>
          <w:rFonts w:ascii="IRANSans" w:eastAsia="Times New Roman" w:hAnsi="IRANSans" w:cs="B Nazanin"/>
          <w:sz w:val="26"/>
          <w:szCs w:val="26"/>
        </w:rPr>
      </w:pPr>
      <w:hyperlink r:id="rId22" w:anchor="Config.altFormat" w:history="1"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.</w:t>
        </w:r>
        <w:proofErr w:type="spellStart"/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altFormat</w:t>
        </w:r>
        <w:proofErr w:type="spellEnd"/>
      </w:hyperlink>
      <w:r w:rsidR="00E850AE" w:rsidRPr="00E850AE">
        <w:rPr>
          <w:rFonts w:ascii="IRANSans" w:eastAsia="Times New Roman" w:hAnsi="IRANSans" w:cs="B Nazanin"/>
          <w:sz w:val="26"/>
          <w:szCs w:val="26"/>
        </w:rPr>
        <w:t> : </w:t>
      </w:r>
      <w:r w:rsidR="00E850AE" w:rsidRPr="00E850AE">
        <w:rPr>
          <w:rFonts w:ascii="Courier New" w:eastAsia="Times New Roman" w:hAnsi="Courier New" w:cs="Courier New"/>
          <w:color w:val="37474F"/>
        </w:rPr>
        <w:t>string</w:t>
      </w:r>
    </w:p>
    <w:p w:rsidR="00E850AE" w:rsidRPr="00E850AE" w:rsidRDefault="0076411C" w:rsidP="00E850AE">
      <w:pPr>
        <w:numPr>
          <w:ilvl w:val="1"/>
          <w:numId w:val="1"/>
        </w:numPr>
        <w:bidi w:val="0"/>
        <w:spacing w:beforeAutospacing="1" w:after="0" w:line="240" w:lineRule="auto"/>
        <w:ind w:left="900"/>
        <w:rPr>
          <w:rFonts w:ascii="IRANSans" w:eastAsia="Times New Roman" w:hAnsi="IRANSans" w:cs="B Nazanin"/>
          <w:sz w:val="26"/>
          <w:szCs w:val="26"/>
        </w:rPr>
      </w:pPr>
      <w:hyperlink r:id="rId23" w:anchor="Config.minDate" w:history="1"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.</w:t>
        </w:r>
        <w:proofErr w:type="spellStart"/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minDate</w:t>
        </w:r>
        <w:proofErr w:type="spellEnd"/>
      </w:hyperlink>
      <w:r w:rsidR="00E850AE" w:rsidRPr="00E850AE">
        <w:rPr>
          <w:rFonts w:ascii="IRANSans" w:eastAsia="Times New Roman" w:hAnsi="IRANSans" w:cs="B Nazanin"/>
          <w:sz w:val="26"/>
          <w:szCs w:val="26"/>
        </w:rPr>
        <w:t> : </w:t>
      </w:r>
      <w:r w:rsidR="00E850AE" w:rsidRPr="00E850AE">
        <w:rPr>
          <w:rFonts w:ascii="Courier New" w:eastAsia="Times New Roman" w:hAnsi="Courier New" w:cs="Courier New"/>
          <w:color w:val="37474F"/>
        </w:rPr>
        <w:t>Date</w:t>
      </w:r>
    </w:p>
    <w:p w:rsidR="00E850AE" w:rsidRPr="00E850AE" w:rsidRDefault="0076411C" w:rsidP="00E850AE">
      <w:pPr>
        <w:numPr>
          <w:ilvl w:val="1"/>
          <w:numId w:val="1"/>
        </w:numPr>
        <w:bidi w:val="0"/>
        <w:spacing w:beforeAutospacing="1" w:after="0" w:line="240" w:lineRule="auto"/>
        <w:ind w:left="900"/>
        <w:rPr>
          <w:rFonts w:ascii="IRANSans" w:eastAsia="Times New Roman" w:hAnsi="IRANSans" w:cs="B Nazanin"/>
          <w:sz w:val="26"/>
          <w:szCs w:val="26"/>
        </w:rPr>
      </w:pPr>
      <w:hyperlink r:id="rId24" w:anchor="Config.maxDate" w:history="1"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.</w:t>
        </w:r>
        <w:proofErr w:type="spellStart"/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maxDate</w:t>
        </w:r>
        <w:proofErr w:type="spellEnd"/>
      </w:hyperlink>
      <w:r w:rsidR="00E850AE" w:rsidRPr="00E850AE">
        <w:rPr>
          <w:rFonts w:ascii="IRANSans" w:eastAsia="Times New Roman" w:hAnsi="IRANSans" w:cs="B Nazanin"/>
          <w:sz w:val="26"/>
          <w:szCs w:val="26"/>
        </w:rPr>
        <w:t> : </w:t>
      </w:r>
      <w:r w:rsidR="00E850AE" w:rsidRPr="00E850AE">
        <w:rPr>
          <w:rFonts w:ascii="Courier New" w:eastAsia="Times New Roman" w:hAnsi="Courier New" w:cs="Courier New"/>
          <w:color w:val="37474F"/>
        </w:rPr>
        <w:t>Date</w:t>
      </w:r>
    </w:p>
    <w:p w:rsidR="00E850AE" w:rsidRPr="00E850AE" w:rsidRDefault="0076411C" w:rsidP="00E850AE">
      <w:pPr>
        <w:numPr>
          <w:ilvl w:val="1"/>
          <w:numId w:val="1"/>
        </w:numPr>
        <w:bidi w:val="0"/>
        <w:spacing w:beforeAutospacing="1" w:after="0" w:line="240" w:lineRule="auto"/>
        <w:ind w:left="900"/>
        <w:rPr>
          <w:rFonts w:ascii="IRANSans" w:eastAsia="Times New Roman" w:hAnsi="IRANSans" w:cs="B Nazanin"/>
          <w:sz w:val="26"/>
          <w:szCs w:val="26"/>
        </w:rPr>
      </w:pPr>
      <w:hyperlink r:id="rId25" w:anchor="Config.navigator" w:history="1"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.navigator</w:t>
        </w:r>
      </w:hyperlink>
      <w:r w:rsidR="00E850AE" w:rsidRPr="00E850AE">
        <w:rPr>
          <w:rFonts w:ascii="IRANSans" w:eastAsia="Times New Roman" w:hAnsi="IRANSans" w:cs="B Nazanin"/>
          <w:sz w:val="26"/>
          <w:szCs w:val="26"/>
        </w:rPr>
        <w:t> : </w:t>
      </w:r>
      <w:r w:rsidR="00E850AE" w:rsidRPr="00E850AE">
        <w:rPr>
          <w:rFonts w:ascii="Courier New" w:eastAsia="Times New Roman" w:hAnsi="Courier New" w:cs="Courier New"/>
          <w:color w:val="37474F"/>
        </w:rPr>
        <w:t>object</w:t>
      </w:r>
    </w:p>
    <w:p w:rsidR="00E850AE" w:rsidRPr="00E850AE" w:rsidRDefault="0076411C" w:rsidP="00E850AE">
      <w:pPr>
        <w:numPr>
          <w:ilvl w:val="2"/>
          <w:numId w:val="1"/>
        </w:numPr>
        <w:bidi w:val="0"/>
        <w:spacing w:beforeAutospacing="1" w:after="0" w:line="240" w:lineRule="auto"/>
        <w:ind w:left="1350"/>
        <w:rPr>
          <w:rFonts w:ascii="IRANSans" w:eastAsia="Times New Roman" w:hAnsi="IRANSans" w:cs="B Nazanin"/>
          <w:sz w:val="26"/>
          <w:szCs w:val="26"/>
        </w:rPr>
      </w:pPr>
      <w:hyperlink r:id="rId26" w:anchor="Config.navigator.enabled" w:history="1"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.enabled</w:t>
        </w:r>
      </w:hyperlink>
      <w:r w:rsidR="00E850AE" w:rsidRPr="00E850AE">
        <w:rPr>
          <w:rFonts w:ascii="IRANSans" w:eastAsia="Times New Roman" w:hAnsi="IRANSans" w:cs="B Nazanin"/>
          <w:sz w:val="26"/>
          <w:szCs w:val="26"/>
        </w:rPr>
        <w:t> : </w:t>
      </w:r>
      <w:proofErr w:type="spellStart"/>
      <w:r w:rsidR="00E850AE" w:rsidRPr="00E850AE">
        <w:rPr>
          <w:rFonts w:ascii="Courier New" w:eastAsia="Times New Roman" w:hAnsi="Courier New" w:cs="Courier New"/>
          <w:color w:val="37474F"/>
        </w:rPr>
        <w:t>boolean</w:t>
      </w:r>
      <w:proofErr w:type="spellEnd"/>
    </w:p>
    <w:p w:rsidR="00E850AE" w:rsidRPr="00E850AE" w:rsidRDefault="0076411C" w:rsidP="00E850AE">
      <w:pPr>
        <w:numPr>
          <w:ilvl w:val="2"/>
          <w:numId w:val="1"/>
        </w:numPr>
        <w:bidi w:val="0"/>
        <w:spacing w:beforeAutospacing="1" w:after="0" w:line="240" w:lineRule="auto"/>
        <w:ind w:left="1350"/>
        <w:rPr>
          <w:rFonts w:ascii="IRANSans" w:eastAsia="Times New Roman" w:hAnsi="IRANSans" w:cs="B Nazanin"/>
          <w:sz w:val="26"/>
          <w:szCs w:val="26"/>
        </w:rPr>
      </w:pPr>
      <w:hyperlink r:id="rId27" w:anchor="Config.navigator.scroll" w:history="1"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.scroll</w:t>
        </w:r>
      </w:hyperlink>
      <w:r w:rsidR="00E850AE" w:rsidRPr="00E850AE">
        <w:rPr>
          <w:rFonts w:ascii="IRANSans" w:eastAsia="Times New Roman" w:hAnsi="IRANSans" w:cs="B Nazanin"/>
          <w:sz w:val="26"/>
          <w:szCs w:val="26"/>
        </w:rPr>
        <w:t> : </w:t>
      </w:r>
      <w:r w:rsidR="00E850AE" w:rsidRPr="00E850AE">
        <w:rPr>
          <w:rFonts w:ascii="Courier New" w:eastAsia="Times New Roman" w:hAnsi="Courier New" w:cs="Courier New"/>
          <w:color w:val="37474F"/>
        </w:rPr>
        <w:t>object</w:t>
      </w:r>
    </w:p>
    <w:p w:rsidR="00E850AE" w:rsidRPr="00E850AE" w:rsidRDefault="0076411C" w:rsidP="00E850AE">
      <w:pPr>
        <w:numPr>
          <w:ilvl w:val="3"/>
          <w:numId w:val="1"/>
        </w:numPr>
        <w:bidi w:val="0"/>
        <w:spacing w:beforeAutospacing="1" w:after="0" w:line="240" w:lineRule="auto"/>
        <w:ind w:left="1800"/>
        <w:rPr>
          <w:rFonts w:ascii="IRANSans" w:eastAsia="Times New Roman" w:hAnsi="IRANSans" w:cs="B Nazanin"/>
          <w:sz w:val="26"/>
          <w:szCs w:val="26"/>
        </w:rPr>
      </w:pPr>
      <w:hyperlink r:id="rId28" w:anchor="Config.navigator.scroll.enabled" w:history="1"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.enabled</w:t>
        </w:r>
      </w:hyperlink>
      <w:r w:rsidR="00E850AE" w:rsidRPr="00E850AE">
        <w:rPr>
          <w:rFonts w:ascii="IRANSans" w:eastAsia="Times New Roman" w:hAnsi="IRANSans" w:cs="B Nazanin"/>
          <w:sz w:val="26"/>
          <w:szCs w:val="26"/>
        </w:rPr>
        <w:t> : </w:t>
      </w:r>
      <w:proofErr w:type="spellStart"/>
      <w:r w:rsidR="00E850AE" w:rsidRPr="00E850AE">
        <w:rPr>
          <w:rFonts w:ascii="Courier New" w:eastAsia="Times New Roman" w:hAnsi="Courier New" w:cs="Courier New"/>
          <w:color w:val="37474F"/>
        </w:rPr>
        <w:t>boolean</w:t>
      </w:r>
      <w:proofErr w:type="spellEnd"/>
    </w:p>
    <w:p w:rsidR="00E850AE" w:rsidRPr="00E850AE" w:rsidRDefault="0076411C" w:rsidP="00E850AE">
      <w:pPr>
        <w:numPr>
          <w:ilvl w:val="2"/>
          <w:numId w:val="1"/>
        </w:numPr>
        <w:bidi w:val="0"/>
        <w:spacing w:before="100" w:beforeAutospacing="1" w:after="120" w:line="240" w:lineRule="auto"/>
        <w:ind w:left="1350"/>
        <w:rPr>
          <w:rFonts w:ascii="IRANSans" w:eastAsia="Times New Roman" w:hAnsi="IRANSans" w:cs="B Nazanin"/>
          <w:sz w:val="26"/>
          <w:szCs w:val="26"/>
        </w:rPr>
      </w:pPr>
      <w:hyperlink r:id="rId29" w:anchor="Config.navigator.text" w:history="1"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.text</w:t>
        </w:r>
      </w:hyperlink>
    </w:p>
    <w:p w:rsidR="00E850AE" w:rsidRPr="00E850AE" w:rsidRDefault="0076411C" w:rsidP="00E850AE">
      <w:pPr>
        <w:numPr>
          <w:ilvl w:val="3"/>
          <w:numId w:val="1"/>
        </w:numPr>
        <w:bidi w:val="0"/>
        <w:spacing w:before="100" w:beforeAutospacing="1" w:after="120" w:line="240" w:lineRule="auto"/>
        <w:ind w:left="1800"/>
        <w:rPr>
          <w:rFonts w:ascii="IRANSans" w:eastAsia="Times New Roman" w:hAnsi="IRANSans" w:cs="B Nazanin"/>
          <w:sz w:val="26"/>
          <w:szCs w:val="26"/>
        </w:rPr>
      </w:pPr>
      <w:hyperlink r:id="rId30" w:anchor="Config.navigator.text.btnNextText" w:history="1"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.</w:t>
        </w:r>
        <w:proofErr w:type="spellStart"/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btnNextText</w:t>
        </w:r>
        <w:proofErr w:type="spellEnd"/>
      </w:hyperlink>
    </w:p>
    <w:p w:rsidR="00E850AE" w:rsidRPr="00E850AE" w:rsidRDefault="0076411C" w:rsidP="00E850AE">
      <w:pPr>
        <w:numPr>
          <w:ilvl w:val="3"/>
          <w:numId w:val="1"/>
        </w:numPr>
        <w:bidi w:val="0"/>
        <w:spacing w:before="100" w:beforeAutospacing="1" w:after="0" w:line="240" w:lineRule="auto"/>
        <w:ind w:left="1800"/>
        <w:rPr>
          <w:rFonts w:ascii="IRANSans" w:eastAsia="Times New Roman" w:hAnsi="IRANSans" w:cs="B Nazanin"/>
          <w:sz w:val="26"/>
          <w:szCs w:val="26"/>
        </w:rPr>
      </w:pPr>
      <w:hyperlink r:id="rId31" w:anchor="Config.navigator.text.btnPrevText" w:history="1"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.</w:t>
        </w:r>
        <w:proofErr w:type="spellStart"/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btnPrevText</w:t>
        </w:r>
        <w:proofErr w:type="spellEnd"/>
      </w:hyperlink>
    </w:p>
    <w:p w:rsidR="00E850AE" w:rsidRPr="00E850AE" w:rsidRDefault="0076411C" w:rsidP="00E850AE">
      <w:pPr>
        <w:numPr>
          <w:ilvl w:val="2"/>
          <w:numId w:val="1"/>
        </w:numPr>
        <w:bidi w:val="0"/>
        <w:spacing w:before="100" w:beforeAutospacing="1" w:after="120" w:line="240" w:lineRule="auto"/>
        <w:ind w:left="1350"/>
        <w:rPr>
          <w:rFonts w:ascii="IRANSans" w:eastAsia="Times New Roman" w:hAnsi="IRANSans" w:cs="B Nazanin"/>
          <w:sz w:val="26"/>
          <w:szCs w:val="26"/>
        </w:rPr>
      </w:pPr>
      <w:hyperlink r:id="rId32" w:anchor="Config.navigator.event_onNext" w:history="1"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"</w:t>
        </w:r>
        <w:proofErr w:type="spellStart"/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onNext</w:t>
        </w:r>
        <w:proofErr w:type="spellEnd"/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"</w:t>
        </w:r>
      </w:hyperlink>
    </w:p>
    <w:p w:rsidR="00E850AE" w:rsidRPr="00E850AE" w:rsidRDefault="0076411C" w:rsidP="00E850AE">
      <w:pPr>
        <w:numPr>
          <w:ilvl w:val="2"/>
          <w:numId w:val="1"/>
        </w:numPr>
        <w:bidi w:val="0"/>
        <w:spacing w:before="100" w:beforeAutospacing="1" w:after="120" w:line="240" w:lineRule="auto"/>
        <w:ind w:left="1350"/>
        <w:rPr>
          <w:rFonts w:ascii="IRANSans" w:eastAsia="Times New Roman" w:hAnsi="IRANSans" w:cs="B Nazanin"/>
          <w:sz w:val="26"/>
          <w:szCs w:val="26"/>
        </w:rPr>
      </w:pPr>
      <w:hyperlink r:id="rId33" w:anchor="Config.navigator.event_onPrev" w:history="1"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"</w:t>
        </w:r>
        <w:proofErr w:type="spellStart"/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onPrev</w:t>
        </w:r>
        <w:proofErr w:type="spellEnd"/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"</w:t>
        </w:r>
      </w:hyperlink>
    </w:p>
    <w:p w:rsidR="00E850AE" w:rsidRPr="00E850AE" w:rsidRDefault="0076411C" w:rsidP="00E850AE">
      <w:pPr>
        <w:numPr>
          <w:ilvl w:val="2"/>
          <w:numId w:val="1"/>
        </w:numPr>
        <w:bidi w:val="0"/>
        <w:spacing w:before="100" w:beforeAutospacing="1" w:after="0" w:line="240" w:lineRule="auto"/>
        <w:ind w:left="1350"/>
        <w:rPr>
          <w:rFonts w:ascii="IRANSans" w:eastAsia="Times New Roman" w:hAnsi="IRANSans" w:cs="B Nazanin"/>
          <w:sz w:val="26"/>
          <w:szCs w:val="26"/>
        </w:rPr>
      </w:pPr>
      <w:hyperlink r:id="rId34" w:anchor="Config.navigator.event_onSwitch" w:history="1"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"</w:t>
        </w:r>
        <w:proofErr w:type="spellStart"/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onSwitch</w:t>
        </w:r>
        <w:proofErr w:type="spellEnd"/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"</w:t>
        </w:r>
      </w:hyperlink>
    </w:p>
    <w:p w:rsidR="00E850AE" w:rsidRPr="00E850AE" w:rsidRDefault="0076411C" w:rsidP="00E850AE">
      <w:pPr>
        <w:numPr>
          <w:ilvl w:val="1"/>
          <w:numId w:val="1"/>
        </w:numPr>
        <w:bidi w:val="0"/>
        <w:spacing w:beforeAutospacing="1" w:after="0" w:line="240" w:lineRule="auto"/>
        <w:ind w:left="900"/>
        <w:rPr>
          <w:rFonts w:ascii="IRANSans" w:eastAsia="Times New Roman" w:hAnsi="IRANSans" w:cs="B Nazanin"/>
          <w:sz w:val="26"/>
          <w:szCs w:val="26"/>
        </w:rPr>
      </w:pPr>
      <w:hyperlink r:id="rId35" w:anchor="Config.toolbox" w:history="1"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.toolbox</w:t>
        </w:r>
      </w:hyperlink>
      <w:r w:rsidR="00E850AE" w:rsidRPr="00E850AE">
        <w:rPr>
          <w:rFonts w:ascii="IRANSans" w:eastAsia="Times New Roman" w:hAnsi="IRANSans" w:cs="B Nazanin"/>
          <w:sz w:val="26"/>
          <w:szCs w:val="26"/>
        </w:rPr>
        <w:t> : </w:t>
      </w:r>
      <w:r w:rsidR="00E850AE" w:rsidRPr="00E850AE">
        <w:rPr>
          <w:rFonts w:ascii="Courier New" w:eastAsia="Times New Roman" w:hAnsi="Courier New" w:cs="Courier New"/>
          <w:color w:val="37474F"/>
        </w:rPr>
        <w:t>object</w:t>
      </w:r>
    </w:p>
    <w:p w:rsidR="00E850AE" w:rsidRPr="00E850AE" w:rsidRDefault="0076411C" w:rsidP="00E850AE">
      <w:pPr>
        <w:numPr>
          <w:ilvl w:val="2"/>
          <w:numId w:val="1"/>
        </w:numPr>
        <w:bidi w:val="0"/>
        <w:spacing w:beforeAutospacing="1" w:after="0" w:line="240" w:lineRule="auto"/>
        <w:ind w:left="1350"/>
        <w:rPr>
          <w:rFonts w:ascii="IRANSans" w:eastAsia="Times New Roman" w:hAnsi="IRANSans" w:cs="B Nazanin"/>
          <w:sz w:val="26"/>
          <w:szCs w:val="26"/>
        </w:rPr>
      </w:pPr>
      <w:hyperlink r:id="rId36" w:anchor="Config.toolbox.enabled" w:history="1"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.enabled</w:t>
        </w:r>
      </w:hyperlink>
      <w:r w:rsidR="00E850AE" w:rsidRPr="00E850AE">
        <w:rPr>
          <w:rFonts w:ascii="IRANSans" w:eastAsia="Times New Roman" w:hAnsi="IRANSans" w:cs="B Nazanin"/>
          <w:sz w:val="26"/>
          <w:szCs w:val="26"/>
        </w:rPr>
        <w:t> : </w:t>
      </w:r>
      <w:proofErr w:type="spellStart"/>
      <w:r w:rsidR="00E850AE" w:rsidRPr="00E850AE">
        <w:rPr>
          <w:rFonts w:ascii="Courier New" w:eastAsia="Times New Roman" w:hAnsi="Courier New" w:cs="Courier New"/>
          <w:color w:val="37474F"/>
        </w:rPr>
        <w:t>boolean</w:t>
      </w:r>
      <w:proofErr w:type="spellEnd"/>
    </w:p>
    <w:p w:rsidR="00E850AE" w:rsidRPr="00E850AE" w:rsidRDefault="00E850AE" w:rsidP="00E850AE">
      <w:pPr>
        <w:numPr>
          <w:ilvl w:val="2"/>
          <w:numId w:val="1"/>
        </w:numPr>
        <w:bidi w:val="0"/>
        <w:spacing w:beforeAutospacing="1" w:after="0" w:line="240" w:lineRule="auto"/>
        <w:ind w:left="1350"/>
        <w:rPr>
          <w:rFonts w:ascii="IRANSans" w:eastAsia="Times New Roman" w:hAnsi="IRANSans" w:cs="B Nazanin"/>
          <w:sz w:val="26"/>
          <w:szCs w:val="26"/>
        </w:rPr>
      </w:pPr>
      <w:r w:rsidRPr="00E850AE">
        <w:rPr>
          <w:rFonts w:ascii="IRANSans" w:eastAsia="Times New Roman" w:hAnsi="IRANSans" w:cs="B Nazanin"/>
          <w:sz w:val="26"/>
          <w:szCs w:val="26"/>
        </w:rPr>
        <w:fldChar w:fldCharType="begin"/>
      </w:r>
      <w:del w:id="1" w:author="Unknown">
        <w:r w:rsidRPr="00E850AE">
          <w:rPr>
            <w:rFonts w:ascii="IRANSans" w:eastAsia="Times New Roman" w:hAnsi="IRANSans" w:cs="B Nazanin"/>
            <w:sz w:val="26"/>
            <w:szCs w:val="26"/>
          </w:rPr>
          <w:delInstrText xml:space="preserve"> HYPERLINK "http://babakhani.github.io/PersianWebToolkit/doc/datepicker/options/" \l "Config.toolbox.text" </w:delInstrText>
        </w:r>
        <w:r w:rsidRPr="00E850AE">
          <w:rPr>
            <w:rFonts w:ascii="IRANSans" w:eastAsia="Times New Roman" w:hAnsi="IRANSans" w:cs="B Nazanin"/>
            <w:sz w:val="26"/>
            <w:szCs w:val="26"/>
          </w:rPr>
          <w:fldChar w:fldCharType="separate"/>
        </w:r>
        <w:r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delText>.text</w:delText>
        </w:r>
        <w:r w:rsidRPr="00E850AE">
          <w:rPr>
            <w:rFonts w:ascii="IRANSans" w:eastAsia="Times New Roman" w:hAnsi="IRANSans" w:cs="B Nazanin"/>
            <w:sz w:val="26"/>
            <w:szCs w:val="26"/>
          </w:rPr>
          <w:fldChar w:fldCharType="end"/>
        </w:r>
        <w:r w:rsidRPr="00E850AE">
          <w:rPr>
            <w:rFonts w:ascii="IRANSans" w:eastAsia="Times New Roman" w:hAnsi="IRANSans" w:cs="B Nazanin"/>
            <w:sz w:val="26"/>
            <w:szCs w:val="26"/>
          </w:rPr>
          <w:delText> : </w:delText>
        </w:r>
        <w:r w:rsidRPr="00E850AE">
          <w:rPr>
            <w:rFonts w:ascii="Courier New" w:eastAsia="Times New Roman" w:hAnsi="Courier New" w:cs="Courier New"/>
            <w:color w:val="37474F"/>
          </w:rPr>
          <w:delText>object</w:delText>
        </w:r>
      </w:del>
    </w:p>
    <w:p w:rsidR="00E850AE" w:rsidRPr="00E850AE" w:rsidRDefault="00E850AE" w:rsidP="00E850AE">
      <w:pPr>
        <w:numPr>
          <w:ilvl w:val="3"/>
          <w:numId w:val="1"/>
        </w:numPr>
        <w:bidi w:val="0"/>
        <w:spacing w:beforeAutospacing="1" w:after="0" w:line="240" w:lineRule="auto"/>
        <w:ind w:left="1800"/>
        <w:rPr>
          <w:rFonts w:ascii="IRANSans" w:eastAsia="Times New Roman" w:hAnsi="IRANSans" w:cs="B Nazanin"/>
          <w:sz w:val="26"/>
          <w:szCs w:val="26"/>
        </w:rPr>
      </w:pPr>
      <w:r w:rsidRPr="00E850AE">
        <w:rPr>
          <w:rFonts w:ascii="IRANSans" w:eastAsia="Times New Roman" w:hAnsi="IRANSans" w:cs="B Nazanin"/>
          <w:sz w:val="26"/>
          <w:szCs w:val="26"/>
        </w:rPr>
        <w:fldChar w:fldCharType="begin"/>
      </w:r>
      <w:del w:id="2" w:author="Unknown">
        <w:r w:rsidRPr="00E850AE">
          <w:rPr>
            <w:rFonts w:ascii="IRANSans" w:eastAsia="Times New Roman" w:hAnsi="IRANSans" w:cs="B Nazanin"/>
            <w:sz w:val="26"/>
            <w:szCs w:val="26"/>
          </w:rPr>
          <w:delInstrText xml:space="preserve"> HYPERLINK "http://babakhani.github.io/PersianWebToolkit/doc/datepicker/options/" \l "Config.toolbox.text.btnToday" </w:delInstrText>
        </w:r>
        <w:r w:rsidRPr="00E850AE">
          <w:rPr>
            <w:rFonts w:ascii="IRANSans" w:eastAsia="Times New Roman" w:hAnsi="IRANSans" w:cs="B Nazanin"/>
            <w:sz w:val="26"/>
            <w:szCs w:val="26"/>
          </w:rPr>
          <w:fldChar w:fldCharType="separate"/>
        </w:r>
        <w:r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delText>.btnToday</w:delText>
        </w:r>
        <w:r w:rsidRPr="00E850AE">
          <w:rPr>
            <w:rFonts w:ascii="IRANSans" w:eastAsia="Times New Roman" w:hAnsi="IRANSans" w:cs="B Nazanin"/>
            <w:sz w:val="26"/>
            <w:szCs w:val="26"/>
          </w:rPr>
          <w:fldChar w:fldCharType="end"/>
        </w:r>
        <w:r w:rsidRPr="00E850AE">
          <w:rPr>
            <w:rFonts w:ascii="IRANSans" w:eastAsia="Times New Roman" w:hAnsi="IRANSans" w:cs="B Nazanin"/>
            <w:sz w:val="26"/>
            <w:szCs w:val="26"/>
          </w:rPr>
          <w:delText> : </w:delText>
        </w:r>
        <w:r w:rsidRPr="00E850AE">
          <w:rPr>
            <w:rFonts w:ascii="Courier New" w:eastAsia="Times New Roman" w:hAnsi="Courier New" w:cs="Courier New"/>
            <w:color w:val="37474F"/>
          </w:rPr>
          <w:delText>string</w:delText>
        </w:r>
      </w:del>
    </w:p>
    <w:p w:rsidR="00E850AE" w:rsidRPr="00E850AE" w:rsidRDefault="0076411C" w:rsidP="00E850AE">
      <w:pPr>
        <w:numPr>
          <w:ilvl w:val="2"/>
          <w:numId w:val="1"/>
        </w:numPr>
        <w:bidi w:val="0"/>
        <w:spacing w:before="100" w:beforeAutospacing="1" w:after="120" w:line="240" w:lineRule="auto"/>
        <w:ind w:left="1350"/>
        <w:rPr>
          <w:rFonts w:ascii="IRANSans" w:eastAsia="Times New Roman" w:hAnsi="IRANSans" w:cs="B Nazanin"/>
          <w:sz w:val="26"/>
          <w:szCs w:val="26"/>
        </w:rPr>
      </w:pPr>
      <w:hyperlink r:id="rId37" w:anchor="Config.toolbox.submitButton" w:history="1"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.</w:t>
        </w:r>
        <w:proofErr w:type="spellStart"/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submitButton</w:t>
        </w:r>
        <w:proofErr w:type="spellEnd"/>
      </w:hyperlink>
    </w:p>
    <w:p w:rsidR="00E850AE" w:rsidRPr="00E850AE" w:rsidRDefault="0076411C" w:rsidP="00E850AE">
      <w:pPr>
        <w:numPr>
          <w:ilvl w:val="3"/>
          <w:numId w:val="1"/>
        </w:numPr>
        <w:bidi w:val="0"/>
        <w:spacing w:beforeAutospacing="1" w:after="0" w:line="240" w:lineRule="auto"/>
        <w:ind w:left="1800"/>
        <w:rPr>
          <w:rFonts w:ascii="IRANSans" w:eastAsia="Times New Roman" w:hAnsi="IRANSans" w:cs="B Nazanin"/>
          <w:sz w:val="26"/>
          <w:szCs w:val="26"/>
        </w:rPr>
      </w:pPr>
      <w:hyperlink r:id="rId38" w:anchor="Config.toolbox.submitButton.enabled" w:history="1"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.enabled</w:t>
        </w:r>
      </w:hyperlink>
      <w:r w:rsidR="00E850AE" w:rsidRPr="00E850AE">
        <w:rPr>
          <w:rFonts w:ascii="IRANSans" w:eastAsia="Times New Roman" w:hAnsi="IRANSans" w:cs="B Nazanin"/>
          <w:sz w:val="26"/>
          <w:szCs w:val="26"/>
        </w:rPr>
        <w:t> : </w:t>
      </w:r>
      <w:proofErr w:type="spellStart"/>
      <w:r w:rsidR="00E850AE" w:rsidRPr="00E850AE">
        <w:rPr>
          <w:rFonts w:ascii="Courier New" w:eastAsia="Times New Roman" w:hAnsi="Courier New" w:cs="Courier New"/>
          <w:color w:val="37474F"/>
        </w:rPr>
        <w:t>boolean</w:t>
      </w:r>
      <w:proofErr w:type="spellEnd"/>
    </w:p>
    <w:p w:rsidR="00E850AE" w:rsidRPr="00E850AE" w:rsidRDefault="0076411C" w:rsidP="00E850AE">
      <w:pPr>
        <w:numPr>
          <w:ilvl w:val="3"/>
          <w:numId w:val="1"/>
        </w:numPr>
        <w:bidi w:val="0"/>
        <w:spacing w:beforeAutospacing="1" w:after="0" w:line="240" w:lineRule="auto"/>
        <w:ind w:left="1800"/>
        <w:rPr>
          <w:rFonts w:ascii="IRANSans" w:eastAsia="Times New Roman" w:hAnsi="IRANSans" w:cs="B Nazanin"/>
          <w:sz w:val="26"/>
          <w:szCs w:val="26"/>
        </w:rPr>
      </w:pPr>
      <w:hyperlink r:id="rId39" w:anchor="Config.toolbox.submitButton.text" w:history="1"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.text</w:t>
        </w:r>
      </w:hyperlink>
      <w:r w:rsidR="00E850AE" w:rsidRPr="00E850AE">
        <w:rPr>
          <w:rFonts w:ascii="IRANSans" w:eastAsia="Times New Roman" w:hAnsi="IRANSans" w:cs="B Nazanin"/>
          <w:sz w:val="26"/>
          <w:szCs w:val="26"/>
        </w:rPr>
        <w:t> : </w:t>
      </w:r>
      <w:r w:rsidR="00E850AE" w:rsidRPr="00E850AE">
        <w:rPr>
          <w:rFonts w:ascii="Courier New" w:eastAsia="Times New Roman" w:hAnsi="Courier New" w:cs="Courier New"/>
          <w:color w:val="37474F"/>
        </w:rPr>
        <w:t>object</w:t>
      </w:r>
    </w:p>
    <w:p w:rsidR="00E850AE" w:rsidRPr="00E850AE" w:rsidRDefault="0076411C" w:rsidP="00E850AE">
      <w:pPr>
        <w:numPr>
          <w:ilvl w:val="4"/>
          <w:numId w:val="1"/>
        </w:numPr>
        <w:bidi w:val="0"/>
        <w:spacing w:beforeAutospacing="1" w:after="0" w:line="240" w:lineRule="auto"/>
        <w:ind w:left="2250"/>
        <w:rPr>
          <w:rFonts w:ascii="IRANSans" w:eastAsia="Times New Roman" w:hAnsi="IRANSans" w:cs="B Nazanin"/>
          <w:sz w:val="26"/>
          <w:szCs w:val="26"/>
        </w:rPr>
      </w:pPr>
      <w:hyperlink r:id="rId40" w:anchor="Config.toolbox.submitButton.text.fa" w:history="1"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.fa</w:t>
        </w:r>
      </w:hyperlink>
      <w:r w:rsidR="00E850AE" w:rsidRPr="00E850AE">
        <w:rPr>
          <w:rFonts w:ascii="IRANSans" w:eastAsia="Times New Roman" w:hAnsi="IRANSans" w:cs="B Nazanin"/>
          <w:sz w:val="26"/>
          <w:szCs w:val="26"/>
        </w:rPr>
        <w:t> : </w:t>
      </w:r>
      <w:r w:rsidR="00E850AE" w:rsidRPr="00E850AE">
        <w:rPr>
          <w:rFonts w:ascii="Courier New" w:eastAsia="Times New Roman" w:hAnsi="Courier New" w:cs="Courier New"/>
          <w:color w:val="37474F"/>
        </w:rPr>
        <w:t>object</w:t>
      </w:r>
    </w:p>
    <w:p w:rsidR="00E850AE" w:rsidRPr="00E850AE" w:rsidRDefault="0076411C" w:rsidP="00E850AE">
      <w:pPr>
        <w:numPr>
          <w:ilvl w:val="4"/>
          <w:numId w:val="1"/>
        </w:numPr>
        <w:bidi w:val="0"/>
        <w:spacing w:beforeAutospacing="1" w:after="0" w:line="240" w:lineRule="auto"/>
        <w:ind w:left="2250"/>
        <w:rPr>
          <w:rFonts w:ascii="IRANSans" w:eastAsia="Times New Roman" w:hAnsi="IRANSans" w:cs="B Nazanin"/>
          <w:sz w:val="26"/>
          <w:szCs w:val="26"/>
        </w:rPr>
      </w:pPr>
      <w:hyperlink r:id="rId41" w:anchor="Config.toolbox.submitButton.text.en" w:history="1"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.en</w:t>
        </w:r>
      </w:hyperlink>
      <w:r w:rsidR="00E850AE" w:rsidRPr="00E850AE">
        <w:rPr>
          <w:rFonts w:ascii="IRANSans" w:eastAsia="Times New Roman" w:hAnsi="IRANSans" w:cs="B Nazanin"/>
          <w:sz w:val="26"/>
          <w:szCs w:val="26"/>
        </w:rPr>
        <w:t> : </w:t>
      </w:r>
      <w:r w:rsidR="00E850AE" w:rsidRPr="00E850AE">
        <w:rPr>
          <w:rFonts w:ascii="Courier New" w:eastAsia="Times New Roman" w:hAnsi="Courier New" w:cs="Courier New"/>
          <w:color w:val="37474F"/>
        </w:rPr>
        <w:t>object</w:t>
      </w:r>
    </w:p>
    <w:p w:rsidR="00E850AE" w:rsidRPr="00E850AE" w:rsidRDefault="0076411C" w:rsidP="00E850AE">
      <w:pPr>
        <w:numPr>
          <w:ilvl w:val="3"/>
          <w:numId w:val="1"/>
        </w:numPr>
        <w:bidi w:val="0"/>
        <w:spacing w:before="100" w:beforeAutospacing="1" w:after="0" w:line="240" w:lineRule="auto"/>
        <w:ind w:left="1800"/>
        <w:rPr>
          <w:rFonts w:ascii="IRANSans" w:eastAsia="Times New Roman" w:hAnsi="IRANSans" w:cs="B Nazanin"/>
          <w:sz w:val="26"/>
          <w:szCs w:val="26"/>
        </w:rPr>
      </w:pPr>
      <w:hyperlink r:id="rId42" w:anchor="Config.toolbox.submitButton.event_onSubmit" w:history="1"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"</w:t>
        </w:r>
        <w:proofErr w:type="spellStart"/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onSubmit</w:t>
        </w:r>
        <w:proofErr w:type="spellEnd"/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"</w:t>
        </w:r>
      </w:hyperlink>
    </w:p>
    <w:p w:rsidR="00E850AE" w:rsidRPr="00E850AE" w:rsidRDefault="0076411C" w:rsidP="00E850AE">
      <w:pPr>
        <w:numPr>
          <w:ilvl w:val="2"/>
          <w:numId w:val="1"/>
        </w:numPr>
        <w:bidi w:val="0"/>
        <w:spacing w:before="100" w:beforeAutospacing="1" w:after="120" w:line="240" w:lineRule="auto"/>
        <w:ind w:left="1350"/>
        <w:rPr>
          <w:rFonts w:ascii="IRANSans" w:eastAsia="Times New Roman" w:hAnsi="IRANSans" w:cs="B Nazanin"/>
          <w:sz w:val="26"/>
          <w:szCs w:val="26"/>
        </w:rPr>
      </w:pPr>
      <w:hyperlink r:id="rId43" w:anchor="Config.toolbox.todayButton" w:history="1"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.</w:t>
        </w:r>
        <w:proofErr w:type="spellStart"/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todayButton</w:t>
        </w:r>
        <w:proofErr w:type="spellEnd"/>
      </w:hyperlink>
    </w:p>
    <w:p w:rsidR="00E850AE" w:rsidRPr="00E850AE" w:rsidRDefault="0076411C" w:rsidP="00E850AE">
      <w:pPr>
        <w:numPr>
          <w:ilvl w:val="3"/>
          <w:numId w:val="1"/>
        </w:numPr>
        <w:bidi w:val="0"/>
        <w:spacing w:beforeAutospacing="1" w:after="0" w:line="240" w:lineRule="auto"/>
        <w:ind w:left="1800"/>
        <w:rPr>
          <w:rFonts w:ascii="IRANSans" w:eastAsia="Times New Roman" w:hAnsi="IRANSans" w:cs="B Nazanin"/>
          <w:sz w:val="26"/>
          <w:szCs w:val="26"/>
        </w:rPr>
      </w:pPr>
      <w:hyperlink r:id="rId44" w:anchor="Config.toolbox.todayButton.enabled" w:history="1"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.enabled</w:t>
        </w:r>
      </w:hyperlink>
      <w:r w:rsidR="00E850AE" w:rsidRPr="00E850AE">
        <w:rPr>
          <w:rFonts w:ascii="IRANSans" w:eastAsia="Times New Roman" w:hAnsi="IRANSans" w:cs="B Nazanin"/>
          <w:sz w:val="26"/>
          <w:szCs w:val="26"/>
        </w:rPr>
        <w:t> : </w:t>
      </w:r>
      <w:proofErr w:type="spellStart"/>
      <w:r w:rsidR="00E850AE" w:rsidRPr="00E850AE">
        <w:rPr>
          <w:rFonts w:ascii="Courier New" w:eastAsia="Times New Roman" w:hAnsi="Courier New" w:cs="Courier New"/>
          <w:color w:val="37474F"/>
        </w:rPr>
        <w:t>boolean</w:t>
      </w:r>
      <w:proofErr w:type="spellEnd"/>
    </w:p>
    <w:p w:rsidR="00E850AE" w:rsidRPr="00E850AE" w:rsidRDefault="0076411C" w:rsidP="00E850AE">
      <w:pPr>
        <w:numPr>
          <w:ilvl w:val="3"/>
          <w:numId w:val="1"/>
        </w:numPr>
        <w:bidi w:val="0"/>
        <w:spacing w:beforeAutospacing="1" w:after="0" w:line="240" w:lineRule="auto"/>
        <w:ind w:left="1800"/>
        <w:rPr>
          <w:rFonts w:ascii="IRANSans" w:eastAsia="Times New Roman" w:hAnsi="IRANSans" w:cs="B Nazanin"/>
          <w:sz w:val="26"/>
          <w:szCs w:val="26"/>
        </w:rPr>
      </w:pPr>
      <w:hyperlink r:id="rId45" w:anchor="Config.toolbox.todayButton.text" w:history="1"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.text</w:t>
        </w:r>
      </w:hyperlink>
      <w:r w:rsidR="00E850AE" w:rsidRPr="00E850AE">
        <w:rPr>
          <w:rFonts w:ascii="IRANSans" w:eastAsia="Times New Roman" w:hAnsi="IRANSans" w:cs="B Nazanin"/>
          <w:sz w:val="26"/>
          <w:szCs w:val="26"/>
        </w:rPr>
        <w:t> : </w:t>
      </w:r>
      <w:r w:rsidR="00E850AE" w:rsidRPr="00E850AE">
        <w:rPr>
          <w:rFonts w:ascii="Courier New" w:eastAsia="Times New Roman" w:hAnsi="Courier New" w:cs="Courier New"/>
          <w:color w:val="37474F"/>
        </w:rPr>
        <w:t>object</w:t>
      </w:r>
    </w:p>
    <w:p w:rsidR="00E850AE" w:rsidRPr="00E850AE" w:rsidRDefault="0076411C" w:rsidP="00E850AE">
      <w:pPr>
        <w:numPr>
          <w:ilvl w:val="4"/>
          <w:numId w:val="1"/>
        </w:numPr>
        <w:bidi w:val="0"/>
        <w:spacing w:beforeAutospacing="1" w:after="0" w:line="240" w:lineRule="auto"/>
        <w:ind w:left="2250"/>
        <w:rPr>
          <w:rFonts w:ascii="IRANSans" w:eastAsia="Times New Roman" w:hAnsi="IRANSans" w:cs="B Nazanin"/>
          <w:sz w:val="26"/>
          <w:szCs w:val="26"/>
        </w:rPr>
      </w:pPr>
      <w:hyperlink r:id="rId46" w:anchor="Config.toolbox.todayButton.text.fa" w:history="1"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.fa</w:t>
        </w:r>
      </w:hyperlink>
      <w:r w:rsidR="00E850AE" w:rsidRPr="00E850AE">
        <w:rPr>
          <w:rFonts w:ascii="IRANSans" w:eastAsia="Times New Roman" w:hAnsi="IRANSans" w:cs="B Nazanin"/>
          <w:sz w:val="26"/>
          <w:szCs w:val="26"/>
        </w:rPr>
        <w:t> : </w:t>
      </w:r>
      <w:r w:rsidR="00E850AE" w:rsidRPr="00E850AE">
        <w:rPr>
          <w:rFonts w:ascii="Courier New" w:eastAsia="Times New Roman" w:hAnsi="Courier New" w:cs="Courier New"/>
          <w:color w:val="37474F"/>
        </w:rPr>
        <w:t>object</w:t>
      </w:r>
    </w:p>
    <w:p w:rsidR="00E850AE" w:rsidRPr="00E850AE" w:rsidRDefault="0076411C" w:rsidP="00E850AE">
      <w:pPr>
        <w:numPr>
          <w:ilvl w:val="4"/>
          <w:numId w:val="1"/>
        </w:numPr>
        <w:bidi w:val="0"/>
        <w:spacing w:beforeAutospacing="1" w:after="0" w:line="240" w:lineRule="auto"/>
        <w:ind w:left="2250"/>
        <w:rPr>
          <w:rFonts w:ascii="IRANSans" w:eastAsia="Times New Roman" w:hAnsi="IRANSans" w:cs="B Nazanin"/>
          <w:sz w:val="26"/>
          <w:szCs w:val="26"/>
        </w:rPr>
      </w:pPr>
      <w:hyperlink r:id="rId47" w:anchor="Config.toolbox.todayButton.text.en" w:history="1"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.en</w:t>
        </w:r>
      </w:hyperlink>
      <w:r w:rsidR="00E850AE" w:rsidRPr="00E850AE">
        <w:rPr>
          <w:rFonts w:ascii="IRANSans" w:eastAsia="Times New Roman" w:hAnsi="IRANSans" w:cs="B Nazanin"/>
          <w:sz w:val="26"/>
          <w:szCs w:val="26"/>
        </w:rPr>
        <w:t> : </w:t>
      </w:r>
      <w:r w:rsidR="00E850AE" w:rsidRPr="00E850AE">
        <w:rPr>
          <w:rFonts w:ascii="Courier New" w:eastAsia="Times New Roman" w:hAnsi="Courier New" w:cs="Courier New"/>
          <w:color w:val="37474F"/>
        </w:rPr>
        <w:t>object</w:t>
      </w:r>
    </w:p>
    <w:p w:rsidR="00E850AE" w:rsidRPr="00E850AE" w:rsidRDefault="0076411C" w:rsidP="00E850AE">
      <w:pPr>
        <w:numPr>
          <w:ilvl w:val="3"/>
          <w:numId w:val="1"/>
        </w:numPr>
        <w:bidi w:val="0"/>
        <w:spacing w:before="100" w:beforeAutospacing="1" w:after="0" w:line="240" w:lineRule="auto"/>
        <w:ind w:left="1800"/>
        <w:rPr>
          <w:rFonts w:ascii="IRANSans" w:eastAsia="Times New Roman" w:hAnsi="IRANSans" w:cs="B Nazanin"/>
          <w:sz w:val="26"/>
          <w:szCs w:val="26"/>
        </w:rPr>
      </w:pPr>
      <w:hyperlink r:id="rId48" w:anchor="Config.toolbox.todayButton.event_onToday" w:history="1"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"</w:t>
        </w:r>
        <w:proofErr w:type="spellStart"/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onToday</w:t>
        </w:r>
        <w:proofErr w:type="spellEnd"/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"</w:t>
        </w:r>
      </w:hyperlink>
    </w:p>
    <w:p w:rsidR="00E850AE" w:rsidRPr="00E850AE" w:rsidRDefault="0076411C" w:rsidP="00E850AE">
      <w:pPr>
        <w:numPr>
          <w:ilvl w:val="2"/>
          <w:numId w:val="1"/>
        </w:numPr>
        <w:bidi w:val="0"/>
        <w:spacing w:beforeAutospacing="1" w:after="0" w:line="240" w:lineRule="auto"/>
        <w:ind w:left="1350"/>
        <w:rPr>
          <w:rFonts w:ascii="IRANSans" w:eastAsia="Times New Roman" w:hAnsi="IRANSans" w:cs="B Nazanin"/>
          <w:sz w:val="26"/>
          <w:szCs w:val="26"/>
        </w:rPr>
      </w:pPr>
      <w:hyperlink r:id="rId49" w:anchor="Config.toolbox.calendarSwitch" w:history="1"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.</w:t>
        </w:r>
        <w:proofErr w:type="spellStart"/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calendarSwitch</w:t>
        </w:r>
        <w:proofErr w:type="spellEnd"/>
      </w:hyperlink>
      <w:r w:rsidR="00E850AE" w:rsidRPr="00E850AE">
        <w:rPr>
          <w:rFonts w:ascii="IRANSans" w:eastAsia="Times New Roman" w:hAnsi="IRANSans" w:cs="B Nazanin"/>
          <w:sz w:val="26"/>
          <w:szCs w:val="26"/>
        </w:rPr>
        <w:t> : </w:t>
      </w:r>
      <w:r w:rsidR="00E850AE" w:rsidRPr="00E850AE">
        <w:rPr>
          <w:rFonts w:ascii="Courier New" w:eastAsia="Times New Roman" w:hAnsi="Courier New" w:cs="Courier New"/>
          <w:color w:val="37474F"/>
        </w:rPr>
        <w:t>object</w:t>
      </w:r>
    </w:p>
    <w:p w:rsidR="00E850AE" w:rsidRPr="00E850AE" w:rsidRDefault="0076411C" w:rsidP="00E850AE">
      <w:pPr>
        <w:numPr>
          <w:ilvl w:val="3"/>
          <w:numId w:val="1"/>
        </w:numPr>
        <w:bidi w:val="0"/>
        <w:spacing w:beforeAutospacing="1" w:after="0" w:line="240" w:lineRule="auto"/>
        <w:ind w:left="1800"/>
        <w:rPr>
          <w:rFonts w:ascii="IRANSans" w:eastAsia="Times New Roman" w:hAnsi="IRANSans" w:cs="B Nazanin"/>
          <w:sz w:val="26"/>
          <w:szCs w:val="26"/>
        </w:rPr>
      </w:pPr>
      <w:hyperlink r:id="rId50" w:anchor="Config.toolbox.calendarSwitch.enabled" w:history="1"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.enabled</w:t>
        </w:r>
      </w:hyperlink>
      <w:r w:rsidR="00E850AE" w:rsidRPr="00E850AE">
        <w:rPr>
          <w:rFonts w:ascii="IRANSans" w:eastAsia="Times New Roman" w:hAnsi="IRANSans" w:cs="B Nazanin"/>
          <w:sz w:val="26"/>
          <w:szCs w:val="26"/>
        </w:rPr>
        <w:t> : </w:t>
      </w:r>
      <w:proofErr w:type="spellStart"/>
      <w:r w:rsidR="00E850AE" w:rsidRPr="00E850AE">
        <w:rPr>
          <w:rFonts w:ascii="Courier New" w:eastAsia="Times New Roman" w:hAnsi="Courier New" w:cs="Courier New"/>
          <w:color w:val="37474F"/>
        </w:rPr>
        <w:t>boolean</w:t>
      </w:r>
      <w:proofErr w:type="spellEnd"/>
    </w:p>
    <w:p w:rsidR="00E850AE" w:rsidRPr="00E850AE" w:rsidRDefault="0076411C" w:rsidP="00E850AE">
      <w:pPr>
        <w:numPr>
          <w:ilvl w:val="3"/>
          <w:numId w:val="1"/>
        </w:numPr>
        <w:bidi w:val="0"/>
        <w:spacing w:beforeAutospacing="1" w:after="0" w:line="240" w:lineRule="auto"/>
        <w:ind w:left="1800"/>
        <w:rPr>
          <w:rFonts w:ascii="IRANSans" w:eastAsia="Times New Roman" w:hAnsi="IRANSans" w:cs="B Nazanin"/>
          <w:sz w:val="26"/>
          <w:szCs w:val="26"/>
        </w:rPr>
      </w:pPr>
      <w:hyperlink r:id="rId51" w:anchor="Config.toolbox.calendarSwitch.format" w:history="1"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.format</w:t>
        </w:r>
      </w:hyperlink>
      <w:r w:rsidR="00E850AE" w:rsidRPr="00E850AE">
        <w:rPr>
          <w:rFonts w:ascii="IRANSans" w:eastAsia="Times New Roman" w:hAnsi="IRANSans" w:cs="B Nazanin"/>
          <w:sz w:val="26"/>
          <w:szCs w:val="26"/>
        </w:rPr>
        <w:t> : </w:t>
      </w:r>
      <w:r w:rsidR="00E850AE" w:rsidRPr="00E850AE">
        <w:rPr>
          <w:rFonts w:ascii="Courier New" w:eastAsia="Times New Roman" w:hAnsi="Courier New" w:cs="Courier New"/>
          <w:color w:val="37474F"/>
        </w:rPr>
        <w:t>string</w:t>
      </w:r>
    </w:p>
    <w:p w:rsidR="00E850AE" w:rsidRPr="00E850AE" w:rsidRDefault="0076411C" w:rsidP="00E850AE">
      <w:pPr>
        <w:numPr>
          <w:ilvl w:val="3"/>
          <w:numId w:val="1"/>
        </w:numPr>
        <w:bidi w:val="0"/>
        <w:spacing w:before="100" w:beforeAutospacing="1" w:after="0" w:line="240" w:lineRule="auto"/>
        <w:ind w:left="1800"/>
        <w:rPr>
          <w:rFonts w:ascii="IRANSans" w:eastAsia="Times New Roman" w:hAnsi="IRANSans" w:cs="B Nazanin"/>
          <w:sz w:val="26"/>
          <w:szCs w:val="26"/>
        </w:rPr>
      </w:pPr>
      <w:hyperlink r:id="rId52" w:anchor="Config.toolbox.calendarSwitch.event_onSwitch" w:history="1"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"</w:t>
        </w:r>
        <w:proofErr w:type="spellStart"/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onSwitch</w:t>
        </w:r>
        <w:proofErr w:type="spellEnd"/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"</w:t>
        </w:r>
      </w:hyperlink>
    </w:p>
    <w:p w:rsidR="00E850AE" w:rsidRPr="00E850AE" w:rsidRDefault="00E850AE" w:rsidP="00E850AE">
      <w:pPr>
        <w:numPr>
          <w:ilvl w:val="2"/>
          <w:numId w:val="1"/>
        </w:numPr>
        <w:bidi w:val="0"/>
        <w:spacing w:before="100" w:beforeAutospacing="1" w:after="0" w:line="240" w:lineRule="auto"/>
        <w:ind w:left="1350"/>
        <w:rPr>
          <w:rFonts w:ascii="IRANSans" w:eastAsia="Times New Roman" w:hAnsi="IRANSans" w:cs="B Nazanin"/>
          <w:sz w:val="26"/>
          <w:szCs w:val="26"/>
        </w:rPr>
      </w:pPr>
      <w:r w:rsidRPr="00E850AE">
        <w:rPr>
          <w:rFonts w:ascii="IRANSans" w:eastAsia="Times New Roman" w:hAnsi="IRANSans" w:cs="B Nazanin"/>
          <w:sz w:val="26"/>
          <w:szCs w:val="26"/>
        </w:rPr>
        <w:fldChar w:fldCharType="begin"/>
      </w:r>
      <w:del w:id="3" w:author="Unknown">
        <w:r w:rsidRPr="00E850AE">
          <w:rPr>
            <w:rFonts w:ascii="IRANSans" w:eastAsia="Times New Roman" w:hAnsi="IRANSans" w:cs="B Nazanin"/>
            <w:sz w:val="26"/>
            <w:szCs w:val="26"/>
          </w:rPr>
          <w:delInstrText xml:space="preserve"> HYPERLINK "http://babakhani.github.io/PersianWebToolkit/doc/datepicker/options/" \l "Config.toolbox.event_onToday" </w:delInstrText>
        </w:r>
        <w:r w:rsidRPr="00E850AE">
          <w:rPr>
            <w:rFonts w:ascii="IRANSans" w:eastAsia="Times New Roman" w:hAnsi="IRANSans" w:cs="B Nazanin"/>
            <w:sz w:val="26"/>
            <w:szCs w:val="26"/>
          </w:rPr>
          <w:fldChar w:fldCharType="separate"/>
        </w:r>
        <w:r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delText>"onToday" (toolbox)</w:delText>
        </w:r>
        <w:r w:rsidRPr="00E850AE">
          <w:rPr>
            <w:rFonts w:ascii="IRANSans" w:eastAsia="Times New Roman" w:hAnsi="IRANSans" w:cs="B Nazanin"/>
            <w:sz w:val="26"/>
            <w:szCs w:val="26"/>
          </w:rPr>
          <w:fldChar w:fldCharType="end"/>
        </w:r>
      </w:del>
    </w:p>
    <w:p w:rsidR="00E850AE" w:rsidRPr="00E850AE" w:rsidRDefault="0076411C" w:rsidP="00E850AE">
      <w:pPr>
        <w:numPr>
          <w:ilvl w:val="1"/>
          <w:numId w:val="1"/>
        </w:numPr>
        <w:bidi w:val="0"/>
        <w:spacing w:beforeAutospacing="1" w:after="0" w:line="240" w:lineRule="auto"/>
        <w:ind w:left="900"/>
        <w:rPr>
          <w:rFonts w:ascii="IRANSans" w:eastAsia="Times New Roman" w:hAnsi="IRANSans" w:cs="B Nazanin"/>
          <w:sz w:val="26"/>
          <w:szCs w:val="26"/>
        </w:rPr>
      </w:pPr>
      <w:hyperlink r:id="rId53" w:anchor="Config.onlyTimePicker" w:history="1"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.</w:t>
        </w:r>
        <w:proofErr w:type="spellStart"/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onlyTimePicker</w:t>
        </w:r>
        <w:proofErr w:type="spellEnd"/>
      </w:hyperlink>
      <w:r w:rsidR="00E850AE" w:rsidRPr="00E850AE">
        <w:rPr>
          <w:rFonts w:ascii="IRANSans" w:eastAsia="Times New Roman" w:hAnsi="IRANSans" w:cs="B Nazanin"/>
          <w:sz w:val="26"/>
          <w:szCs w:val="26"/>
        </w:rPr>
        <w:t> : </w:t>
      </w:r>
      <w:proofErr w:type="spellStart"/>
      <w:r w:rsidR="00E850AE" w:rsidRPr="00E850AE">
        <w:rPr>
          <w:rFonts w:ascii="Courier New" w:eastAsia="Times New Roman" w:hAnsi="Courier New" w:cs="Courier New"/>
          <w:color w:val="37474F"/>
        </w:rPr>
        <w:t>boolean</w:t>
      </w:r>
      <w:proofErr w:type="spellEnd"/>
    </w:p>
    <w:p w:rsidR="00E850AE" w:rsidRPr="00E850AE" w:rsidRDefault="0076411C" w:rsidP="00E850AE">
      <w:pPr>
        <w:numPr>
          <w:ilvl w:val="1"/>
          <w:numId w:val="1"/>
        </w:numPr>
        <w:bidi w:val="0"/>
        <w:spacing w:beforeAutospacing="1" w:after="0" w:line="240" w:lineRule="auto"/>
        <w:ind w:left="900"/>
        <w:rPr>
          <w:rFonts w:ascii="IRANSans" w:eastAsia="Times New Roman" w:hAnsi="IRANSans" w:cs="B Nazanin"/>
          <w:sz w:val="26"/>
          <w:szCs w:val="26"/>
        </w:rPr>
      </w:pPr>
      <w:hyperlink r:id="rId54" w:anchor="Config.onlySelectOnDate" w:history="1"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.</w:t>
        </w:r>
        <w:proofErr w:type="spellStart"/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onlySelectOnDate</w:t>
        </w:r>
        <w:proofErr w:type="spellEnd"/>
      </w:hyperlink>
      <w:r w:rsidR="00E850AE" w:rsidRPr="00E850AE">
        <w:rPr>
          <w:rFonts w:ascii="IRANSans" w:eastAsia="Times New Roman" w:hAnsi="IRANSans" w:cs="B Nazanin"/>
          <w:sz w:val="26"/>
          <w:szCs w:val="26"/>
        </w:rPr>
        <w:t> : </w:t>
      </w:r>
      <w:proofErr w:type="spellStart"/>
      <w:r w:rsidR="00E850AE" w:rsidRPr="00E850AE">
        <w:rPr>
          <w:rFonts w:ascii="Courier New" w:eastAsia="Times New Roman" w:hAnsi="Courier New" w:cs="Courier New"/>
          <w:color w:val="37474F"/>
        </w:rPr>
        <w:t>boolean</w:t>
      </w:r>
      <w:proofErr w:type="spellEnd"/>
    </w:p>
    <w:p w:rsidR="00E850AE" w:rsidRPr="00E850AE" w:rsidRDefault="0076411C" w:rsidP="00E850AE">
      <w:pPr>
        <w:numPr>
          <w:ilvl w:val="1"/>
          <w:numId w:val="1"/>
        </w:numPr>
        <w:bidi w:val="0"/>
        <w:spacing w:beforeAutospacing="1" w:after="0" w:line="240" w:lineRule="auto"/>
        <w:ind w:left="900"/>
        <w:rPr>
          <w:rFonts w:ascii="IRANSans" w:eastAsia="Times New Roman" w:hAnsi="IRANSans" w:cs="B Nazanin"/>
          <w:sz w:val="26"/>
          <w:szCs w:val="26"/>
        </w:rPr>
      </w:pPr>
      <w:hyperlink r:id="rId55" w:anchor="Config.timePicker" w:history="1"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.</w:t>
        </w:r>
        <w:proofErr w:type="spellStart"/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timePicker</w:t>
        </w:r>
        <w:proofErr w:type="spellEnd"/>
      </w:hyperlink>
      <w:r w:rsidR="00E850AE" w:rsidRPr="00E850AE">
        <w:rPr>
          <w:rFonts w:ascii="IRANSans" w:eastAsia="Times New Roman" w:hAnsi="IRANSans" w:cs="B Nazanin"/>
          <w:sz w:val="26"/>
          <w:szCs w:val="26"/>
        </w:rPr>
        <w:t> : </w:t>
      </w:r>
      <w:r w:rsidR="00E850AE" w:rsidRPr="00E850AE">
        <w:rPr>
          <w:rFonts w:ascii="Courier New" w:eastAsia="Times New Roman" w:hAnsi="Courier New" w:cs="Courier New"/>
          <w:color w:val="37474F"/>
        </w:rPr>
        <w:t>object</w:t>
      </w:r>
    </w:p>
    <w:p w:rsidR="00E850AE" w:rsidRPr="00E850AE" w:rsidRDefault="0076411C" w:rsidP="00E850AE">
      <w:pPr>
        <w:numPr>
          <w:ilvl w:val="2"/>
          <w:numId w:val="1"/>
        </w:numPr>
        <w:bidi w:val="0"/>
        <w:spacing w:beforeAutospacing="1" w:after="0" w:line="240" w:lineRule="auto"/>
        <w:ind w:left="1350"/>
        <w:rPr>
          <w:rFonts w:ascii="IRANSans" w:eastAsia="Times New Roman" w:hAnsi="IRANSans" w:cs="B Nazanin"/>
          <w:sz w:val="26"/>
          <w:szCs w:val="26"/>
        </w:rPr>
      </w:pPr>
      <w:hyperlink r:id="rId56" w:anchor="Config.timePicker.enabled" w:history="1"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.enabled</w:t>
        </w:r>
      </w:hyperlink>
      <w:r w:rsidR="00E850AE" w:rsidRPr="00E850AE">
        <w:rPr>
          <w:rFonts w:ascii="IRANSans" w:eastAsia="Times New Roman" w:hAnsi="IRANSans" w:cs="B Nazanin"/>
          <w:sz w:val="26"/>
          <w:szCs w:val="26"/>
        </w:rPr>
        <w:t> : </w:t>
      </w:r>
      <w:proofErr w:type="spellStart"/>
      <w:r w:rsidR="00E850AE" w:rsidRPr="00E850AE">
        <w:rPr>
          <w:rFonts w:ascii="Courier New" w:eastAsia="Times New Roman" w:hAnsi="Courier New" w:cs="Courier New"/>
          <w:color w:val="37474F"/>
        </w:rPr>
        <w:t>boolean</w:t>
      </w:r>
      <w:proofErr w:type="spellEnd"/>
    </w:p>
    <w:p w:rsidR="00E850AE" w:rsidRPr="00E850AE" w:rsidRDefault="0076411C" w:rsidP="00E850AE">
      <w:pPr>
        <w:numPr>
          <w:ilvl w:val="2"/>
          <w:numId w:val="1"/>
        </w:numPr>
        <w:bidi w:val="0"/>
        <w:spacing w:beforeAutospacing="1" w:after="0" w:line="240" w:lineRule="auto"/>
        <w:ind w:left="1350"/>
        <w:rPr>
          <w:rFonts w:ascii="IRANSans" w:eastAsia="Times New Roman" w:hAnsi="IRANSans" w:cs="B Nazanin"/>
          <w:sz w:val="26"/>
          <w:szCs w:val="26"/>
        </w:rPr>
      </w:pPr>
      <w:hyperlink r:id="rId57" w:anchor="Config.timePicker.step" w:history="1"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.step</w:t>
        </w:r>
      </w:hyperlink>
      <w:r w:rsidR="00E850AE" w:rsidRPr="00E850AE">
        <w:rPr>
          <w:rFonts w:ascii="IRANSans" w:eastAsia="Times New Roman" w:hAnsi="IRANSans" w:cs="B Nazanin"/>
          <w:sz w:val="26"/>
          <w:szCs w:val="26"/>
        </w:rPr>
        <w:t> : </w:t>
      </w:r>
      <w:r w:rsidR="00E850AE" w:rsidRPr="00E850AE">
        <w:rPr>
          <w:rFonts w:ascii="Courier New" w:eastAsia="Times New Roman" w:hAnsi="Courier New" w:cs="Courier New"/>
          <w:color w:val="37474F"/>
        </w:rPr>
        <w:t>number</w:t>
      </w:r>
    </w:p>
    <w:p w:rsidR="00E850AE" w:rsidRPr="00E850AE" w:rsidRDefault="0076411C" w:rsidP="00E850AE">
      <w:pPr>
        <w:numPr>
          <w:ilvl w:val="2"/>
          <w:numId w:val="1"/>
        </w:numPr>
        <w:bidi w:val="0"/>
        <w:spacing w:beforeAutospacing="1" w:after="0" w:line="240" w:lineRule="auto"/>
        <w:ind w:left="1350"/>
        <w:rPr>
          <w:rFonts w:ascii="IRANSans" w:eastAsia="Times New Roman" w:hAnsi="IRANSans" w:cs="B Nazanin"/>
          <w:sz w:val="26"/>
          <w:szCs w:val="26"/>
        </w:rPr>
      </w:pPr>
      <w:hyperlink r:id="rId58" w:anchor="Config.timePicker.hour" w:history="1"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.hour</w:t>
        </w:r>
      </w:hyperlink>
      <w:r w:rsidR="00E850AE" w:rsidRPr="00E850AE">
        <w:rPr>
          <w:rFonts w:ascii="IRANSans" w:eastAsia="Times New Roman" w:hAnsi="IRANSans" w:cs="B Nazanin"/>
          <w:sz w:val="26"/>
          <w:szCs w:val="26"/>
        </w:rPr>
        <w:t> : </w:t>
      </w:r>
      <w:r w:rsidR="00E850AE" w:rsidRPr="00E850AE">
        <w:rPr>
          <w:rFonts w:ascii="Courier New" w:eastAsia="Times New Roman" w:hAnsi="Courier New" w:cs="Courier New"/>
          <w:color w:val="37474F"/>
        </w:rPr>
        <w:t>object</w:t>
      </w:r>
    </w:p>
    <w:p w:rsidR="00E850AE" w:rsidRPr="00E850AE" w:rsidRDefault="0076411C" w:rsidP="00E850AE">
      <w:pPr>
        <w:numPr>
          <w:ilvl w:val="3"/>
          <w:numId w:val="1"/>
        </w:numPr>
        <w:bidi w:val="0"/>
        <w:spacing w:beforeAutospacing="1" w:after="0" w:line="240" w:lineRule="auto"/>
        <w:ind w:left="1800"/>
        <w:rPr>
          <w:rFonts w:ascii="IRANSans" w:eastAsia="Times New Roman" w:hAnsi="IRANSans" w:cs="B Nazanin"/>
          <w:sz w:val="26"/>
          <w:szCs w:val="26"/>
        </w:rPr>
      </w:pPr>
      <w:hyperlink r:id="rId59" w:anchor="Config.timePicker.hour.enabled" w:history="1"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.enabled</w:t>
        </w:r>
      </w:hyperlink>
      <w:r w:rsidR="00E850AE" w:rsidRPr="00E850AE">
        <w:rPr>
          <w:rFonts w:ascii="IRANSans" w:eastAsia="Times New Roman" w:hAnsi="IRANSans" w:cs="B Nazanin"/>
          <w:sz w:val="26"/>
          <w:szCs w:val="26"/>
        </w:rPr>
        <w:t> : </w:t>
      </w:r>
      <w:proofErr w:type="spellStart"/>
      <w:r w:rsidR="00E850AE" w:rsidRPr="00E850AE">
        <w:rPr>
          <w:rFonts w:ascii="Courier New" w:eastAsia="Times New Roman" w:hAnsi="Courier New" w:cs="Courier New"/>
          <w:color w:val="37474F"/>
        </w:rPr>
        <w:t>boolean</w:t>
      </w:r>
      <w:proofErr w:type="spellEnd"/>
    </w:p>
    <w:p w:rsidR="00E850AE" w:rsidRPr="00E850AE" w:rsidRDefault="0076411C" w:rsidP="00E850AE">
      <w:pPr>
        <w:numPr>
          <w:ilvl w:val="3"/>
          <w:numId w:val="1"/>
        </w:numPr>
        <w:bidi w:val="0"/>
        <w:spacing w:beforeAutospacing="1" w:after="0" w:line="240" w:lineRule="auto"/>
        <w:ind w:left="1800"/>
        <w:rPr>
          <w:rFonts w:ascii="IRANSans" w:eastAsia="Times New Roman" w:hAnsi="IRANSans" w:cs="B Nazanin"/>
          <w:sz w:val="26"/>
          <w:szCs w:val="26"/>
        </w:rPr>
      </w:pPr>
      <w:hyperlink r:id="rId60" w:anchor="Config.timePicker.hour.step" w:history="1"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.step</w:t>
        </w:r>
      </w:hyperlink>
      <w:r w:rsidR="00E850AE" w:rsidRPr="00E850AE">
        <w:rPr>
          <w:rFonts w:ascii="IRANSans" w:eastAsia="Times New Roman" w:hAnsi="IRANSans" w:cs="B Nazanin"/>
          <w:sz w:val="26"/>
          <w:szCs w:val="26"/>
        </w:rPr>
        <w:t> : </w:t>
      </w:r>
      <w:proofErr w:type="spellStart"/>
      <w:r w:rsidR="00E850AE" w:rsidRPr="00E850AE">
        <w:rPr>
          <w:rFonts w:ascii="Courier New" w:eastAsia="Times New Roman" w:hAnsi="Courier New" w:cs="Courier New"/>
          <w:color w:val="37474F"/>
        </w:rPr>
        <w:t>boolean</w:t>
      </w:r>
      <w:proofErr w:type="spellEnd"/>
    </w:p>
    <w:p w:rsidR="00E850AE" w:rsidRPr="00E850AE" w:rsidRDefault="0076411C" w:rsidP="00E850AE">
      <w:pPr>
        <w:numPr>
          <w:ilvl w:val="2"/>
          <w:numId w:val="1"/>
        </w:numPr>
        <w:bidi w:val="0"/>
        <w:spacing w:beforeAutospacing="1" w:after="0" w:line="240" w:lineRule="auto"/>
        <w:ind w:left="1350"/>
        <w:rPr>
          <w:rFonts w:ascii="IRANSans" w:eastAsia="Times New Roman" w:hAnsi="IRANSans" w:cs="B Nazanin"/>
          <w:sz w:val="26"/>
          <w:szCs w:val="26"/>
        </w:rPr>
      </w:pPr>
      <w:hyperlink r:id="rId61" w:anchor="Config.timePicker.minute" w:history="1"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.minute</w:t>
        </w:r>
      </w:hyperlink>
      <w:r w:rsidR="00E850AE" w:rsidRPr="00E850AE">
        <w:rPr>
          <w:rFonts w:ascii="IRANSans" w:eastAsia="Times New Roman" w:hAnsi="IRANSans" w:cs="B Nazanin"/>
          <w:sz w:val="26"/>
          <w:szCs w:val="26"/>
        </w:rPr>
        <w:t> : </w:t>
      </w:r>
      <w:r w:rsidR="00E850AE" w:rsidRPr="00E850AE">
        <w:rPr>
          <w:rFonts w:ascii="Courier New" w:eastAsia="Times New Roman" w:hAnsi="Courier New" w:cs="Courier New"/>
          <w:color w:val="37474F"/>
        </w:rPr>
        <w:t>object</w:t>
      </w:r>
    </w:p>
    <w:p w:rsidR="00E850AE" w:rsidRPr="00E850AE" w:rsidRDefault="0076411C" w:rsidP="00E850AE">
      <w:pPr>
        <w:numPr>
          <w:ilvl w:val="3"/>
          <w:numId w:val="1"/>
        </w:numPr>
        <w:bidi w:val="0"/>
        <w:spacing w:beforeAutospacing="1" w:after="0" w:line="240" w:lineRule="auto"/>
        <w:ind w:left="1800"/>
        <w:rPr>
          <w:rFonts w:ascii="IRANSans" w:eastAsia="Times New Roman" w:hAnsi="IRANSans" w:cs="B Nazanin"/>
          <w:sz w:val="26"/>
          <w:szCs w:val="26"/>
        </w:rPr>
      </w:pPr>
      <w:hyperlink r:id="rId62" w:anchor="Config.timePicker.minute.enabled" w:history="1"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.enabled</w:t>
        </w:r>
      </w:hyperlink>
      <w:r w:rsidR="00E850AE" w:rsidRPr="00E850AE">
        <w:rPr>
          <w:rFonts w:ascii="IRANSans" w:eastAsia="Times New Roman" w:hAnsi="IRANSans" w:cs="B Nazanin"/>
          <w:sz w:val="26"/>
          <w:szCs w:val="26"/>
        </w:rPr>
        <w:t> : </w:t>
      </w:r>
      <w:proofErr w:type="spellStart"/>
      <w:r w:rsidR="00E850AE" w:rsidRPr="00E850AE">
        <w:rPr>
          <w:rFonts w:ascii="Courier New" w:eastAsia="Times New Roman" w:hAnsi="Courier New" w:cs="Courier New"/>
          <w:color w:val="37474F"/>
        </w:rPr>
        <w:t>boolean</w:t>
      </w:r>
      <w:proofErr w:type="spellEnd"/>
    </w:p>
    <w:p w:rsidR="00E850AE" w:rsidRPr="00E850AE" w:rsidRDefault="0076411C" w:rsidP="00E850AE">
      <w:pPr>
        <w:numPr>
          <w:ilvl w:val="3"/>
          <w:numId w:val="1"/>
        </w:numPr>
        <w:bidi w:val="0"/>
        <w:spacing w:beforeAutospacing="1" w:after="0" w:line="240" w:lineRule="auto"/>
        <w:ind w:left="1800"/>
        <w:rPr>
          <w:rFonts w:ascii="IRANSans" w:eastAsia="Times New Roman" w:hAnsi="IRANSans" w:cs="B Nazanin"/>
          <w:sz w:val="26"/>
          <w:szCs w:val="26"/>
        </w:rPr>
      </w:pPr>
      <w:hyperlink r:id="rId63" w:anchor="Config.timePicker.minute.step" w:history="1"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.step</w:t>
        </w:r>
      </w:hyperlink>
      <w:r w:rsidR="00E850AE" w:rsidRPr="00E850AE">
        <w:rPr>
          <w:rFonts w:ascii="IRANSans" w:eastAsia="Times New Roman" w:hAnsi="IRANSans" w:cs="B Nazanin"/>
          <w:sz w:val="26"/>
          <w:szCs w:val="26"/>
        </w:rPr>
        <w:t> : </w:t>
      </w:r>
      <w:proofErr w:type="spellStart"/>
      <w:r w:rsidR="00E850AE" w:rsidRPr="00E850AE">
        <w:rPr>
          <w:rFonts w:ascii="Courier New" w:eastAsia="Times New Roman" w:hAnsi="Courier New" w:cs="Courier New"/>
          <w:color w:val="37474F"/>
        </w:rPr>
        <w:t>boolean</w:t>
      </w:r>
      <w:proofErr w:type="spellEnd"/>
    </w:p>
    <w:p w:rsidR="00E850AE" w:rsidRPr="00E850AE" w:rsidRDefault="0076411C" w:rsidP="00E850AE">
      <w:pPr>
        <w:numPr>
          <w:ilvl w:val="2"/>
          <w:numId w:val="1"/>
        </w:numPr>
        <w:bidi w:val="0"/>
        <w:spacing w:beforeAutospacing="1" w:after="0" w:line="240" w:lineRule="auto"/>
        <w:ind w:left="1350"/>
        <w:rPr>
          <w:rFonts w:ascii="IRANSans" w:eastAsia="Times New Roman" w:hAnsi="IRANSans" w:cs="B Nazanin"/>
          <w:sz w:val="26"/>
          <w:szCs w:val="26"/>
        </w:rPr>
      </w:pPr>
      <w:hyperlink r:id="rId64" w:anchor="Config.timePicker.second" w:history="1"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.second</w:t>
        </w:r>
      </w:hyperlink>
      <w:r w:rsidR="00E850AE" w:rsidRPr="00E850AE">
        <w:rPr>
          <w:rFonts w:ascii="IRANSans" w:eastAsia="Times New Roman" w:hAnsi="IRANSans" w:cs="B Nazanin"/>
          <w:sz w:val="26"/>
          <w:szCs w:val="26"/>
        </w:rPr>
        <w:t> : </w:t>
      </w:r>
      <w:r w:rsidR="00E850AE" w:rsidRPr="00E850AE">
        <w:rPr>
          <w:rFonts w:ascii="Courier New" w:eastAsia="Times New Roman" w:hAnsi="Courier New" w:cs="Courier New"/>
          <w:color w:val="37474F"/>
        </w:rPr>
        <w:t>object</w:t>
      </w:r>
    </w:p>
    <w:p w:rsidR="00E850AE" w:rsidRPr="00E850AE" w:rsidRDefault="0076411C" w:rsidP="00E850AE">
      <w:pPr>
        <w:numPr>
          <w:ilvl w:val="3"/>
          <w:numId w:val="1"/>
        </w:numPr>
        <w:bidi w:val="0"/>
        <w:spacing w:beforeAutospacing="1" w:after="0" w:line="240" w:lineRule="auto"/>
        <w:ind w:left="1800"/>
        <w:rPr>
          <w:rFonts w:ascii="IRANSans" w:eastAsia="Times New Roman" w:hAnsi="IRANSans" w:cs="B Nazanin"/>
          <w:sz w:val="26"/>
          <w:szCs w:val="26"/>
        </w:rPr>
      </w:pPr>
      <w:hyperlink r:id="rId65" w:anchor="Config.timePicker.second.enabled" w:history="1"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.enabled</w:t>
        </w:r>
      </w:hyperlink>
      <w:r w:rsidR="00E850AE" w:rsidRPr="00E850AE">
        <w:rPr>
          <w:rFonts w:ascii="IRANSans" w:eastAsia="Times New Roman" w:hAnsi="IRANSans" w:cs="B Nazanin"/>
          <w:sz w:val="26"/>
          <w:szCs w:val="26"/>
        </w:rPr>
        <w:t> : </w:t>
      </w:r>
      <w:proofErr w:type="spellStart"/>
      <w:r w:rsidR="00E850AE" w:rsidRPr="00E850AE">
        <w:rPr>
          <w:rFonts w:ascii="Courier New" w:eastAsia="Times New Roman" w:hAnsi="Courier New" w:cs="Courier New"/>
          <w:color w:val="37474F"/>
        </w:rPr>
        <w:t>boolean</w:t>
      </w:r>
      <w:proofErr w:type="spellEnd"/>
    </w:p>
    <w:p w:rsidR="00E850AE" w:rsidRPr="00E850AE" w:rsidRDefault="0076411C" w:rsidP="00E850AE">
      <w:pPr>
        <w:numPr>
          <w:ilvl w:val="3"/>
          <w:numId w:val="1"/>
        </w:numPr>
        <w:bidi w:val="0"/>
        <w:spacing w:beforeAutospacing="1" w:after="0" w:line="240" w:lineRule="auto"/>
        <w:ind w:left="1800"/>
        <w:rPr>
          <w:rFonts w:ascii="IRANSans" w:eastAsia="Times New Roman" w:hAnsi="IRANSans" w:cs="B Nazanin"/>
          <w:sz w:val="26"/>
          <w:szCs w:val="26"/>
        </w:rPr>
      </w:pPr>
      <w:hyperlink r:id="rId66" w:anchor="Config.timePicker.second.step" w:history="1"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.step</w:t>
        </w:r>
      </w:hyperlink>
      <w:r w:rsidR="00E850AE" w:rsidRPr="00E850AE">
        <w:rPr>
          <w:rFonts w:ascii="IRANSans" w:eastAsia="Times New Roman" w:hAnsi="IRANSans" w:cs="B Nazanin"/>
          <w:sz w:val="26"/>
          <w:szCs w:val="26"/>
        </w:rPr>
        <w:t> : </w:t>
      </w:r>
      <w:proofErr w:type="spellStart"/>
      <w:r w:rsidR="00E850AE" w:rsidRPr="00E850AE">
        <w:rPr>
          <w:rFonts w:ascii="Courier New" w:eastAsia="Times New Roman" w:hAnsi="Courier New" w:cs="Courier New"/>
          <w:color w:val="37474F"/>
        </w:rPr>
        <w:t>boolean</w:t>
      </w:r>
      <w:proofErr w:type="spellEnd"/>
    </w:p>
    <w:p w:rsidR="00E850AE" w:rsidRPr="00E850AE" w:rsidRDefault="0076411C" w:rsidP="00E850AE">
      <w:pPr>
        <w:numPr>
          <w:ilvl w:val="2"/>
          <w:numId w:val="1"/>
        </w:numPr>
        <w:bidi w:val="0"/>
        <w:spacing w:beforeAutospacing="1" w:after="0" w:line="240" w:lineRule="auto"/>
        <w:ind w:left="1350"/>
        <w:rPr>
          <w:rFonts w:ascii="IRANSans" w:eastAsia="Times New Roman" w:hAnsi="IRANSans" w:cs="B Nazanin"/>
          <w:sz w:val="26"/>
          <w:szCs w:val="26"/>
        </w:rPr>
      </w:pPr>
      <w:hyperlink r:id="rId67" w:anchor="Config.timePicker.meridian" w:history="1"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.meridian</w:t>
        </w:r>
      </w:hyperlink>
      <w:r w:rsidR="00E850AE" w:rsidRPr="00E850AE">
        <w:rPr>
          <w:rFonts w:ascii="IRANSans" w:eastAsia="Times New Roman" w:hAnsi="IRANSans" w:cs="B Nazanin"/>
          <w:sz w:val="26"/>
          <w:szCs w:val="26"/>
        </w:rPr>
        <w:t> : </w:t>
      </w:r>
      <w:r w:rsidR="00E850AE" w:rsidRPr="00E850AE">
        <w:rPr>
          <w:rFonts w:ascii="Courier New" w:eastAsia="Times New Roman" w:hAnsi="Courier New" w:cs="Courier New"/>
          <w:color w:val="37474F"/>
        </w:rPr>
        <w:t>object</w:t>
      </w:r>
    </w:p>
    <w:p w:rsidR="00E850AE" w:rsidRPr="00E850AE" w:rsidRDefault="0076411C" w:rsidP="00E850AE">
      <w:pPr>
        <w:numPr>
          <w:ilvl w:val="3"/>
          <w:numId w:val="1"/>
        </w:numPr>
        <w:bidi w:val="0"/>
        <w:spacing w:beforeAutospacing="1" w:after="0" w:line="240" w:lineRule="auto"/>
        <w:ind w:left="1800"/>
        <w:rPr>
          <w:rFonts w:ascii="IRANSans" w:eastAsia="Times New Roman" w:hAnsi="IRANSans" w:cs="B Nazanin"/>
          <w:sz w:val="26"/>
          <w:szCs w:val="26"/>
        </w:rPr>
      </w:pPr>
      <w:hyperlink r:id="rId68" w:anchor="Config.timePicker.meridian.enabled" w:history="1"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.enabled</w:t>
        </w:r>
      </w:hyperlink>
      <w:r w:rsidR="00E850AE" w:rsidRPr="00E850AE">
        <w:rPr>
          <w:rFonts w:ascii="IRANSans" w:eastAsia="Times New Roman" w:hAnsi="IRANSans" w:cs="B Nazanin"/>
          <w:sz w:val="26"/>
          <w:szCs w:val="26"/>
        </w:rPr>
        <w:t> : </w:t>
      </w:r>
      <w:proofErr w:type="spellStart"/>
      <w:r w:rsidR="00E850AE" w:rsidRPr="00E850AE">
        <w:rPr>
          <w:rFonts w:ascii="Courier New" w:eastAsia="Times New Roman" w:hAnsi="Courier New" w:cs="Courier New"/>
          <w:color w:val="37474F"/>
        </w:rPr>
        <w:t>boolean</w:t>
      </w:r>
      <w:proofErr w:type="spellEnd"/>
    </w:p>
    <w:p w:rsidR="00E850AE" w:rsidRPr="00E850AE" w:rsidRDefault="0076411C" w:rsidP="00E850AE">
      <w:pPr>
        <w:numPr>
          <w:ilvl w:val="1"/>
          <w:numId w:val="1"/>
        </w:numPr>
        <w:bidi w:val="0"/>
        <w:spacing w:beforeAutospacing="1" w:after="0" w:line="240" w:lineRule="auto"/>
        <w:ind w:left="900"/>
        <w:rPr>
          <w:rFonts w:ascii="IRANSans" w:eastAsia="Times New Roman" w:hAnsi="IRANSans" w:cs="B Nazanin"/>
          <w:sz w:val="26"/>
          <w:szCs w:val="26"/>
        </w:rPr>
      </w:pPr>
      <w:hyperlink r:id="rId69" w:anchor="Config.dayPicker" w:history="1"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.</w:t>
        </w:r>
        <w:proofErr w:type="spellStart"/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dayPicker</w:t>
        </w:r>
        <w:proofErr w:type="spellEnd"/>
      </w:hyperlink>
      <w:r w:rsidR="00E850AE" w:rsidRPr="00E850AE">
        <w:rPr>
          <w:rFonts w:ascii="IRANSans" w:eastAsia="Times New Roman" w:hAnsi="IRANSans" w:cs="B Nazanin"/>
          <w:sz w:val="26"/>
          <w:szCs w:val="26"/>
        </w:rPr>
        <w:t> : </w:t>
      </w:r>
      <w:r w:rsidR="00E850AE" w:rsidRPr="00E850AE">
        <w:rPr>
          <w:rFonts w:ascii="Courier New" w:eastAsia="Times New Roman" w:hAnsi="Courier New" w:cs="Courier New"/>
          <w:color w:val="37474F"/>
        </w:rPr>
        <w:t>object</w:t>
      </w:r>
    </w:p>
    <w:p w:rsidR="00E850AE" w:rsidRPr="00E850AE" w:rsidRDefault="0076411C" w:rsidP="00E850AE">
      <w:pPr>
        <w:numPr>
          <w:ilvl w:val="2"/>
          <w:numId w:val="1"/>
        </w:numPr>
        <w:bidi w:val="0"/>
        <w:spacing w:beforeAutospacing="1" w:after="0" w:line="240" w:lineRule="auto"/>
        <w:ind w:left="1350"/>
        <w:rPr>
          <w:rFonts w:ascii="IRANSans" w:eastAsia="Times New Roman" w:hAnsi="IRANSans" w:cs="B Nazanin"/>
          <w:sz w:val="26"/>
          <w:szCs w:val="26"/>
        </w:rPr>
      </w:pPr>
      <w:hyperlink r:id="rId70" w:anchor="Config.dayPicker.enabled" w:history="1"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.enabled</w:t>
        </w:r>
      </w:hyperlink>
      <w:r w:rsidR="00E850AE" w:rsidRPr="00E850AE">
        <w:rPr>
          <w:rFonts w:ascii="IRANSans" w:eastAsia="Times New Roman" w:hAnsi="IRANSans" w:cs="B Nazanin"/>
          <w:sz w:val="26"/>
          <w:szCs w:val="26"/>
        </w:rPr>
        <w:t> : </w:t>
      </w:r>
      <w:proofErr w:type="spellStart"/>
      <w:r w:rsidR="00E850AE" w:rsidRPr="00E850AE">
        <w:rPr>
          <w:rFonts w:ascii="Courier New" w:eastAsia="Times New Roman" w:hAnsi="Courier New" w:cs="Courier New"/>
          <w:color w:val="37474F"/>
        </w:rPr>
        <w:t>boolean</w:t>
      </w:r>
      <w:proofErr w:type="spellEnd"/>
    </w:p>
    <w:p w:rsidR="00E850AE" w:rsidRPr="00E850AE" w:rsidRDefault="0076411C" w:rsidP="00E850AE">
      <w:pPr>
        <w:numPr>
          <w:ilvl w:val="2"/>
          <w:numId w:val="1"/>
        </w:numPr>
        <w:bidi w:val="0"/>
        <w:spacing w:beforeAutospacing="1" w:after="0" w:line="240" w:lineRule="auto"/>
        <w:ind w:left="1350"/>
        <w:rPr>
          <w:rFonts w:ascii="IRANSans" w:eastAsia="Times New Roman" w:hAnsi="IRANSans" w:cs="B Nazanin"/>
          <w:sz w:val="26"/>
          <w:szCs w:val="26"/>
        </w:rPr>
      </w:pPr>
      <w:hyperlink r:id="rId71" w:anchor="Config.dayPicker.titleFormat" w:history="1"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.</w:t>
        </w:r>
        <w:proofErr w:type="spellStart"/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titleFormat</w:t>
        </w:r>
        <w:proofErr w:type="spellEnd"/>
      </w:hyperlink>
      <w:r w:rsidR="00E850AE" w:rsidRPr="00E850AE">
        <w:rPr>
          <w:rFonts w:ascii="IRANSans" w:eastAsia="Times New Roman" w:hAnsi="IRANSans" w:cs="B Nazanin"/>
          <w:sz w:val="26"/>
          <w:szCs w:val="26"/>
        </w:rPr>
        <w:t> : </w:t>
      </w:r>
      <w:r w:rsidR="00E850AE" w:rsidRPr="00E850AE">
        <w:rPr>
          <w:rFonts w:ascii="Courier New" w:eastAsia="Times New Roman" w:hAnsi="Courier New" w:cs="Courier New"/>
          <w:color w:val="37474F"/>
        </w:rPr>
        <w:t>string</w:t>
      </w:r>
    </w:p>
    <w:p w:rsidR="00E850AE" w:rsidRPr="00E850AE" w:rsidRDefault="0076411C" w:rsidP="00E850AE">
      <w:pPr>
        <w:numPr>
          <w:ilvl w:val="2"/>
          <w:numId w:val="1"/>
        </w:numPr>
        <w:bidi w:val="0"/>
        <w:spacing w:beforeAutospacing="1" w:after="0" w:line="240" w:lineRule="auto"/>
        <w:ind w:left="1350"/>
        <w:rPr>
          <w:rFonts w:ascii="IRANSans" w:eastAsia="Times New Roman" w:hAnsi="IRANSans" w:cs="B Nazanin"/>
          <w:sz w:val="26"/>
          <w:szCs w:val="26"/>
        </w:rPr>
      </w:pPr>
      <w:hyperlink r:id="rId72" w:anchor="Config.dayPicker.titleFormatter" w:history="1"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.</w:t>
        </w:r>
        <w:proofErr w:type="spellStart"/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titleFormatter</w:t>
        </w:r>
        <w:proofErr w:type="spellEnd"/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(year, month)</w:t>
        </w:r>
      </w:hyperlink>
      <w:r w:rsidR="00E850AE" w:rsidRPr="00E850AE">
        <w:rPr>
          <w:rFonts w:ascii="IRANSans" w:eastAsia="Times New Roman" w:hAnsi="IRANSans" w:cs="B Nazanin"/>
          <w:sz w:val="26"/>
          <w:szCs w:val="26"/>
        </w:rPr>
        <w:t> </w:t>
      </w:r>
      <w:r w:rsidR="00E850AE" w:rsidRPr="00E850AE">
        <w:rPr>
          <w:rFonts w:ascii="Cambria Math" w:eastAsia="Times New Roman" w:hAnsi="Cambria Math" w:cs="Cambria Math"/>
          <w:sz w:val="26"/>
          <w:szCs w:val="26"/>
        </w:rPr>
        <w:t>⇒</w:t>
      </w:r>
      <w:r w:rsidR="00E850AE" w:rsidRPr="00E850AE">
        <w:rPr>
          <w:rFonts w:ascii="Times New Roman" w:eastAsia="Times New Roman" w:hAnsi="Times New Roman" w:cs="Times New Roman"/>
          <w:sz w:val="26"/>
          <w:szCs w:val="26"/>
        </w:rPr>
        <w:t> </w:t>
      </w:r>
      <w:r w:rsidR="00E850AE" w:rsidRPr="00E850AE">
        <w:rPr>
          <w:rFonts w:ascii="Courier New" w:eastAsia="Times New Roman" w:hAnsi="Courier New" w:cs="Courier New"/>
          <w:color w:val="37474F"/>
        </w:rPr>
        <w:t>*</w:t>
      </w:r>
    </w:p>
    <w:p w:rsidR="00E850AE" w:rsidRPr="00E850AE" w:rsidRDefault="0076411C" w:rsidP="00E850AE">
      <w:pPr>
        <w:numPr>
          <w:ilvl w:val="2"/>
          <w:numId w:val="1"/>
        </w:numPr>
        <w:bidi w:val="0"/>
        <w:spacing w:before="100" w:beforeAutospacing="1" w:after="0" w:line="240" w:lineRule="auto"/>
        <w:ind w:left="1350"/>
        <w:rPr>
          <w:rFonts w:ascii="IRANSans" w:eastAsia="Times New Roman" w:hAnsi="IRANSans" w:cs="B Nazanin"/>
          <w:sz w:val="26"/>
          <w:szCs w:val="26"/>
        </w:rPr>
      </w:pPr>
      <w:hyperlink r:id="rId73" w:anchor="Config.dayPicker.event_onSelect" w:history="1"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"</w:t>
        </w:r>
        <w:proofErr w:type="spellStart"/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onSelect</w:t>
        </w:r>
        <w:proofErr w:type="spellEnd"/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" (</w:t>
        </w:r>
        <w:proofErr w:type="spellStart"/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selectedDayUnix</w:t>
        </w:r>
        <w:proofErr w:type="spellEnd"/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)</w:t>
        </w:r>
      </w:hyperlink>
    </w:p>
    <w:p w:rsidR="00E850AE" w:rsidRPr="00E850AE" w:rsidRDefault="0076411C" w:rsidP="00E850AE">
      <w:pPr>
        <w:numPr>
          <w:ilvl w:val="1"/>
          <w:numId w:val="1"/>
        </w:numPr>
        <w:bidi w:val="0"/>
        <w:spacing w:beforeAutospacing="1" w:after="0" w:line="240" w:lineRule="auto"/>
        <w:ind w:left="900"/>
        <w:rPr>
          <w:rFonts w:ascii="IRANSans" w:eastAsia="Times New Roman" w:hAnsi="IRANSans" w:cs="B Nazanin"/>
          <w:sz w:val="26"/>
          <w:szCs w:val="26"/>
        </w:rPr>
      </w:pPr>
      <w:hyperlink r:id="rId74" w:anchor="Config.monthPicker" w:history="1"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.</w:t>
        </w:r>
        <w:proofErr w:type="spellStart"/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monthPicker</w:t>
        </w:r>
        <w:proofErr w:type="spellEnd"/>
      </w:hyperlink>
      <w:r w:rsidR="00E850AE" w:rsidRPr="00E850AE">
        <w:rPr>
          <w:rFonts w:ascii="IRANSans" w:eastAsia="Times New Roman" w:hAnsi="IRANSans" w:cs="B Nazanin"/>
          <w:sz w:val="26"/>
          <w:szCs w:val="26"/>
        </w:rPr>
        <w:t> : </w:t>
      </w:r>
      <w:r w:rsidR="00E850AE" w:rsidRPr="00E850AE">
        <w:rPr>
          <w:rFonts w:ascii="Courier New" w:eastAsia="Times New Roman" w:hAnsi="Courier New" w:cs="Courier New"/>
          <w:color w:val="37474F"/>
        </w:rPr>
        <w:t>object</w:t>
      </w:r>
    </w:p>
    <w:p w:rsidR="00E850AE" w:rsidRPr="00E850AE" w:rsidRDefault="0076411C" w:rsidP="00E850AE">
      <w:pPr>
        <w:numPr>
          <w:ilvl w:val="2"/>
          <w:numId w:val="1"/>
        </w:numPr>
        <w:bidi w:val="0"/>
        <w:spacing w:beforeAutospacing="1" w:after="0" w:line="240" w:lineRule="auto"/>
        <w:ind w:left="1350"/>
        <w:rPr>
          <w:rFonts w:ascii="IRANSans" w:eastAsia="Times New Roman" w:hAnsi="IRANSans" w:cs="B Nazanin"/>
          <w:sz w:val="26"/>
          <w:szCs w:val="26"/>
        </w:rPr>
      </w:pPr>
      <w:hyperlink r:id="rId75" w:anchor="Config.monthPicker.enabled" w:history="1"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.enabled</w:t>
        </w:r>
      </w:hyperlink>
      <w:r w:rsidR="00E850AE" w:rsidRPr="00E850AE">
        <w:rPr>
          <w:rFonts w:ascii="IRANSans" w:eastAsia="Times New Roman" w:hAnsi="IRANSans" w:cs="B Nazanin"/>
          <w:sz w:val="26"/>
          <w:szCs w:val="26"/>
        </w:rPr>
        <w:t> : </w:t>
      </w:r>
      <w:proofErr w:type="spellStart"/>
      <w:r w:rsidR="00E850AE" w:rsidRPr="00E850AE">
        <w:rPr>
          <w:rFonts w:ascii="Courier New" w:eastAsia="Times New Roman" w:hAnsi="Courier New" w:cs="Courier New"/>
          <w:color w:val="37474F"/>
        </w:rPr>
        <w:t>boolean</w:t>
      </w:r>
      <w:proofErr w:type="spellEnd"/>
    </w:p>
    <w:p w:rsidR="00E850AE" w:rsidRPr="00E850AE" w:rsidRDefault="0076411C" w:rsidP="00E850AE">
      <w:pPr>
        <w:numPr>
          <w:ilvl w:val="2"/>
          <w:numId w:val="1"/>
        </w:numPr>
        <w:bidi w:val="0"/>
        <w:spacing w:beforeAutospacing="1" w:after="0" w:line="240" w:lineRule="auto"/>
        <w:ind w:left="1350"/>
        <w:rPr>
          <w:rFonts w:ascii="IRANSans" w:eastAsia="Times New Roman" w:hAnsi="IRANSans" w:cs="B Nazanin"/>
          <w:sz w:val="26"/>
          <w:szCs w:val="26"/>
        </w:rPr>
      </w:pPr>
      <w:hyperlink r:id="rId76" w:anchor="Config.monthPicker.titleFormat" w:history="1"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.</w:t>
        </w:r>
        <w:proofErr w:type="spellStart"/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titleFormat</w:t>
        </w:r>
        <w:proofErr w:type="spellEnd"/>
      </w:hyperlink>
      <w:r w:rsidR="00E850AE" w:rsidRPr="00E850AE">
        <w:rPr>
          <w:rFonts w:ascii="IRANSans" w:eastAsia="Times New Roman" w:hAnsi="IRANSans" w:cs="B Nazanin"/>
          <w:sz w:val="26"/>
          <w:szCs w:val="26"/>
        </w:rPr>
        <w:t> : </w:t>
      </w:r>
      <w:r w:rsidR="00E850AE" w:rsidRPr="00E850AE">
        <w:rPr>
          <w:rFonts w:ascii="Courier New" w:eastAsia="Times New Roman" w:hAnsi="Courier New" w:cs="Courier New"/>
          <w:color w:val="37474F"/>
        </w:rPr>
        <w:t>string</w:t>
      </w:r>
    </w:p>
    <w:p w:rsidR="00E850AE" w:rsidRPr="00E850AE" w:rsidRDefault="0076411C" w:rsidP="00E850AE">
      <w:pPr>
        <w:numPr>
          <w:ilvl w:val="2"/>
          <w:numId w:val="1"/>
        </w:numPr>
        <w:bidi w:val="0"/>
        <w:spacing w:beforeAutospacing="1" w:after="0" w:line="240" w:lineRule="auto"/>
        <w:ind w:left="1350"/>
        <w:rPr>
          <w:rFonts w:ascii="IRANSans" w:eastAsia="Times New Roman" w:hAnsi="IRANSans" w:cs="B Nazanin"/>
          <w:sz w:val="26"/>
          <w:szCs w:val="26"/>
        </w:rPr>
      </w:pPr>
      <w:hyperlink r:id="rId77" w:anchor="Config.monthPicker.titleFormatter" w:history="1"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.</w:t>
        </w:r>
        <w:proofErr w:type="spellStart"/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titleFormatter</w:t>
        </w:r>
        <w:proofErr w:type="spellEnd"/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(</w:t>
        </w:r>
        <w:proofErr w:type="spellStart"/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unix</w:t>
        </w:r>
        <w:proofErr w:type="spellEnd"/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)</w:t>
        </w:r>
      </w:hyperlink>
      <w:r w:rsidR="00E850AE" w:rsidRPr="00E850AE">
        <w:rPr>
          <w:rFonts w:ascii="IRANSans" w:eastAsia="Times New Roman" w:hAnsi="IRANSans" w:cs="B Nazanin"/>
          <w:sz w:val="26"/>
          <w:szCs w:val="26"/>
        </w:rPr>
        <w:t> </w:t>
      </w:r>
      <w:r w:rsidR="00E850AE" w:rsidRPr="00E850AE">
        <w:rPr>
          <w:rFonts w:ascii="Cambria Math" w:eastAsia="Times New Roman" w:hAnsi="Cambria Math" w:cs="Cambria Math"/>
          <w:sz w:val="26"/>
          <w:szCs w:val="26"/>
        </w:rPr>
        <w:t>⇒</w:t>
      </w:r>
      <w:r w:rsidR="00E850AE" w:rsidRPr="00E850AE">
        <w:rPr>
          <w:rFonts w:ascii="Times New Roman" w:eastAsia="Times New Roman" w:hAnsi="Times New Roman" w:cs="Times New Roman"/>
          <w:sz w:val="26"/>
          <w:szCs w:val="26"/>
        </w:rPr>
        <w:t> </w:t>
      </w:r>
      <w:r w:rsidR="00E850AE" w:rsidRPr="00E850AE">
        <w:rPr>
          <w:rFonts w:ascii="Courier New" w:eastAsia="Times New Roman" w:hAnsi="Courier New" w:cs="Courier New"/>
          <w:color w:val="37474F"/>
        </w:rPr>
        <w:t>*</w:t>
      </w:r>
    </w:p>
    <w:p w:rsidR="00E850AE" w:rsidRPr="00E850AE" w:rsidRDefault="0076411C" w:rsidP="00E850AE">
      <w:pPr>
        <w:numPr>
          <w:ilvl w:val="2"/>
          <w:numId w:val="1"/>
        </w:numPr>
        <w:bidi w:val="0"/>
        <w:spacing w:before="100" w:beforeAutospacing="1" w:after="0" w:line="240" w:lineRule="auto"/>
        <w:ind w:left="1350"/>
        <w:rPr>
          <w:rFonts w:ascii="IRANSans" w:eastAsia="Times New Roman" w:hAnsi="IRANSans" w:cs="B Nazanin"/>
          <w:sz w:val="26"/>
          <w:szCs w:val="26"/>
        </w:rPr>
      </w:pPr>
      <w:hyperlink r:id="rId78" w:anchor="Config.monthPicker.event_onSelect" w:history="1"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"</w:t>
        </w:r>
        <w:proofErr w:type="spellStart"/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onSelect</w:t>
        </w:r>
        <w:proofErr w:type="spellEnd"/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" (</w:t>
        </w:r>
        <w:proofErr w:type="spellStart"/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monthIndex</w:t>
        </w:r>
        <w:proofErr w:type="spellEnd"/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)</w:t>
        </w:r>
      </w:hyperlink>
    </w:p>
    <w:p w:rsidR="00E850AE" w:rsidRPr="00E850AE" w:rsidRDefault="0076411C" w:rsidP="00E850AE">
      <w:pPr>
        <w:numPr>
          <w:ilvl w:val="1"/>
          <w:numId w:val="1"/>
        </w:numPr>
        <w:bidi w:val="0"/>
        <w:spacing w:beforeAutospacing="1" w:after="0" w:line="240" w:lineRule="auto"/>
        <w:ind w:left="900"/>
        <w:rPr>
          <w:rFonts w:ascii="IRANSans" w:eastAsia="Times New Roman" w:hAnsi="IRANSans" w:cs="B Nazanin"/>
          <w:sz w:val="26"/>
          <w:szCs w:val="26"/>
        </w:rPr>
      </w:pPr>
      <w:hyperlink r:id="rId79" w:anchor="Config.yearPicker" w:history="1"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.</w:t>
        </w:r>
        <w:proofErr w:type="spellStart"/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yearPicker</w:t>
        </w:r>
        <w:proofErr w:type="spellEnd"/>
      </w:hyperlink>
      <w:r w:rsidR="00E850AE" w:rsidRPr="00E850AE">
        <w:rPr>
          <w:rFonts w:ascii="IRANSans" w:eastAsia="Times New Roman" w:hAnsi="IRANSans" w:cs="B Nazanin"/>
          <w:sz w:val="26"/>
          <w:szCs w:val="26"/>
        </w:rPr>
        <w:t> : </w:t>
      </w:r>
      <w:r w:rsidR="00E850AE" w:rsidRPr="00E850AE">
        <w:rPr>
          <w:rFonts w:ascii="Courier New" w:eastAsia="Times New Roman" w:hAnsi="Courier New" w:cs="Courier New"/>
          <w:color w:val="37474F"/>
        </w:rPr>
        <w:t>object</w:t>
      </w:r>
    </w:p>
    <w:p w:rsidR="00E850AE" w:rsidRPr="00E850AE" w:rsidRDefault="0076411C" w:rsidP="00E850AE">
      <w:pPr>
        <w:numPr>
          <w:ilvl w:val="2"/>
          <w:numId w:val="1"/>
        </w:numPr>
        <w:bidi w:val="0"/>
        <w:spacing w:beforeAutospacing="1" w:after="0" w:line="240" w:lineRule="auto"/>
        <w:ind w:left="1350"/>
        <w:rPr>
          <w:rFonts w:ascii="IRANSans" w:eastAsia="Times New Roman" w:hAnsi="IRANSans" w:cs="B Nazanin"/>
          <w:sz w:val="26"/>
          <w:szCs w:val="26"/>
        </w:rPr>
      </w:pPr>
      <w:hyperlink r:id="rId80" w:anchor="Config.yearPicker.enabled" w:history="1"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.enabled</w:t>
        </w:r>
      </w:hyperlink>
      <w:r w:rsidR="00E850AE" w:rsidRPr="00E850AE">
        <w:rPr>
          <w:rFonts w:ascii="IRANSans" w:eastAsia="Times New Roman" w:hAnsi="IRANSans" w:cs="B Nazanin"/>
          <w:sz w:val="26"/>
          <w:szCs w:val="26"/>
        </w:rPr>
        <w:t> : </w:t>
      </w:r>
      <w:proofErr w:type="spellStart"/>
      <w:r w:rsidR="00E850AE" w:rsidRPr="00E850AE">
        <w:rPr>
          <w:rFonts w:ascii="Courier New" w:eastAsia="Times New Roman" w:hAnsi="Courier New" w:cs="Courier New"/>
          <w:color w:val="37474F"/>
        </w:rPr>
        <w:t>boolean</w:t>
      </w:r>
      <w:proofErr w:type="spellEnd"/>
    </w:p>
    <w:p w:rsidR="00E850AE" w:rsidRPr="00E850AE" w:rsidRDefault="0076411C" w:rsidP="00E850AE">
      <w:pPr>
        <w:numPr>
          <w:ilvl w:val="2"/>
          <w:numId w:val="1"/>
        </w:numPr>
        <w:bidi w:val="0"/>
        <w:spacing w:beforeAutospacing="1" w:after="0" w:line="240" w:lineRule="auto"/>
        <w:ind w:left="1350"/>
        <w:rPr>
          <w:rFonts w:ascii="IRANSans" w:eastAsia="Times New Roman" w:hAnsi="IRANSans" w:cs="B Nazanin"/>
          <w:sz w:val="26"/>
          <w:szCs w:val="26"/>
        </w:rPr>
      </w:pPr>
      <w:hyperlink r:id="rId81" w:anchor="Config.yearPicker.titleFormat" w:history="1"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.</w:t>
        </w:r>
        <w:proofErr w:type="spellStart"/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titleFormat</w:t>
        </w:r>
        <w:proofErr w:type="spellEnd"/>
      </w:hyperlink>
      <w:r w:rsidR="00E850AE" w:rsidRPr="00E850AE">
        <w:rPr>
          <w:rFonts w:ascii="IRANSans" w:eastAsia="Times New Roman" w:hAnsi="IRANSans" w:cs="B Nazanin"/>
          <w:sz w:val="26"/>
          <w:szCs w:val="26"/>
        </w:rPr>
        <w:t> : </w:t>
      </w:r>
      <w:r w:rsidR="00E850AE" w:rsidRPr="00E850AE">
        <w:rPr>
          <w:rFonts w:ascii="Courier New" w:eastAsia="Times New Roman" w:hAnsi="Courier New" w:cs="Courier New"/>
          <w:color w:val="37474F"/>
        </w:rPr>
        <w:t>string</w:t>
      </w:r>
    </w:p>
    <w:p w:rsidR="00E850AE" w:rsidRPr="00E850AE" w:rsidRDefault="0076411C" w:rsidP="00E850AE">
      <w:pPr>
        <w:numPr>
          <w:ilvl w:val="2"/>
          <w:numId w:val="1"/>
        </w:numPr>
        <w:bidi w:val="0"/>
        <w:spacing w:beforeAutospacing="1" w:after="0" w:line="240" w:lineRule="auto"/>
        <w:ind w:left="1350"/>
        <w:rPr>
          <w:rFonts w:ascii="IRANSans" w:eastAsia="Times New Roman" w:hAnsi="IRANSans" w:cs="B Nazanin"/>
          <w:sz w:val="26"/>
          <w:szCs w:val="26"/>
        </w:rPr>
      </w:pPr>
      <w:hyperlink r:id="rId82" w:anchor="Config.yearPicker.titleFormatter" w:history="1"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.</w:t>
        </w:r>
        <w:proofErr w:type="spellStart"/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titleFormatter</w:t>
        </w:r>
        <w:proofErr w:type="spellEnd"/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(year)</w:t>
        </w:r>
      </w:hyperlink>
      <w:r w:rsidR="00E850AE" w:rsidRPr="00E850AE">
        <w:rPr>
          <w:rFonts w:ascii="IRANSans" w:eastAsia="Times New Roman" w:hAnsi="IRANSans" w:cs="B Nazanin"/>
          <w:sz w:val="26"/>
          <w:szCs w:val="26"/>
        </w:rPr>
        <w:t> </w:t>
      </w:r>
      <w:r w:rsidR="00E850AE" w:rsidRPr="00E850AE">
        <w:rPr>
          <w:rFonts w:ascii="Cambria Math" w:eastAsia="Times New Roman" w:hAnsi="Cambria Math" w:cs="Cambria Math"/>
          <w:sz w:val="26"/>
          <w:szCs w:val="26"/>
        </w:rPr>
        <w:t>⇒</w:t>
      </w:r>
      <w:r w:rsidR="00E850AE" w:rsidRPr="00E850AE">
        <w:rPr>
          <w:rFonts w:ascii="Times New Roman" w:eastAsia="Times New Roman" w:hAnsi="Times New Roman" w:cs="Times New Roman"/>
          <w:sz w:val="26"/>
          <w:szCs w:val="26"/>
        </w:rPr>
        <w:t> </w:t>
      </w:r>
      <w:r w:rsidR="00E850AE" w:rsidRPr="00E850AE">
        <w:rPr>
          <w:rFonts w:ascii="Courier New" w:eastAsia="Times New Roman" w:hAnsi="Courier New" w:cs="Courier New"/>
          <w:color w:val="37474F"/>
        </w:rPr>
        <w:t>string</w:t>
      </w:r>
    </w:p>
    <w:p w:rsidR="00E850AE" w:rsidRPr="00E850AE" w:rsidRDefault="0076411C" w:rsidP="00E850AE">
      <w:pPr>
        <w:numPr>
          <w:ilvl w:val="2"/>
          <w:numId w:val="1"/>
        </w:numPr>
        <w:bidi w:val="0"/>
        <w:spacing w:before="100" w:beforeAutospacing="1" w:after="0" w:line="240" w:lineRule="auto"/>
        <w:ind w:left="1350"/>
        <w:rPr>
          <w:rFonts w:ascii="IRANSans" w:eastAsia="Times New Roman" w:hAnsi="IRANSans" w:cs="B Nazanin"/>
          <w:sz w:val="26"/>
          <w:szCs w:val="26"/>
        </w:rPr>
      </w:pPr>
      <w:hyperlink r:id="rId83" w:anchor="Config.yearPicker.event_onSelect" w:history="1"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"</w:t>
        </w:r>
        <w:proofErr w:type="spellStart"/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onSelect</w:t>
        </w:r>
        <w:proofErr w:type="spellEnd"/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" (year)</w:t>
        </w:r>
      </w:hyperlink>
    </w:p>
    <w:p w:rsidR="00E850AE" w:rsidRPr="00E850AE" w:rsidRDefault="0076411C" w:rsidP="00E850AE">
      <w:pPr>
        <w:numPr>
          <w:ilvl w:val="1"/>
          <w:numId w:val="1"/>
        </w:numPr>
        <w:bidi w:val="0"/>
        <w:spacing w:beforeAutospacing="1" w:after="0" w:line="240" w:lineRule="auto"/>
        <w:ind w:left="900"/>
        <w:rPr>
          <w:rFonts w:ascii="IRANSans" w:eastAsia="Times New Roman" w:hAnsi="IRANSans" w:cs="B Nazanin"/>
          <w:sz w:val="26"/>
          <w:szCs w:val="26"/>
        </w:rPr>
      </w:pPr>
      <w:hyperlink r:id="rId84" w:anchor="Config.position" w:history="1"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.position</w:t>
        </w:r>
      </w:hyperlink>
      <w:r w:rsidR="00E850AE" w:rsidRPr="00E850AE">
        <w:rPr>
          <w:rFonts w:ascii="IRANSans" w:eastAsia="Times New Roman" w:hAnsi="IRANSans" w:cs="B Nazanin"/>
          <w:sz w:val="26"/>
          <w:szCs w:val="26"/>
        </w:rPr>
        <w:t> : </w:t>
      </w:r>
      <w:r w:rsidR="00E850AE" w:rsidRPr="00E850AE">
        <w:rPr>
          <w:rFonts w:ascii="Courier New" w:eastAsia="Times New Roman" w:hAnsi="Courier New" w:cs="Courier New"/>
          <w:color w:val="37474F"/>
        </w:rPr>
        <w:t>string</w:t>
      </w:r>
      <w:r w:rsidR="00E850AE" w:rsidRPr="00E850AE">
        <w:rPr>
          <w:rFonts w:ascii="IRANSans" w:eastAsia="Times New Roman" w:hAnsi="IRANSans" w:cs="B Nazanin"/>
          <w:sz w:val="26"/>
          <w:szCs w:val="26"/>
        </w:rPr>
        <w:t> | </w:t>
      </w:r>
      <w:r w:rsidR="00E850AE" w:rsidRPr="00E850AE">
        <w:rPr>
          <w:rFonts w:ascii="Courier New" w:eastAsia="Times New Roman" w:hAnsi="Courier New" w:cs="Courier New"/>
          <w:color w:val="37474F"/>
        </w:rPr>
        <w:t>array</w:t>
      </w:r>
    </w:p>
    <w:p w:rsidR="00E850AE" w:rsidRPr="00E850AE" w:rsidRDefault="0076411C" w:rsidP="00E850AE">
      <w:pPr>
        <w:numPr>
          <w:ilvl w:val="1"/>
          <w:numId w:val="1"/>
        </w:numPr>
        <w:bidi w:val="0"/>
        <w:spacing w:beforeAutospacing="1" w:after="0" w:line="240" w:lineRule="auto"/>
        <w:ind w:left="900"/>
        <w:rPr>
          <w:rFonts w:ascii="IRANSans" w:eastAsia="Times New Roman" w:hAnsi="IRANSans" w:cs="B Nazanin"/>
          <w:sz w:val="26"/>
          <w:szCs w:val="26"/>
        </w:rPr>
      </w:pPr>
      <w:hyperlink r:id="rId85" w:anchor="Config.autoClose" w:history="1"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.</w:t>
        </w:r>
        <w:proofErr w:type="spellStart"/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autoClose</w:t>
        </w:r>
        <w:proofErr w:type="spellEnd"/>
      </w:hyperlink>
      <w:r w:rsidR="00E850AE" w:rsidRPr="00E850AE">
        <w:rPr>
          <w:rFonts w:ascii="IRANSans" w:eastAsia="Times New Roman" w:hAnsi="IRANSans" w:cs="B Nazanin"/>
          <w:sz w:val="26"/>
          <w:szCs w:val="26"/>
        </w:rPr>
        <w:t> : </w:t>
      </w:r>
      <w:proofErr w:type="spellStart"/>
      <w:r w:rsidR="00E850AE" w:rsidRPr="00E850AE">
        <w:rPr>
          <w:rFonts w:ascii="Courier New" w:eastAsia="Times New Roman" w:hAnsi="Courier New" w:cs="Courier New"/>
          <w:color w:val="37474F"/>
        </w:rPr>
        <w:t>boolean</w:t>
      </w:r>
      <w:proofErr w:type="spellEnd"/>
    </w:p>
    <w:p w:rsidR="00E850AE" w:rsidRPr="00E850AE" w:rsidRDefault="0076411C" w:rsidP="00E850AE">
      <w:pPr>
        <w:numPr>
          <w:ilvl w:val="1"/>
          <w:numId w:val="1"/>
        </w:numPr>
        <w:bidi w:val="0"/>
        <w:spacing w:beforeAutospacing="1" w:after="0" w:line="240" w:lineRule="auto"/>
        <w:ind w:left="900"/>
        <w:rPr>
          <w:rFonts w:ascii="IRANSans" w:eastAsia="Times New Roman" w:hAnsi="IRANSans" w:cs="B Nazanin"/>
          <w:sz w:val="26"/>
          <w:szCs w:val="26"/>
        </w:rPr>
      </w:pPr>
      <w:hyperlink r:id="rId86" w:anchor="Config.template" w:history="1"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.template</w:t>
        </w:r>
      </w:hyperlink>
      <w:r w:rsidR="00E850AE" w:rsidRPr="00E850AE">
        <w:rPr>
          <w:rFonts w:ascii="IRANSans" w:eastAsia="Times New Roman" w:hAnsi="IRANSans" w:cs="B Nazanin"/>
          <w:sz w:val="26"/>
          <w:szCs w:val="26"/>
        </w:rPr>
        <w:t> : </w:t>
      </w:r>
      <w:r w:rsidR="00E850AE" w:rsidRPr="00E850AE">
        <w:rPr>
          <w:rFonts w:ascii="Courier New" w:eastAsia="Times New Roman" w:hAnsi="Courier New" w:cs="Courier New"/>
          <w:color w:val="37474F"/>
        </w:rPr>
        <w:t>string</w:t>
      </w:r>
    </w:p>
    <w:p w:rsidR="00E850AE" w:rsidRPr="00E850AE" w:rsidRDefault="0076411C" w:rsidP="00E850AE">
      <w:pPr>
        <w:numPr>
          <w:ilvl w:val="1"/>
          <w:numId w:val="1"/>
        </w:numPr>
        <w:bidi w:val="0"/>
        <w:spacing w:beforeAutospacing="1" w:after="0" w:line="240" w:lineRule="auto"/>
        <w:ind w:left="900"/>
        <w:rPr>
          <w:rFonts w:ascii="IRANSans" w:eastAsia="Times New Roman" w:hAnsi="IRANSans" w:cs="B Nazanin"/>
          <w:sz w:val="26"/>
          <w:szCs w:val="26"/>
        </w:rPr>
      </w:pPr>
      <w:hyperlink r:id="rId87" w:anchor="Config.observer" w:history="1"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.observer</w:t>
        </w:r>
      </w:hyperlink>
      <w:r w:rsidR="00E850AE" w:rsidRPr="00E850AE">
        <w:rPr>
          <w:rFonts w:ascii="IRANSans" w:eastAsia="Times New Roman" w:hAnsi="IRANSans" w:cs="B Nazanin"/>
          <w:sz w:val="26"/>
          <w:szCs w:val="26"/>
        </w:rPr>
        <w:t> : </w:t>
      </w:r>
      <w:proofErr w:type="spellStart"/>
      <w:r w:rsidR="00E850AE" w:rsidRPr="00E850AE">
        <w:rPr>
          <w:rFonts w:ascii="Courier New" w:eastAsia="Times New Roman" w:hAnsi="Courier New" w:cs="Courier New"/>
          <w:color w:val="37474F"/>
        </w:rPr>
        <w:t>boolean</w:t>
      </w:r>
      <w:proofErr w:type="spellEnd"/>
    </w:p>
    <w:p w:rsidR="00E850AE" w:rsidRPr="00E850AE" w:rsidRDefault="0076411C" w:rsidP="00E850AE">
      <w:pPr>
        <w:numPr>
          <w:ilvl w:val="1"/>
          <w:numId w:val="1"/>
        </w:numPr>
        <w:bidi w:val="0"/>
        <w:spacing w:beforeAutospacing="1" w:after="0" w:line="240" w:lineRule="auto"/>
        <w:ind w:left="900"/>
        <w:rPr>
          <w:rFonts w:ascii="IRANSans" w:eastAsia="Times New Roman" w:hAnsi="IRANSans" w:cs="B Nazanin"/>
          <w:sz w:val="26"/>
          <w:szCs w:val="26"/>
        </w:rPr>
      </w:pPr>
      <w:hyperlink r:id="rId88" w:anchor="Config.inputDelay" w:history="1"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.</w:t>
        </w:r>
        <w:proofErr w:type="spellStart"/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inputDelay</w:t>
        </w:r>
        <w:proofErr w:type="spellEnd"/>
      </w:hyperlink>
      <w:r w:rsidR="00E850AE" w:rsidRPr="00E850AE">
        <w:rPr>
          <w:rFonts w:ascii="IRANSans" w:eastAsia="Times New Roman" w:hAnsi="IRANSans" w:cs="B Nazanin"/>
          <w:sz w:val="26"/>
          <w:szCs w:val="26"/>
        </w:rPr>
        <w:t> : </w:t>
      </w:r>
      <w:r w:rsidR="00E850AE" w:rsidRPr="00E850AE">
        <w:rPr>
          <w:rFonts w:ascii="Courier New" w:eastAsia="Times New Roman" w:hAnsi="Courier New" w:cs="Courier New"/>
          <w:color w:val="37474F"/>
        </w:rPr>
        <w:t>number</w:t>
      </w:r>
    </w:p>
    <w:p w:rsidR="00E850AE" w:rsidRPr="00E850AE" w:rsidRDefault="0076411C" w:rsidP="00E850AE">
      <w:pPr>
        <w:numPr>
          <w:ilvl w:val="1"/>
          <w:numId w:val="1"/>
        </w:numPr>
        <w:bidi w:val="0"/>
        <w:spacing w:before="100" w:beforeAutospacing="1" w:after="120" w:line="240" w:lineRule="auto"/>
        <w:ind w:left="900"/>
        <w:rPr>
          <w:rFonts w:ascii="IRANSans" w:eastAsia="Times New Roman" w:hAnsi="IRANSans" w:cs="B Nazanin"/>
          <w:sz w:val="26"/>
          <w:szCs w:val="26"/>
        </w:rPr>
      </w:pPr>
      <w:hyperlink r:id="rId89" w:anchor="Config.formatter" w:history="1"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.formatter(</w:t>
        </w:r>
        <w:proofErr w:type="spellStart"/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unixDate</w:t>
        </w:r>
        <w:proofErr w:type="spellEnd"/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)</w:t>
        </w:r>
      </w:hyperlink>
    </w:p>
    <w:p w:rsidR="00E850AE" w:rsidRPr="00E850AE" w:rsidRDefault="0076411C" w:rsidP="00E850AE">
      <w:pPr>
        <w:numPr>
          <w:ilvl w:val="1"/>
          <w:numId w:val="1"/>
        </w:numPr>
        <w:bidi w:val="0"/>
        <w:spacing w:before="100" w:beforeAutospacing="1" w:after="120" w:line="240" w:lineRule="auto"/>
        <w:ind w:left="900"/>
        <w:rPr>
          <w:rFonts w:ascii="IRANSans" w:eastAsia="Times New Roman" w:hAnsi="IRANSans" w:cs="B Nazanin"/>
          <w:sz w:val="26"/>
          <w:szCs w:val="26"/>
        </w:rPr>
      </w:pPr>
      <w:hyperlink r:id="rId90" w:anchor="Config.altFieldFormatter" w:history="1"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.</w:t>
        </w:r>
        <w:proofErr w:type="spellStart"/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altFieldFormatter</w:t>
        </w:r>
        <w:proofErr w:type="spellEnd"/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(</w:t>
        </w:r>
        <w:proofErr w:type="spellStart"/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unixDate</w:t>
        </w:r>
        <w:proofErr w:type="spellEnd"/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)</w:t>
        </w:r>
      </w:hyperlink>
    </w:p>
    <w:p w:rsidR="00E850AE" w:rsidRPr="00E850AE" w:rsidRDefault="0076411C" w:rsidP="00E850AE">
      <w:pPr>
        <w:numPr>
          <w:ilvl w:val="1"/>
          <w:numId w:val="1"/>
        </w:numPr>
        <w:bidi w:val="0"/>
        <w:spacing w:beforeAutospacing="1" w:after="0" w:line="240" w:lineRule="auto"/>
        <w:ind w:left="900"/>
        <w:rPr>
          <w:rFonts w:ascii="IRANSans" w:eastAsia="Times New Roman" w:hAnsi="IRANSans" w:cs="B Nazanin"/>
          <w:sz w:val="26"/>
          <w:szCs w:val="26"/>
        </w:rPr>
      </w:pPr>
      <w:hyperlink r:id="rId91" w:anchor="Config.checkDate" w:history="1"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.</w:t>
        </w:r>
        <w:proofErr w:type="spellStart"/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checkDate</w:t>
        </w:r>
        <w:proofErr w:type="spellEnd"/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()</w:t>
        </w:r>
      </w:hyperlink>
      <w:r w:rsidR="00E850AE" w:rsidRPr="00E850AE">
        <w:rPr>
          <w:rFonts w:ascii="IRANSans" w:eastAsia="Times New Roman" w:hAnsi="IRANSans" w:cs="B Nazanin"/>
          <w:sz w:val="26"/>
          <w:szCs w:val="26"/>
        </w:rPr>
        <w:t> : </w:t>
      </w:r>
      <w:r w:rsidR="00E850AE" w:rsidRPr="00E850AE">
        <w:rPr>
          <w:rFonts w:ascii="Courier New" w:eastAsia="Times New Roman" w:hAnsi="Courier New" w:cs="Courier New"/>
          <w:color w:val="37474F"/>
        </w:rPr>
        <w:t>function</w:t>
      </w:r>
    </w:p>
    <w:p w:rsidR="00E850AE" w:rsidRPr="00E850AE" w:rsidRDefault="0076411C" w:rsidP="00E850AE">
      <w:pPr>
        <w:numPr>
          <w:ilvl w:val="1"/>
          <w:numId w:val="1"/>
        </w:numPr>
        <w:bidi w:val="0"/>
        <w:spacing w:beforeAutospacing="1" w:after="0" w:line="240" w:lineRule="auto"/>
        <w:ind w:left="900"/>
        <w:rPr>
          <w:rFonts w:ascii="IRANSans" w:eastAsia="Times New Roman" w:hAnsi="IRANSans" w:cs="B Nazanin"/>
          <w:sz w:val="26"/>
          <w:szCs w:val="26"/>
        </w:rPr>
      </w:pPr>
      <w:hyperlink r:id="rId92" w:anchor="Config.checkMonth" w:history="1"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.</w:t>
        </w:r>
        <w:proofErr w:type="spellStart"/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checkMonth</w:t>
        </w:r>
        <w:proofErr w:type="spellEnd"/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()</w:t>
        </w:r>
      </w:hyperlink>
      <w:r w:rsidR="00E850AE" w:rsidRPr="00E850AE">
        <w:rPr>
          <w:rFonts w:ascii="IRANSans" w:eastAsia="Times New Roman" w:hAnsi="IRANSans" w:cs="B Nazanin"/>
          <w:sz w:val="26"/>
          <w:szCs w:val="26"/>
        </w:rPr>
        <w:t> : </w:t>
      </w:r>
      <w:r w:rsidR="00E850AE" w:rsidRPr="00E850AE">
        <w:rPr>
          <w:rFonts w:ascii="Courier New" w:eastAsia="Times New Roman" w:hAnsi="Courier New" w:cs="Courier New"/>
          <w:color w:val="37474F"/>
        </w:rPr>
        <w:t>function</w:t>
      </w:r>
    </w:p>
    <w:p w:rsidR="00E850AE" w:rsidRPr="00E850AE" w:rsidRDefault="0076411C" w:rsidP="00E850AE">
      <w:pPr>
        <w:numPr>
          <w:ilvl w:val="1"/>
          <w:numId w:val="1"/>
        </w:numPr>
        <w:bidi w:val="0"/>
        <w:spacing w:beforeAutospacing="1" w:after="0" w:line="240" w:lineRule="auto"/>
        <w:ind w:left="900"/>
        <w:rPr>
          <w:rFonts w:ascii="IRANSans" w:eastAsia="Times New Roman" w:hAnsi="IRANSans" w:cs="B Nazanin"/>
          <w:sz w:val="26"/>
          <w:szCs w:val="26"/>
        </w:rPr>
      </w:pPr>
      <w:hyperlink r:id="rId93" w:anchor="Config.checkYear" w:history="1"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.</w:t>
        </w:r>
        <w:proofErr w:type="spellStart"/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checkYear</w:t>
        </w:r>
        <w:proofErr w:type="spellEnd"/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()</w:t>
        </w:r>
      </w:hyperlink>
      <w:r w:rsidR="00E850AE" w:rsidRPr="00E850AE">
        <w:rPr>
          <w:rFonts w:ascii="IRANSans" w:eastAsia="Times New Roman" w:hAnsi="IRANSans" w:cs="B Nazanin"/>
          <w:sz w:val="26"/>
          <w:szCs w:val="26"/>
        </w:rPr>
        <w:t> : </w:t>
      </w:r>
      <w:r w:rsidR="00E850AE" w:rsidRPr="00E850AE">
        <w:rPr>
          <w:rFonts w:ascii="Courier New" w:eastAsia="Times New Roman" w:hAnsi="Courier New" w:cs="Courier New"/>
          <w:color w:val="37474F"/>
        </w:rPr>
        <w:t>function</w:t>
      </w:r>
    </w:p>
    <w:p w:rsidR="00E850AE" w:rsidRPr="00E850AE" w:rsidRDefault="0076411C" w:rsidP="00E850AE">
      <w:pPr>
        <w:numPr>
          <w:ilvl w:val="1"/>
          <w:numId w:val="1"/>
        </w:numPr>
        <w:bidi w:val="0"/>
        <w:spacing w:before="100" w:beforeAutospacing="1" w:after="120" w:line="240" w:lineRule="auto"/>
        <w:ind w:left="900"/>
        <w:rPr>
          <w:rFonts w:ascii="IRANSans" w:eastAsia="Times New Roman" w:hAnsi="IRANSans" w:cs="B Nazanin"/>
          <w:sz w:val="26"/>
          <w:szCs w:val="26"/>
        </w:rPr>
      </w:pPr>
      <w:hyperlink r:id="rId94" w:anchor="Config.event_onSelect" w:history="1"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"</w:t>
        </w:r>
        <w:proofErr w:type="spellStart"/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onSelect</w:t>
        </w:r>
        <w:proofErr w:type="spellEnd"/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" (</w:t>
        </w:r>
        <w:proofErr w:type="spellStart"/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unixDate</w:t>
        </w:r>
        <w:proofErr w:type="spellEnd"/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)</w:t>
        </w:r>
      </w:hyperlink>
    </w:p>
    <w:p w:rsidR="00E850AE" w:rsidRPr="00E850AE" w:rsidRDefault="0076411C" w:rsidP="00E850AE">
      <w:pPr>
        <w:numPr>
          <w:ilvl w:val="1"/>
          <w:numId w:val="1"/>
        </w:numPr>
        <w:bidi w:val="0"/>
        <w:spacing w:before="100" w:beforeAutospacing="1" w:after="120" w:line="240" w:lineRule="auto"/>
        <w:ind w:left="900"/>
        <w:rPr>
          <w:rFonts w:ascii="IRANSans" w:eastAsia="Times New Roman" w:hAnsi="IRANSans" w:cs="B Nazanin"/>
          <w:sz w:val="26"/>
          <w:szCs w:val="26"/>
        </w:rPr>
      </w:pPr>
      <w:hyperlink r:id="rId95" w:anchor="Config.event_onSet" w:history="1"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"</w:t>
        </w:r>
        <w:proofErr w:type="spellStart"/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onSet</w:t>
        </w:r>
        <w:proofErr w:type="spellEnd"/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" (</w:t>
        </w:r>
        <w:proofErr w:type="spellStart"/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unixDate</w:t>
        </w:r>
        <w:proofErr w:type="spellEnd"/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)</w:t>
        </w:r>
      </w:hyperlink>
    </w:p>
    <w:p w:rsidR="00E850AE" w:rsidRPr="00E850AE" w:rsidRDefault="0076411C" w:rsidP="00E850AE">
      <w:pPr>
        <w:numPr>
          <w:ilvl w:val="1"/>
          <w:numId w:val="1"/>
        </w:numPr>
        <w:bidi w:val="0"/>
        <w:spacing w:before="100" w:beforeAutospacing="1" w:after="120" w:line="240" w:lineRule="auto"/>
        <w:ind w:left="900"/>
        <w:rPr>
          <w:rFonts w:ascii="IRANSans" w:eastAsia="Times New Roman" w:hAnsi="IRANSans" w:cs="B Nazanin"/>
          <w:sz w:val="26"/>
          <w:szCs w:val="26"/>
        </w:rPr>
      </w:pPr>
      <w:hyperlink r:id="rId96" w:anchor="Config.event_onShow" w:history="1"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"</w:t>
        </w:r>
        <w:proofErr w:type="spellStart"/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onShow</w:t>
        </w:r>
        <w:proofErr w:type="spellEnd"/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"</w:t>
        </w:r>
      </w:hyperlink>
    </w:p>
    <w:p w:rsidR="00E850AE" w:rsidRPr="00E850AE" w:rsidRDefault="0076411C" w:rsidP="00E850AE">
      <w:pPr>
        <w:numPr>
          <w:ilvl w:val="1"/>
          <w:numId w:val="1"/>
        </w:numPr>
        <w:bidi w:val="0"/>
        <w:spacing w:before="100" w:beforeAutospacing="1" w:after="120" w:line="240" w:lineRule="auto"/>
        <w:ind w:left="900"/>
        <w:rPr>
          <w:rFonts w:ascii="IRANSans" w:eastAsia="Times New Roman" w:hAnsi="IRANSans" w:cs="B Nazanin"/>
          <w:sz w:val="26"/>
          <w:szCs w:val="26"/>
        </w:rPr>
      </w:pPr>
      <w:hyperlink r:id="rId97" w:anchor="Config.event_onHide" w:history="1"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"</w:t>
        </w:r>
        <w:proofErr w:type="spellStart"/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onHide</w:t>
        </w:r>
        <w:proofErr w:type="spellEnd"/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"</w:t>
        </w:r>
      </w:hyperlink>
    </w:p>
    <w:p w:rsidR="00E850AE" w:rsidRPr="00E850AE" w:rsidRDefault="0076411C" w:rsidP="00E850AE">
      <w:pPr>
        <w:numPr>
          <w:ilvl w:val="1"/>
          <w:numId w:val="1"/>
        </w:numPr>
        <w:bidi w:val="0"/>
        <w:spacing w:before="100" w:beforeAutospacing="1" w:after="120" w:line="240" w:lineRule="auto"/>
        <w:ind w:left="900"/>
        <w:rPr>
          <w:rFonts w:ascii="IRANSans" w:eastAsia="Times New Roman" w:hAnsi="IRANSans" w:cs="B Nazanin"/>
          <w:sz w:val="26"/>
          <w:szCs w:val="26"/>
        </w:rPr>
      </w:pPr>
      <w:hyperlink r:id="rId98" w:anchor="Config.event_onToggle" w:history="1"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"</w:t>
        </w:r>
        <w:proofErr w:type="spellStart"/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onToggle</w:t>
        </w:r>
        <w:proofErr w:type="spellEnd"/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"</w:t>
        </w:r>
      </w:hyperlink>
    </w:p>
    <w:p w:rsidR="00E850AE" w:rsidRPr="00E850AE" w:rsidRDefault="0076411C" w:rsidP="00E850AE">
      <w:pPr>
        <w:numPr>
          <w:ilvl w:val="1"/>
          <w:numId w:val="1"/>
        </w:numPr>
        <w:bidi w:val="0"/>
        <w:spacing w:before="100" w:beforeAutospacing="1" w:after="0" w:line="240" w:lineRule="auto"/>
        <w:ind w:left="900"/>
        <w:rPr>
          <w:rFonts w:ascii="IRANSans" w:eastAsia="Times New Roman" w:hAnsi="IRANSans" w:cs="B Nazanin"/>
          <w:sz w:val="26"/>
          <w:szCs w:val="26"/>
        </w:rPr>
      </w:pPr>
      <w:hyperlink r:id="rId99" w:anchor="Config.event_onDestroy" w:history="1"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"</w:t>
        </w:r>
        <w:proofErr w:type="spellStart"/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onDestroy</w:t>
        </w:r>
        <w:proofErr w:type="spellEnd"/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"</w:t>
        </w:r>
      </w:hyperlink>
    </w:p>
    <w:p w:rsidR="00E850AE" w:rsidRPr="00E850AE" w:rsidRDefault="00E850AE" w:rsidP="00E850AE">
      <w:pPr>
        <w:bidi w:val="0"/>
        <w:spacing w:beforeAutospacing="1" w:after="0" w:afterAutospacing="1" w:line="240" w:lineRule="auto"/>
        <w:outlineLvl w:val="1"/>
        <w:rPr>
          <w:rFonts w:ascii="IRANSans" w:eastAsia="Times New Roman" w:hAnsi="IRANSans" w:cs="B Nazanin"/>
          <w:spacing w:val="-2"/>
          <w:sz w:val="36"/>
          <w:szCs w:val="36"/>
        </w:rPr>
      </w:pPr>
      <w:bookmarkStart w:id="4" w:name="Config.calendarType"/>
      <w:bookmarkEnd w:id="4"/>
      <w:proofErr w:type="spellStart"/>
      <w:proofErr w:type="gramStart"/>
      <w:r w:rsidRPr="00E850AE">
        <w:rPr>
          <w:rFonts w:ascii="IRANSans" w:eastAsia="Times New Roman" w:hAnsi="IRANSans" w:cs="B Nazanin"/>
          <w:spacing w:val="-2"/>
          <w:sz w:val="36"/>
          <w:szCs w:val="36"/>
        </w:rPr>
        <w:t>Config.calendarType</w:t>
      </w:r>
      <w:proofErr w:type="spellEnd"/>
      <w:r w:rsidRPr="00E850AE">
        <w:rPr>
          <w:rFonts w:ascii="IRANSans" w:eastAsia="Times New Roman" w:hAnsi="IRANSans" w:cs="B Nazanin"/>
          <w:spacing w:val="-2"/>
          <w:sz w:val="36"/>
          <w:szCs w:val="36"/>
        </w:rPr>
        <w:t xml:space="preserve"> :</w:t>
      </w:r>
      <w:proofErr w:type="gramEnd"/>
      <w:r w:rsidRPr="00E850AE">
        <w:rPr>
          <w:rFonts w:ascii="IRANSans" w:eastAsia="Times New Roman" w:hAnsi="IRANSans" w:cs="B Nazanin"/>
          <w:spacing w:val="-2"/>
          <w:sz w:val="36"/>
          <w:szCs w:val="36"/>
        </w:rPr>
        <w:t> </w:t>
      </w:r>
      <w:r w:rsidRPr="00E850AE">
        <w:rPr>
          <w:rFonts w:ascii="Courier New" w:eastAsia="Times New Roman" w:hAnsi="Courier New" w:cs="Courier New"/>
          <w:color w:val="37474F"/>
          <w:spacing w:val="-2"/>
          <w:sz w:val="35"/>
        </w:rPr>
        <w:t>string</w:t>
      </w:r>
      <w:hyperlink r:id="rId100" w:anchor="configcalendartype-string" w:tooltip="Permanent link" w:history="1">
        <w:r w:rsidRPr="00E850AE">
          <w:rPr>
            <w:rFonts w:ascii="IRANSans" w:eastAsia="Times New Roman" w:hAnsi="IRANSans" w:cs="B Nazanin"/>
            <w:color w:val="0000FF"/>
            <w:spacing w:val="-2"/>
            <w:sz w:val="36"/>
            <w:szCs w:val="36"/>
            <w:u w:val="single"/>
          </w:rPr>
          <w:t>¶</w:t>
        </w:r>
      </w:hyperlink>
    </w:p>
    <w:p w:rsidR="00E850AE" w:rsidRPr="00E850AE" w:rsidRDefault="00E850AE" w:rsidP="00E850AE">
      <w:pPr>
        <w:bidi w:val="0"/>
        <w:spacing w:before="240" w:after="240" w:line="240" w:lineRule="auto"/>
        <w:rPr>
          <w:rFonts w:ascii="IRANSans" w:eastAsia="Times New Roman" w:hAnsi="IRANSans" w:cs="B Nazanin"/>
          <w:sz w:val="26"/>
          <w:szCs w:val="26"/>
        </w:rPr>
      </w:pPr>
      <w:proofErr w:type="gramStart"/>
      <w:r w:rsidRPr="00E850AE">
        <w:rPr>
          <w:rFonts w:ascii="IRANSans" w:eastAsia="Times New Roman" w:hAnsi="IRANSans" w:cs="B Nazanin"/>
          <w:sz w:val="26"/>
          <w:szCs w:val="26"/>
        </w:rPr>
        <w:t>set</w:t>
      </w:r>
      <w:proofErr w:type="gramEnd"/>
      <w:r w:rsidRPr="00E850AE">
        <w:rPr>
          <w:rFonts w:ascii="IRANSans" w:eastAsia="Times New Roman" w:hAnsi="IRANSans" w:cs="B Nazanin"/>
          <w:sz w:val="26"/>
          <w:szCs w:val="26"/>
        </w:rPr>
        <w:t xml:space="preserve"> default calendar mode of </w:t>
      </w:r>
      <w:proofErr w:type="spellStart"/>
      <w:r w:rsidRPr="00E850AE">
        <w:rPr>
          <w:rFonts w:ascii="IRANSans" w:eastAsia="Times New Roman" w:hAnsi="IRANSans" w:cs="B Nazanin"/>
          <w:sz w:val="26"/>
          <w:szCs w:val="26"/>
        </w:rPr>
        <w:t>datepicker</w:t>
      </w:r>
      <w:proofErr w:type="spellEnd"/>
      <w:r w:rsidRPr="00E850AE">
        <w:rPr>
          <w:rFonts w:ascii="IRANSans" w:eastAsia="Times New Roman" w:hAnsi="IRANSans" w:cs="B Nazanin"/>
          <w:sz w:val="26"/>
          <w:szCs w:val="26"/>
        </w:rPr>
        <w:t>, available options: '</w:t>
      </w:r>
      <w:proofErr w:type="spellStart"/>
      <w:r w:rsidRPr="00E850AE">
        <w:rPr>
          <w:rFonts w:ascii="IRANSans" w:eastAsia="Times New Roman" w:hAnsi="IRANSans" w:cs="B Nazanin"/>
          <w:sz w:val="26"/>
          <w:szCs w:val="26"/>
        </w:rPr>
        <w:t>persian</w:t>
      </w:r>
      <w:proofErr w:type="spellEnd"/>
      <w:r w:rsidRPr="00E850AE">
        <w:rPr>
          <w:rFonts w:ascii="IRANSans" w:eastAsia="Times New Roman" w:hAnsi="IRANSans" w:cs="B Nazanin"/>
          <w:sz w:val="26"/>
          <w:szCs w:val="26"/>
        </w:rPr>
        <w:t>', '</w:t>
      </w:r>
      <w:proofErr w:type="spellStart"/>
      <w:r w:rsidRPr="00E850AE">
        <w:rPr>
          <w:rFonts w:ascii="IRANSans" w:eastAsia="Times New Roman" w:hAnsi="IRANSans" w:cs="B Nazanin"/>
          <w:sz w:val="26"/>
          <w:szCs w:val="26"/>
        </w:rPr>
        <w:t>gregorian</w:t>
      </w:r>
      <w:proofErr w:type="spellEnd"/>
      <w:r w:rsidRPr="00E850AE">
        <w:rPr>
          <w:rFonts w:ascii="IRANSans" w:eastAsia="Times New Roman" w:hAnsi="IRANSans" w:cs="B Nazanin"/>
          <w:sz w:val="26"/>
          <w:szCs w:val="26"/>
        </w:rPr>
        <w:t>'</w:t>
      </w:r>
    </w:p>
    <w:p w:rsidR="00E850AE" w:rsidRPr="00E850AE" w:rsidRDefault="00E850AE" w:rsidP="00E850AE">
      <w:pPr>
        <w:bidi w:val="0"/>
        <w:spacing w:after="0" w:line="240" w:lineRule="auto"/>
        <w:rPr>
          <w:rFonts w:ascii="IRANSans" w:eastAsia="Times New Roman" w:hAnsi="IRANSans" w:cs="B Nazanin"/>
          <w:sz w:val="26"/>
          <w:szCs w:val="26"/>
        </w:rPr>
      </w:pPr>
      <w:r w:rsidRPr="00E850AE">
        <w:rPr>
          <w:rFonts w:ascii="IRANSans" w:eastAsia="Times New Roman" w:hAnsi="IRANSans" w:cs="B Nazanin"/>
          <w:b/>
          <w:bCs/>
          <w:sz w:val="26"/>
        </w:rPr>
        <w:lastRenderedPageBreak/>
        <w:t>Kind</w:t>
      </w:r>
      <w:r w:rsidRPr="00E850AE">
        <w:rPr>
          <w:rFonts w:ascii="IRANSans" w:eastAsia="Times New Roman" w:hAnsi="IRANSans" w:cs="B Nazanin"/>
          <w:sz w:val="26"/>
          <w:szCs w:val="26"/>
        </w:rPr>
        <w:t>: static property of </w:t>
      </w:r>
      <w:proofErr w:type="spellStart"/>
      <w:r w:rsidRPr="00E850AE">
        <w:rPr>
          <w:rFonts w:ascii="IRANSans" w:eastAsia="Times New Roman" w:hAnsi="IRANSans" w:cs="B Nazanin"/>
          <w:sz w:val="26"/>
          <w:szCs w:val="26"/>
        </w:rPr>
        <w:fldChar w:fldCharType="begin"/>
      </w:r>
      <w:r w:rsidRPr="00E850AE">
        <w:rPr>
          <w:rFonts w:ascii="IRANSans" w:eastAsia="Times New Roman" w:hAnsi="IRANSans" w:cs="B Nazanin"/>
          <w:sz w:val="26"/>
          <w:szCs w:val="26"/>
        </w:rPr>
        <w:instrText xml:space="preserve"> HYPERLINK "http://babakhani.github.io/PersianWebToolkit/doc/datepicker/options/" \l "Config" </w:instrText>
      </w:r>
      <w:r w:rsidRPr="00E850AE">
        <w:rPr>
          <w:rFonts w:ascii="IRANSans" w:eastAsia="Times New Roman" w:hAnsi="IRANSans" w:cs="B Nazanin"/>
          <w:sz w:val="26"/>
          <w:szCs w:val="26"/>
        </w:rPr>
        <w:fldChar w:fldCharType="separate"/>
      </w:r>
      <w:r w:rsidRPr="00E850AE">
        <w:rPr>
          <w:rFonts w:ascii="Courier New" w:eastAsia="Times New Roman" w:hAnsi="Courier New" w:cs="Courier New"/>
          <w:color w:val="EF5350"/>
        </w:rPr>
        <w:t>Config</w:t>
      </w:r>
      <w:proofErr w:type="spellEnd"/>
      <w:r w:rsidRPr="00E850AE">
        <w:rPr>
          <w:rFonts w:ascii="IRANSans" w:eastAsia="Times New Roman" w:hAnsi="IRANSans" w:cs="B Nazanin"/>
          <w:sz w:val="26"/>
          <w:szCs w:val="26"/>
        </w:rPr>
        <w:fldChar w:fldCharType="end"/>
      </w:r>
      <w:r w:rsidRPr="00E850AE">
        <w:rPr>
          <w:rFonts w:ascii="IRANSans" w:eastAsia="Times New Roman" w:hAnsi="IRANSans" w:cs="B Nazanin"/>
          <w:sz w:val="26"/>
          <w:szCs w:val="26"/>
        </w:rPr>
        <w:br/>
      </w:r>
      <w:r w:rsidRPr="00E850AE">
        <w:rPr>
          <w:rFonts w:ascii="IRANSans" w:eastAsia="Times New Roman" w:hAnsi="IRANSans" w:cs="B Nazanin"/>
          <w:b/>
          <w:bCs/>
          <w:sz w:val="26"/>
        </w:rPr>
        <w:t>Default</w:t>
      </w:r>
      <w:r w:rsidRPr="00E850AE">
        <w:rPr>
          <w:rFonts w:ascii="IRANSans" w:eastAsia="Times New Roman" w:hAnsi="IRANSans" w:cs="B Nazanin"/>
          <w:sz w:val="26"/>
          <w:szCs w:val="26"/>
        </w:rPr>
        <w:t>: </w:t>
      </w:r>
      <w:r w:rsidRPr="00E850AE">
        <w:rPr>
          <w:rFonts w:ascii="Courier New" w:eastAsia="Times New Roman" w:hAnsi="Courier New" w:cs="Courier New"/>
          <w:color w:val="37474F"/>
        </w:rPr>
        <w:t>"'</w:t>
      </w:r>
      <w:proofErr w:type="spellStart"/>
      <w:r w:rsidRPr="00E850AE">
        <w:rPr>
          <w:rFonts w:ascii="Courier New" w:eastAsia="Times New Roman" w:hAnsi="Courier New" w:cs="Courier New"/>
          <w:color w:val="37474F"/>
        </w:rPr>
        <w:t>persian</w:t>
      </w:r>
      <w:proofErr w:type="spellEnd"/>
      <w:r w:rsidRPr="00E850AE">
        <w:rPr>
          <w:rFonts w:ascii="Courier New" w:eastAsia="Times New Roman" w:hAnsi="Courier New" w:cs="Courier New"/>
          <w:color w:val="37474F"/>
        </w:rPr>
        <w:t>'"</w:t>
      </w:r>
      <w:r w:rsidRPr="00E850AE">
        <w:rPr>
          <w:rFonts w:ascii="IRANSans" w:eastAsia="Times New Roman" w:hAnsi="IRANSans" w:cs="B Nazanin"/>
          <w:sz w:val="26"/>
          <w:szCs w:val="26"/>
        </w:rPr>
        <w:br/>
      </w:r>
      <w:r w:rsidRPr="00E850AE">
        <w:rPr>
          <w:rFonts w:ascii="IRANSans" w:eastAsia="Times New Roman" w:hAnsi="IRANSans" w:cs="B Nazanin"/>
          <w:b/>
          <w:bCs/>
          <w:sz w:val="26"/>
        </w:rPr>
        <w:t>Since</w:t>
      </w:r>
      <w:r w:rsidRPr="00E850AE">
        <w:rPr>
          <w:rFonts w:ascii="IRANSans" w:eastAsia="Times New Roman" w:hAnsi="IRANSans" w:cs="B Nazanin"/>
          <w:sz w:val="26"/>
          <w:szCs w:val="26"/>
        </w:rPr>
        <w:t>: 1.0.0</w:t>
      </w:r>
      <w:r w:rsidRPr="00E850AE">
        <w:rPr>
          <w:rFonts w:ascii="IRANSans" w:eastAsia="Times New Roman" w:hAnsi="IRANSans" w:cs="B Nazanin"/>
          <w:sz w:val="26"/>
          <w:szCs w:val="26"/>
        </w:rPr>
        <w:br/>
      </w:r>
      <w:bookmarkStart w:id="5" w:name="Config.calendar"/>
      <w:bookmarkEnd w:id="5"/>
    </w:p>
    <w:p w:rsidR="00E850AE" w:rsidRPr="00E850AE" w:rsidRDefault="00E850AE" w:rsidP="00E850AE">
      <w:pPr>
        <w:bidi w:val="0"/>
        <w:spacing w:beforeAutospacing="1" w:after="0" w:afterAutospacing="1" w:line="240" w:lineRule="auto"/>
        <w:outlineLvl w:val="1"/>
        <w:rPr>
          <w:rFonts w:ascii="IRANSans" w:eastAsia="Times New Roman" w:hAnsi="IRANSans" w:cs="B Nazanin"/>
          <w:spacing w:val="-2"/>
          <w:sz w:val="36"/>
          <w:szCs w:val="36"/>
        </w:rPr>
      </w:pPr>
      <w:proofErr w:type="spellStart"/>
      <w:proofErr w:type="gramStart"/>
      <w:r w:rsidRPr="00E850AE">
        <w:rPr>
          <w:rFonts w:ascii="IRANSans" w:eastAsia="Times New Roman" w:hAnsi="IRANSans" w:cs="B Nazanin"/>
          <w:spacing w:val="-2"/>
          <w:sz w:val="36"/>
          <w:szCs w:val="36"/>
        </w:rPr>
        <w:t>Config.calendar</w:t>
      </w:r>
      <w:proofErr w:type="spellEnd"/>
      <w:r w:rsidRPr="00E850AE">
        <w:rPr>
          <w:rFonts w:ascii="IRANSans" w:eastAsia="Times New Roman" w:hAnsi="IRANSans" w:cs="B Nazanin"/>
          <w:spacing w:val="-2"/>
          <w:sz w:val="36"/>
          <w:szCs w:val="36"/>
        </w:rPr>
        <w:t xml:space="preserve"> :</w:t>
      </w:r>
      <w:proofErr w:type="gramEnd"/>
      <w:r w:rsidRPr="00E850AE">
        <w:rPr>
          <w:rFonts w:ascii="IRANSans" w:eastAsia="Times New Roman" w:hAnsi="IRANSans" w:cs="B Nazanin"/>
          <w:spacing w:val="-2"/>
          <w:sz w:val="36"/>
          <w:szCs w:val="36"/>
        </w:rPr>
        <w:t> </w:t>
      </w:r>
      <w:r w:rsidRPr="00E850AE">
        <w:rPr>
          <w:rFonts w:ascii="Courier New" w:eastAsia="Times New Roman" w:hAnsi="Courier New" w:cs="Courier New"/>
          <w:color w:val="37474F"/>
          <w:spacing w:val="-2"/>
          <w:sz w:val="35"/>
        </w:rPr>
        <w:t>object</w:t>
      </w:r>
      <w:hyperlink r:id="rId101" w:anchor="configcalendar-object" w:tooltip="Permanent link" w:history="1">
        <w:r w:rsidRPr="00E850AE">
          <w:rPr>
            <w:rFonts w:ascii="IRANSans" w:eastAsia="Times New Roman" w:hAnsi="IRANSans" w:cs="B Nazanin"/>
            <w:color w:val="0000FF"/>
            <w:spacing w:val="-2"/>
            <w:sz w:val="36"/>
            <w:szCs w:val="36"/>
            <w:u w:val="single"/>
          </w:rPr>
          <w:t>¶</w:t>
        </w:r>
      </w:hyperlink>
    </w:p>
    <w:p w:rsidR="00E850AE" w:rsidRPr="00E850AE" w:rsidRDefault="00E850AE" w:rsidP="00E850AE">
      <w:pPr>
        <w:bidi w:val="0"/>
        <w:spacing w:before="240" w:after="240" w:line="240" w:lineRule="auto"/>
        <w:rPr>
          <w:rFonts w:ascii="IRANSans" w:eastAsia="Times New Roman" w:hAnsi="IRANSans" w:cs="B Nazanin"/>
          <w:sz w:val="26"/>
          <w:szCs w:val="26"/>
        </w:rPr>
      </w:pPr>
      <w:proofErr w:type="gramStart"/>
      <w:r w:rsidRPr="00E850AE">
        <w:rPr>
          <w:rFonts w:ascii="IRANSans" w:eastAsia="Times New Roman" w:hAnsi="IRANSans" w:cs="B Nazanin"/>
          <w:sz w:val="26"/>
          <w:szCs w:val="26"/>
        </w:rPr>
        <w:t>calendar</w:t>
      </w:r>
      <w:proofErr w:type="gramEnd"/>
      <w:r w:rsidRPr="00E850AE">
        <w:rPr>
          <w:rFonts w:ascii="IRANSans" w:eastAsia="Times New Roman" w:hAnsi="IRANSans" w:cs="B Nazanin"/>
          <w:sz w:val="26"/>
          <w:szCs w:val="26"/>
        </w:rPr>
        <w:t xml:space="preserve"> type and localization configuration</w:t>
      </w:r>
    </w:p>
    <w:p w:rsidR="00E850AE" w:rsidRPr="00E850AE" w:rsidRDefault="00E850AE" w:rsidP="00E850AE">
      <w:pPr>
        <w:bidi w:val="0"/>
        <w:spacing w:before="240" w:after="240" w:line="240" w:lineRule="auto"/>
        <w:rPr>
          <w:rFonts w:ascii="IRANSans" w:eastAsia="Times New Roman" w:hAnsi="IRANSans" w:cs="B Nazanin"/>
          <w:sz w:val="26"/>
          <w:szCs w:val="26"/>
        </w:rPr>
      </w:pPr>
      <w:r w:rsidRPr="00E850AE">
        <w:rPr>
          <w:rFonts w:ascii="IRANSans" w:eastAsia="Times New Roman" w:hAnsi="IRANSans" w:cs="B Nazanin"/>
          <w:b/>
          <w:bCs/>
          <w:sz w:val="26"/>
        </w:rPr>
        <w:t>Kind</w:t>
      </w:r>
      <w:r w:rsidRPr="00E850AE">
        <w:rPr>
          <w:rFonts w:ascii="IRANSans" w:eastAsia="Times New Roman" w:hAnsi="IRANSans" w:cs="B Nazanin"/>
          <w:sz w:val="26"/>
          <w:szCs w:val="26"/>
        </w:rPr>
        <w:t>: static property of </w:t>
      </w:r>
      <w:proofErr w:type="spellStart"/>
      <w:r w:rsidRPr="00E850AE">
        <w:rPr>
          <w:rFonts w:ascii="IRANSans" w:eastAsia="Times New Roman" w:hAnsi="IRANSans" w:cs="B Nazanin"/>
          <w:sz w:val="26"/>
          <w:szCs w:val="26"/>
        </w:rPr>
        <w:fldChar w:fldCharType="begin"/>
      </w:r>
      <w:r w:rsidRPr="00E850AE">
        <w:rPr>
          <w:rFonts w:ascii="IRANSans" w:eastAsia="Times New Roman" w:hAnsi="IRANSans" w:cs="B Nazanin"/>
          <w:sz w:val="26"/>
          <w:szCs w:val="26"/>
        </w:rPr>
        <w:instrText xml:space="preserve"> HYPERLINK "http://babakhani.github.io/PersianWebToolkit/doc/datepicker/options/" \l "Config" </w:instrText>
      </w:r>
      <w:r w:rsidRPr="00E850AE">
        <w:rPr>
          <w:rFonts w:ascii="IRANSans" w:eastAsia="Times New Roman" w:hAnsi="IRANSans" w:cs="B Nazanin"/>
          <w:sz w:val="26"/>
          <w:szCs w:val="26"/>
        </w:rPr>
        <w:fldChar w:fldCharType="separate"/>
      </w:r>
      <w:r w:rsidRPr="00E850AE">
        <w:rPr>
          <w:rFonts w:ascii="Courier New" w:eastAsia="Times New Roman" w:hAnsi="Courier New" w:cs="Courier New"/>
          <w:color w:val="EF5350"/>
        </w:rPr>
        <w:t>Config</w:t>
      </w:r>
      <w:proofErr w:type="spellEnd"/>
      <w:r w:rsidRPr="00E850AE">
        <w:rPr>
          <w:rFonts w:ascii="IRANSans" w:eastAsia="Times New Roman" w:hAnsi="IRANSans" w:cs="B Nazanin"/>
          <w:sz w:val="26"/>
          <w:szCs w:val="26"/>
        </w:rPr>
        <w:fldChar w:fldCharType="end"/>
      </w:r>
      <w:r w:rsidRPr="00E850AE">
        <w:rPr>
          <w:rFonts w:ascii="IRANSans" w:eastAsia="Times New Roman" w:hAnsi="IRANSans" w:cs="B Nazanin"/>
          <w:sz w:val="26"/>
          <w:szCs w:val="26"/>
        </w:rPr>
        <w:br/>
      </w:r>
      <w:r w:rsidRPr="00E850AE">
        <w:rPr>
          <w:rFonts w:ascii="IRANSans" w:eastAsia="Times New Roman" w:hAnsi="IRANSans" w:cs="B Nazanin"/>
          <w:b/>
          <w:bCs/>
          <w:sz w:val="26"/>
        </w:rPr>
        <w:t>Since</w:t>
      </w:r>
      <w:r w:rsidRPr="00E850AE">
        <w:rPr>
          <w:rFonts w:ascii="IRANSans" w:eastAsia="Times New Roman" w:hAnsi="IRANSans" w:cs="B Nazanin"/>
          <w:sz w:val="26"/>
          <w:szCs w:val="26"/>
        </w:rPr>
        <w:t>: 1.0.0</w:t>
      </w:r>
      <w:r w:rsidRPr="00E850AE">
        <w:rPr>
          <w:rFonts w:ascii="IRANSans" w:eastAsia="Times New Roman" w:hAnsi="IRANSans" w:cs="B Nazanin"/>
          <w:sz w:val="26"/>
          <w:szCs w:val="26"/>
        </w:rPr>
        <w:br/>
      </w:r>
      <w:r w:rsidRPr="00E850AE">
        <w:rPr>
          <w:rFonts w:ascii="IRANSans" w:eastAsia="Times New Roman" w:hAnsi="IRANSans" w:cs="B Nazanin"/>
          <w:b/>
          <w:bCs/>
          <w:sz w:val="26"/>
        </w:rPr>
        <w:t>Example</w:t>
      </w:r>
    </w:p>
    <w:p w:rsidR="00E850AE" w:rsidRPr="00E850AE" w:rsidRDefault="00E850AE" w:rsidP="00E85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textAlignment w:val="top"/>
        <w:rPr>
          <w:rFonts w:ascii="Courier New" w:eastAsia="Times New Roman" w:hAnsi="Courier New" w:cs="Courier New"/>
          <w:color w:val="37474F"/>
        </w:rPr>
      </w:pPr>
      <w:r w:rsidRPr="00E850AE">
        <w:rPr>
          <w:rFonts w:ascii="IRANSans" w:eastAsia="Times New Roman" w:hAnsi="IRANSans" w:cs="Courier New"/>
          <w:color w:val="37474F"/>
        </w:rPr>
        <w:t>{</w:t>
      </w:r>
    </w:p>
    <w:p w:rsidR="00E850AE" w:rsidRPr="00E850AE" w:rsidRDefault="00E850AE" w:rsidP="00E85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textAlignment w:val="top"/>
        <w:rPr>
          <w:rFonts w:ascii="Courier New" w:eastAsia="Times New Roman" w:hAnsi="Courier New" w:cs="Courier New"/>
          <w:color w:val="37474F"/>
        </w:rPr>
      </w:pPr>
      <w:r w:rsidRPr="00E850AE">
        <w:rPr>
          <w:rFonts w:ascii="Courier New" w:eastAsia="Times New Roman" w:hAnsi="Courier New" w:cs="Courier New"/>
          <w:color w:val="37474F"/>
        </w:rPr>
        <w:t xml:space="preserve">    </w:t>
      </w:r>
      <w:r w:rsidRPr="00E850AE">
        <w:rPr>
          <w:rFonts w:ascii="IRANSans" w:eastAsia="Times New Roman" w:hAnsi="IRANSans" w:cs="Courier New"/>
          <w:color w:val="0D904F"/>
        </w:rPr>
        <w:t>'</w:t>
      </w:r>
      <w:proofErr w:type="spellStart"/>
      <w:proofErr w:type="gramStart"/>
      <w:r w:rsidRPr="00E850AE">
        <w:rPr>
          <w:rFonts w:ascii="IRANSans" w:eastAsia="Times New Roman" w:hAnsi="IRANSans" w:cs="Courier New"/>
          <w:color w:val="0D904F"/>
        </w:rPr>
        <w:t>persian</w:t>
      </w:r>
      <w:proofErr w:type="spellEnd"/>
      <w:proofErr w:type="gramEnd"/>
      <w:r w:rsidRPr="00E850AE">
        <w:rPr>
          <w:rFonts w:ascii="IRANSans" w:eastAsia="Times New Roman" w:hAnsi="IRANSans" w:cs="Courier New"/>
          <w:color w:val="0D904F"/>
        </w:rPr>
        <w:t>'</w:t>
      </w:r>
      <w:r w:rsidRPr="00E850AE">
        <w:rPr>
          <w:rFonts w:ascii="IRANSans" w:eastAsia="Times New Roman" w:hAnsi="IRANSans" w:cs="Courier New"/>
          <w:color w:val="37474F"/>
        </w:rPr>
        <w:t>:</w:t>
      </w:r>
      <w:r w:rsidRPr="00E850AE">
        <w:rPr>
          <w:rFonts w:ascii="Courier New" w:eastAsia="Times New Roman" w:hAnsi="Courier New" w:cs="Courier New"/>
          <w:color w:val="37474F"/>
        </w:rPr>
        <w:t xml:space="preserve"> </w:t>
      </w:r>
      <w:r w:rsidRPr="00E850AE">
        <w:rPr>
          <w:rFonts w:ascii="IRANSans" w:eastAsia="Times New Roman" w:hAnsi="IRANSans" w:cs="Courier New"/>
          <w:color w:val="37474F"/>
        </w:rPr>
        <w:t>{</w:t>
      </w:r>
    </w:p>
    <w:p w:rsidR="00E850AE" w:rsidRPr="00E850AE" w:rsidRDefault="00E850AE" w:rsidP="00E85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textAlignment w:val="top"/>
        <w:rPr>
          <w:rFonts w:ascii="Courier New" w:eastAsia="Times New Roman" w:hAnsi="Courier New" w:cs="Courier New"/>
          <w:color w:val="37474F"/>
        </w:rPr>
      </w:pPr>
      <w:r w:rsidRPr="00E850AE">
        <w:rPr>
          <w:rFonts w:ascii="Courier New" w:eastAsia="Times New Roman" w:hAnsi="Courier New" w:cs="Courier New"/>
          <w:color w:val="37474F"/>
        </w:rPr>
        <w:t xml:space="preserve">        </w:t>
      </w:r>
      <w:r w:rsidRPr="00E850AE">
        <w:rPr>
          <w:rFonts w:ascii="IRANSans" w:eastAsia="Times New Roman" w:hAnsi="IRANSans" w:cs="Courier New"/>
          <w:color w:val="0D904F"/>
        </w:rPr>
        <w:t>'</w:t>
      </w:r>
      <w:proofErr w:type="gramStart"/>
      <w:r w:rsidRPr="00E850AE">
        <w:rPr>
          <w:rFonts w:ascii="IRANSans" w:eastAsia="Times New Roman" w:hAnsi="IRANSans" w:cs="Courier New"/>
          <w:color w:val="0D904F"/>
        </w:rPr>
        <w:t>locale</w:t>
      </w:r>
      <w:proofErr w:type="gramEnd"/>
      <w:r w:rsidRPr="00E850AE">
        <w:rPr>
          <w:rFonts w:ascii="IRANSans" w:eastAsia="Times New Roman" w:hAnsi="IRANSans" w:cs="Courier New"/>
          <w:color w:val="0D904F"/>
        </w:rPr>
        <w:t>'</w:t>
      </w:r>
      <w:r w:rsidRPr="00E850AE">
        <w:rPr>
          <w:rFonts w:ascii="IRANSans" w:eastAsia="Times New Roman" w:hAnsi="IRANSans" w:cs="Courier New"/>
          <w:color w:val="37474F"/>
        </w:rPr>
        <w:t>:</w:t>
      </w:r>
      <w:r w:rsidRPr="00E850AE">
        <w:rPr>
          <w:rFonts w:ascii="Courier New" w:eastAsia="Times New Roman" w:hAnsi="Courier New" w:cs="Courier New"/>
          <w:color w:val="37474F"/>
        </w:rPr>
        <w:t xml:space="preserve"> </w:t>
      </w:r>
      <w:r w:rsidRPr="00E850AE">
        <w:rPr>
          <w:rFonts w:ascii="IRANSans" w:eastAsia="Times New Roman" w:hAnsi="IRANSans" w:cs="Courier New"/>
          <w:color w:val="0D904F"/>
        </w:rPr>
        <w:t>'fa'</w:t>
      </w:r>
      <w:r w:rsidRPr="00E850AE">
        <w:rPr>
          <w:rFonts w:ascii="IRANSans" w:eastAsia="Times New Roman" w:hAnsi="IRANSans" w:cs="Courier New"/>
          <w:color w:val="37474F"/>
        </w:rPr>
        <w:t>,</w:t>
      </w:r>
    </w:p>
    <w:p w:rsidR="00E850AE" w:rsidRPr="00E850AE" w:rsidRDefault="00E850AE" w:rsidP="00E85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textAlignment w:val="top"/>
        <w:rPr>
          <w:rFonts w:ascii="Courier New" w:eastAsia="Times New Roman" w:hAnsi="Courier New" w:cs="Courier New"/>
          <w:color w:val="37474F"/>
        </w:rPr>
      </w:pPr>
      <w:r w:rsidRPr="00E850AE">
        <w:rPr>
          <w:rFonts w:ascii="Courier New" w:eastAsia="Times New Roman" w:hAnsi="Courier New" w:cs="Courier New"/>
          <w:color w:val="37474F"/>
        </w:rPr>
        <w:t xml:space="preserve">        </w:t>
      </w:r>
      <w:r w:rsidRPr="00E850AE">
        <w:rPr>
          <w:rFonts w:ascii="IRANSans" w:eastAsia="Times New Roman" w:hAnsi="IRANSans" w:cs="Courier New"/>
          <w:color w:val="0D904F"/>
        </w:rPr>
        <w:t>'</w:t>
      </w:r>
      <w:proofErr w:type="spellStart"/>
      <w:proofErr w:type="gramStart"/>
      <w:r w:rsidRPr="00E850AE">
        <w:rPr>
          <w:rFonts w:ascii="IRANSans" w:eastAsia="Times New Roman" w:hAnsi="IRANSans" w:cs="Courier New"/>
          <w:color w:val="0D904F"/>
        </w:rPr>
        <w:t>showHint</w:t>
      </w:r>
      <w:proofErr w:type="spellEnd"/>
      <w:proofErr w:type="gramEnd"/>
      <w:r w:rsidRPr="00E850AE">
        <w:rPr>
          <w:rFonts w:ascii="IRANSans" w:eastAsia="Times New Roman" w:hAnsi="IRANSans" w:cs="Courier New"/>
          <w:color w:val="0D904F"/>
        </w:rPr>
        <w:t>'</w:t>
      </w:r>
      <w:r w:rsidRPr="00E850AE">
        <w:rPr>
          <w:rFonts w:ascii="IRANSans" w:eastAsia="Times New Roman" w:hAnsi="IRANSans" w:cs="Courier New"/>
          <w:color w:val="37474F"/>
        </w:rPr>
        <w:t>:</w:t>
      </w:r>
      <w:r w:rsidRPr="00E850AE">
        <w:rPr>
          <w:rFonts w:ascii="Courier New" w:eastAsia="Times New Roman" w:hAnsi="Courier New" w:cs="Courier New"/>
          <w:color w:val="37474F"/>
        </w:rPr>
        <w:t xml:space="preserve"> </w:t>
      </w:r>
      <w:r w:rsidRPr="00E850AE">
        <w:rPr>
          <w:rFonts w:ascii="IRANSans" w:eastAsia="Times New Roman" w:hAnsi="IRANSans" w:cs="Courier New"/>
          <w:color w:val="A71D5D"/>
        </w:rPr>
        <w:t>false</w:t>
      </w:r>
      <w:r w:rsidRPr="00E850AE">
        <w:rPr>
          <w:rFonts w:ascii="IRANSans" w:eastAsia="Times New Roman" w:hAnsi="IRANSans" w:cs="Courier New"/>
          <w:color w:val="37474F"/>
        </w:rPr>
        <w:t>,</w:t>
      </w:r>
    </w:p>
    <w:p w:rsidR="00E850AE" w:rsidRPr="00E850AE" w:rsidRDefault="00E850AE" w:rsidP="00E85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textAlignment w:val="top"/>
        <w:rPr>
          <w:rFonts w:ascii="Courier New" w:eastAsia="Times New Roman" w:hAnsi="Courier New" w:cs="Courier New"/>
          <w:color w:val="37474F"/>
        </w:rPr>
      </w:pPr>
      <w:r w:rsidRPr="00E850AE">
        <w:rPr>
          <w:rFonts w:ascii="Courier New" w:eastAsia="Times New Roman" w:hAnsi="Courier New" w:cs="Courier New"/>
          <w:color w:val="37474F"/>
        </w:rPr>
        <w:t xml:space="preserve">        </w:t>
      </w:r>
      <w:r w:rsidRPr="00E850AE">
        <w:rPr>
          <w:rFonts w:ascii="IRANSans" w:eastAsia="Times New Roman" w:hAnsi="IRANSans" w:cs="Courier New"/>
          <w:color w:val="0D904F"/>
        </w:rPr>
        <w:t>'</w:t>
      </w:r>
      <w:proofErr w:type="spellStart"/>
      <w:proofErr w:type="gramStart"/>
      <w:r w:rsidRPr="00E850AE">
        <w:rPr>
          <w:rFonts w:ascii="IRANSans" w:eastAsia="Times New Roman" w:hAnsi="IRANSans" w:cs="Courier New"/>
          <w:color w:val="0D904F"/>
        </w:rPr>
        <w:t>leapYearMode</w:t>
      </w:r>
      <w:proofErr w:type="spellEnd"/>
      <w:proofErr w:type="gramEnd"/>
      <w:r w:rsidRPr="00E850AE">
        <w:rPr>
          <w:rFonts w:ascii="IRANSans" w:eastAsia="Times New Roman" w:hAnsi="IRANSans" w:cs="Courier New"/>
          <w:color w:val="0D904F"/>
        </w:rPr>
        <w:t>'</w:t>
      </w:r>
      <w:r w:rsidRPr="00E850AE">
        <w:rPr>
          <w:rFonts w:ascii="IRANSans" w:eastAsia="Times New Roman" w:hAnsi="IRANSans" w:cs="Courier New"/>
          <w:color w:val="37474F"/>
        </w:rPr>
        <w:t>:</w:t>
      </w:r>
      <w:r w:rsidRPr="00E850AE">
        <w:rPr>
          <w:rFonts w:ascii="Courier New" w:eastAsia="Times New Roman" w:hAnsi="Courier New" w:cs="Courier New"/>
          <w:color w:val="37474F"/>
        </w:rPr>
        <w:t xml:space="preserve"> </w:t>
      </w:r>
      <w:r w:rsidRPr="00E850AE">
        <w:rPr>
          <w:rFonts w:ascii="IRANSans" w:eastAsia="Times New Roman" w:hAnsi="IRANSans" w:cs="Courier New"/>
          <w:color w:val="0D904F"/>
        </w:rPr>
        <w:t>'algorithmic'</w:t>
      </w:r>
      <w:r w:rsidRPr="00E850AE">
        <w:rPr>
          <w:rFonts w:ascii="Courier New" w:eastAsia="Times New Roman" w:hAnsi="Courier New" w:cs="Courier New"/>
          <w:color w:val="37474F"/>
        </w:rPr>
        <w:t xml:space="preserve"> </w:t>
      </w:r>
      <w:r w:rsidRPr="00E850AE">
        <w:rPr>
          <w:rFonts w:ascii="IRANSans" w:eastAsia="Times New Roman" w:hAnsi="IRANSans" w:cs="Courier New"/>
          <w:color w:val="999999"/>
        </w:rPr>
        <w:t>// "astronomical"</w:t>
      </w:r>
    </w:p>
    <w:p w:rsidR="00E850AE" w:rsidRPr="00E850AE" w:rsidRDefault="00E850AE" w:rsidP="00E85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textAlignment w:val="top"/>
        <w:rPr>
          <w:rFonts w:ascii="Courier New" w:eastAsia="Times New Roman" w:hAnsi="Courier New" w:cs="Courier New"/>
          <w:color w:val="37474F"/>
        </w:rPr>
      </w:pPr>
      <w:r w:rsidRPr="00E850AE">
        <w:rPr>
          <w:rFonts w:ascii="Courier New" w:eastAsia="Times New Roman" w:hAnsi="Courier New" w:cs="Courier New"/>
          <w:color w:val="37474F"/>
        </w:rPr>
        <w:t xml:space="preserve">    </w:t>
      </w:r>
      <w:r w:rsidRPr="00E850AE">
        <w:rPr>
          <w:rFonts w:ascii="IRANSans" w:eastAsia="Times New Roman" w:hAnsi="IRANSans" w:cs="Courier New"/>
          <w:color w:val="37474F"/>
        </w:rPr>
        <w:t>},</w:t>
      </w:r>
    </w:p>
    <w:p w:rsidR="00E850AE" w:rsidRPr="00E850AE" w:rsidRDefault="00E850AE" w:rsidP="00E85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textAlignment w:val="top"/>
        <w:rPr>
          <w:rFonts w:ascii="Courier New" w:eastAsia="Times New Roman" w:hAnsi="Courier New" w:cs="Courier New"/>
          <w:color w:val="37474F"/>
        </w:rPr>
      </w:pPr>
    </w:p>
    <w:p w:rsidR="00E850AE" w:rsidRPr="00E850AE" w:rsidRDefault="00E850AE" w:rsidP="00E85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textAlignment w:val="top"/>
        <w:rPr>
          <w:rFonts w:ascii="Courier New" w:eastAsia="Times New Roman" w:hAnsi="Courier New" w:cs="Courier New"/>
          <w:color w:val="37474F"/>
        </w:rPr>
      </w:pPr>
      <w:r w:rsidRPr="00E850AE">
        <w:rPr>
          <w:rFonts w:ascii="Courier New" w:eastAsia="Times New Roman" w:hAnsi="Courier New" w:cs="Courier New"/>
          <w:color w:val="37474F"/>
        </w:rPr>
        <w:t xml:space="preserve">    </w:t>
      </w:r>
      <w:r w:rsidRPr="00E850AE">
        <w:rPr>
          <w:rFonts w:ascii="IRANSans" w:eastAsia="Times New Roman" w:hAnsi="IRANSans" w:cs="Courier New"/>
          <w:color w:val="0D904F"/>
        </w:rPr>
        <w:t>'</w:t>
      </w:r>
      <w:proofErr w:type="spellStart"/>
      <w:proofErr w:type="gramStart"/>
      <w:r w:rsidRPr="00E850AE">
        <w:rPr>
          <w:rFonts w:ascii="IRANSans" w:eastAsia="Times New Roman" w:hAnsi="IRANSans" w:cs="Courier New"/>
          <w:color w:val="0D904F"/>
        </w:rPr>
        <w:t>gregorian</w:t>
      </w:r>
      <w:proofErr w:type="spellEnd"/>
      <w:proofErr w:type="gramEnd"/>
      <w:r w:rsidRPr="00E850AE">
        <w:rPr>
          <w:rFonts w:ascii="IRANSans" w:eastAsia="Times New Roman" w:hAnsi="IRANSans" w:cs="Courier New"/>
          <w:color w:val="0D904F"/>
        </w:rPr>
        <w:t>'</w:t>
      </w:r>
      <w:r w:rsidRPr="00E850AE">
        <w:rPr>
          <w:rFonts w:ascii="IRANSans" w:eastAsia="Times New Roman" w:hAnsi="IRANSans" w:cs="Courier New"/>
          <w:color w:val="37474F"/>
        </w:rPr>
        <w:t>:</w:t>
      </w:r>
      <w:r w:rsidRPr="00E850AE">
        <w:rPr>
          <w:rFonts w:ascii="Courier New" w:eastAsia="Times New Roman" w:hAnsi="Courier New" w:cs="Courier New"/>
          <w:color w:val="37474F"/>
        </w:rPr>
        <w:t xml:space="preserve"> </w:t>
      </w:r>
      <w:r w:rsidRPr="00E850AE">
        <w:rPr>
          <w:rFonts w:ascii="IRANSans" w:eastAsia="Times New Roman" w:hAnsi="IRANSans" w:cs="Courier New"/>
          <w:color w:val="37474F"/>
        </w:rPr>
        <w:t>{</w:t>
      </w:r>
    </w:p>
    <w:p w:rsidR="00E850AE" w:rsidRPr="00E850AE" w:rsidRDefault="00E850AE" w:rsidP="00E85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textAlignment w:val="top"/>
        <w:rPr>
          <w:rFonts w:ascii="Courier New" w:eastAsia="Times New Roman" w:hAnsi="Courier New" w:cs="Courier New"/>
          <w:color w:val="37474F"/>
        </w:rPr>
      </w:pPr>
      <w:r w:rsidRPr="00E850AE">
        <w:rPr>
          <w:rFonts w:ascii="Courier New" w:eastAsia="Times New Roman" w:hAnsi="Courier New" w:cs="Courier New"/>
          <w:color w:val="37474F"/>
        </w:rPr>
        <w:t xml:space="preserve">        </w:t>
      </w:r>
      <w:r w:rsidRPr="00E850AE">
        <w:rPr>
          <w:rFonts w:ascii="IRANSans" w:eastAsia="Times New Roman" w:hAnsi="IRANSans" w:cs="Courier New"/>
          <w:color w:val="0D904F"/>
        </w:rPr>
        <w:t>'</w:t>
      </w:r>
      <w:proofErr w:type="gramStart"/>
      <w:r w:rsidRPr="00E850AE">
        <w:rPr>
          <w:rFonts w:ascii="IRANSans" w:eastAsia="Times New Roman" w:hAnsi="IRANSans" w:cs="Courier New"/>
          <w:color w:val="0D904F"/>
        </w:rPr>
        <w:t>locale</w:t>
      </w:r>
      <w:proofErr w:type="gramEnd"/>
      <w:r w:rsidRPr="00E850AE">
        <w:rPr>
          <w:rFonts w:ascii="IRANSans" w:eastAsia="Times New Roman" w:hAnsi="IRANSans" w:cs="Courier New"/>
          <w:color w:val="0D904F"/>
        </w:rPr>
        <w:t>'</w:t>
      </w:r>
      <w:r w:rsidRPr="00E850AE">
        <w:rPr>
          <w:rFonts w:ascii="IRANSans" w:eastAsia="Times New Roman" w:hAnsi="IRANSans" w:cs="Courier New"/>
          <w:color w:val="37474F"/>
        </w:rPr>
        <w:t>:</w:t>
      </w:r>
      <w:r w:rsidRPr="00E850AE">
        <w:rPr>
          <w:rFonts w:ascii="Courier New" w:eastAsia="Times New Roman" w:hAnsi="Courier New" w:cs="Courier New"/>
          <w:color w:val="37474F"/>
        </w:rPr>
        <w:t xml:space="preserve"> </w:t>
      </w:r>
      <w:r w:rsidRPr="00E850AE">
        <w:rPr>
          <w:rFonts w:ascii="IRANSans" w:eastAsia="Times New Roman" w:hAnsi="IRANSans" w:cs="Courier New"/>
          <w:color w:val="0D904F"/>
        </w:rPr>
        <w:t>'en'</w:t>
      </w:r>
      <w:r w:rsidRPr="00E850AE">
        <w:rPr>
          <w:rFonts w:ascii="IRANSans" w:eastAsia="Times New Roman" w:hAnsi="IRANSans" w:cs="Courier New"/>
          <w:color w:val="37474F"/>
        </w:rPr>
        <w:t>,</w:t>
      </w:r>
    </w:p>
    <w:p w:rsidR="00E850AE" w:rsidRPr="00E850AE" w:rsidRDefault="00E850AE" w:rsidP="00E85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textAlignment w:val="top"/>
        <w:rPr>
          <w:rFonts w:ascii="Courier New" w:eastAsia="Times New Roman" w:hAnsi="Courier New" w:cs="Courier New"/>
          <w:color w:val="37474F"/>
        </w:rPr>
      </w:pPr>
      <w:r w:rsidRPr="00E850AE">
        <w:rPr>
          <w:rFonts w:ascii="Courier New" w:eastAsia="Times New Roman" w:hAnsi="Courier New" w:cs="Courier New"/>
          <w:color w:val="37474F"/>
        </w:rPr>
        <w:t xml:space="preserve">        </w:t>
      </w:r>
      <w:r w:rsidRPr="00E850AE">
        <w:rPr>
          <w:rFonts w:ascii="IRANSans" w:eastAsia="Times New Roman" w:hAnsi="IRANSans" w:cs="Courier New"/>
          <w:color w:val="0D904F"/>
        </w:rPr>
        <w:t>'</w:t>
      </w:r>
      <w:proofErr w:type="spellStart"/>
      <w:proofErr w:type="gramStart"/>
      <w:r w:rsidRPr="00E850AE">
        <w:rPr>
          <w:rFonts w:ascii="IRANSans" w:eastAsia="Times New Roman" w:hAnsi="IRANSans" w:cs="Courier New"/>
          <w:color w:val="0D904F"/>
        </w:rPr>
        <w:t>showHint</w:t>
      </w:r>
      <w:proofErr w:type="spellEnd"/>
      <w:proofErr w:type="gramEnd"/>
      <w:r w:rsidRPr="00E850AE">
        <w:rPr>
          <w:rFonts w:ascii="IRANSans" w:eastAsia="Times New Roman" w:hAnsi="IRANSans" w:cs="Courier New"/>
          <w:color w:val="0D904F"/>
        </w:rPr>
        <w:t>'</w:t>
      </w:r>
      <w:r w:rsidRPr="00E850AE">
        <w:rPr>
          <w:rFonts w:ascii="IRANSans" w:eastAsia="Times New Roman" w:hAnsi="IRANSans" w:cs="Courier New"/>
          <w:color w:val="37474F"/>
        </w:rPr>
        <w:t>:</w:t>
      </w:r>
      <w:r w:rsidRPr="00E850AE">
        <w:rPr>
          <w:rFonts w:ascii="Courier New" w:eastAsia="Times New Roman" w:hAnsi="Courier New" w:cs="Courier New"/>
          <w:color w:val="37474F"/>
        </w:rPr>
        <w:t xml:space="preserve"> </w:t>
      </w:r>
      <w:r w:rsidRPr="00E850AE">
        <w:rPr>
          <w:rFonts w:ascii="IRANSans" w:eastAsia="Times New Roman" w:hAnsi="IRANSans" w:cs="Courier New"/>
          <w:color w:val="A71D5D"/>
        </w:rPr>
        <w:t>false</w:t>
      </w:r>
    </w:p>
    <w:p w:rsidR="00E850AE" w:rsidRPr="00E850AE" w:rsidRDefault="00E850AE" w:rsidP="00E85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textAlignment w:val="top"/>
        <w:rPr>
          <w:rFonts w:ascii="Courier New" w:eastAsia="Times New Roman" w:hAnsi="Courier New" w:cs="Courier New"/>
          <w:color w:val="37474F"/>
        </w:rPr>
      </w:pPr>
      <w:r w:rsidRPr="00E850AE">
        <w:rPr>
          <w:rFonts w:ascii="Courier New" w:eastAsia="Times New Roman" w:hAnsi="Courier New" w:cs="Courier New"/>
          <w:color w:val="37474F"/>
        </w:rPr>
        <w:t xml:space="preserve">    </w:t>
      </w:r>
      <w:r w:rsidRPr="00E850AE">
        <w:rPr>
          <w:rFonts w:ascii="IRANSans" w:eastAsia="Times New Roman" w:hAnsi="IRANSans" w:cs="Courier New"/>
          <w:color w:val="37474F"/>
        </w:rPr>
        <w:t>}</w:t>
      </w:r>
    </w:p>
    <w:p w:rsidR="00E850AE" w:rsidRPr="00E850AE" w:rsidRDefault="00E850AE" w:rsidP="00E85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line="240" w:lineRule="auto"/>
        <w:textAlignment w:val="top"/>
        <w:rPr>
          <w:rFonts w:ascii="Courier New" w:eastAsia="Times New Roman" w:hAnsi="Courier New" w:cs="Courier New"/>
          <w:color w:val="37474F"/>
        </w:rPr>
      </w:pPr>
      <w:r w:rsidRPr="00E850AE">
        <w:rPr>
          <w:rFonts w:ascii="IRANSans" w:eastAsia="Times New Roman" w:hAnsi="IRANSans" w:cs="Courier New"/>
          <w:color w:val="37474F"/>
        </w:rPr>
        <w:t>}</w:t>
      </w:r>
    </w:p>
    <w:p w:rsidR="00E850AE" w:rsidRPr="00E850AE" w:rsidRDefault="0076411C" w:rsidP="00E850AE">
      <w:pPr>
        <w:numPr>
          <w:ilvl w:val="0"/>
          <w:numId w:val="2"/>
        </w:numPr>
        <w:bidi w:val="0"/>
        <w:spacing w:beforeAutospacing="1" w:after="0" w:line="240" w:lineRule="auto"/>
        <w:ind w:left="450"/>
        <w:rPr>
          <w:rFonts w:ascii="IRANSans" w:eastAsia="Times New Roman" w:hAnsi="IRANSans" w:cs="B Nazanin"/>
          <w:sz w:val="26"/>
          <w:szCs w:val="26"/>
        </w:rPr>
      </w:pPr>
      <w:hyperlink r:id="rId102" w:anchor="Config.calendar" w:history="1"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.calendar</w:t>
        </w:r>
      </w:hyperlink>
      <w:r w:rsidR="00E850AE" w:rsidRPr="00E850AE">
        <w:rPr>
          <w:rFonts w:ascii="IRANSans" w:eastAsia="Times New Roman" w:hAnsi="IRANSans" w:cs="B Nazanin"/>
          <w:sz w:val="26"/>
          <w:szCs w:val="26"/>
        </w:rPr>
        <w:t> : </w:t>
      </w:r>
      <w:r w:rsidR="00E850AE" w:rsidRPr="00E850AE">
        <w:rPr>
          <w:rFonts w:ascii="Courier New" w:eastAsia="Times New Roman" w:hAnsi="Courier New" w:cs="Courier New"/>
          <w:color w:val="37474F"/>
        </w:rPr>
        <w:t>object</w:t>
      </w:r>
    </w:p>
    <w:p w:rsidR="00E850AE" w:rsidRPr="00E850AE" w:rsidRDefault="0076411C" w:rsidP="00E850AE">
      <w:pPr>
        <w:numPr>
          <w:ilvl w:val="1"/>
          <w:numId w:val="2"/>
        </w:numPr>
        <w:bidi w:val="0"/>
        <w:spacing w:beforeAutospacing="1" w:after="0" w:line="240" w:lineRule="auto"/>
        <w:ind w:left="900"/>
        <w:rPr>
          <w:rFonts w:ascii="IRANSans" w:eastAsia="Times New Roman" w:hAnsi="IRANSans" w:cs="B Nazanin"/>
          <w:sz w:val="26"/>
          <w:szCs w:val="26"/>
        </w:rPr>
      </w:pPr>
      <w:hyperlink r:id="rId103" w:anchor="Config.calendar.persian" w:history="1"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.</w:t>
        </w:r>
        <w:proofErr w:type="spellStart"/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persian</w:t>
        </w:r>
        <w:proofErr w:type="spellEnd"/>
      </w:hyperlink>
      <w:r w:rsidR="00E850AE" w:rsidRPr="00E850AE">
        <w:rPr>
          <w:rFonts w:ascii="IRANSans" w:eastAsia="Times New Roman" w:hAnsi="IRANSans" w:cs="B Nazanin"/>
          <w:sz w:val="26"/>
          <w:szCs w:val="26"/>
        </w:rPr>
        <w:t> : </w:t>
      </w:r>
      <w:r w:rsidR="00E850AE" w:rsidRPr="00E850AE">
        <w:rPr>
          <w:rFonts w:ascii="Courier New" w:eastAsia="Times New Roman" w:hAnsi="Courier New" w:cs="Courier New"/>
          <w:color w:val="37474F"/>
        </w:rPr>
        <w:t>object</w:t>
      </w:r>
    </w:p>
    <w:p w:rsidR="00E850AE" w:rsidRPr="00E850AE" w:rsidRDefault="0076411C" w:rsidP="00E850AE">
      <w:pPr>
        <w:numPr>
          <w:ilvl w:val="2"/>
          <w:numId w:val="2"/>
        </w:numPr>
        <w:bidi w:val="0"/>
        <w:spacing w:beforeAutospacing="1" w:after="0" w:line="240" w:lineRule="auto"/>
        <w:ind w:left="1350"/>
        <w:rPr>
          <w:rFonts w:ascii="IRANSans" w:eastAsia="Times New Roman" w:hAnsi="IRANSans" w:cs="B Nazanin"/>
          <w:sz w:val="26"/>
          <w:szCs w:val="26"/>
        </w:rPr>
      </w:pPr>
      <w:hyperlink r:id="rId104" w:anchor="Config.calendar.persian.locale" w:history="1"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.locale</w:t>
        </w:r>
      </w:hyperlink>
      <w:r w:rsidR="00E850AE" w:rsidRPr="00E850AE">
        <w:rPr>
          <w:rFonts w:ascii="IRANSans" w:eastAsia="Times New Roman" w:hAnsi="IRANSans" w:cs="B Nazanin"/>
          <w:sz w:val="26"/>
          <w:szCs w:val="26"/>
        </w:rPr>
        <w:t> : </w:t>
      </w:r>
      <w:r w:rsidR="00E850AE" w:rsidRPr="00E850AE">
        <w:rPr>
          <w:rFonts w:ascii="Courier New" w:eastAsia="Times New Roman" w:hAnsi="Courier New" w:cs="Courier New"/>
          <w:color w:val="37474F"/>
        </w:rPr>
        <w:t>string</w:t>
      </w:r>
    </w:p>
    <w:p w:rsidR="00E850AE" w:rsidRPr="00E850AE" w:rsidRDefault="0076411C" w:rsidP="00E850AE">
      <w:pPr>
        <w:numPr>
          <w:ilvl w:val="2"/>
          <w:numId w:val="2"/>
        </w:numPr>
        <w:bidi w:val="0"/>
        <w:spacing w:beforeAutospacing="1" w:after="0" w:line="240" w:lineRule="auto"/>
        <w:ind w:left="1350"/>
        <w:rPr>
          <w:rFonts w:ascii="IRANSans" w:eastAsia="Times New Roman" w:hAnsi="IRANSans" w:cs="B Nazanin"/>
          <w:sz w:val="26"/>
          <w:szCs w:val="26"/>
        </w:rPr>
      </w:pPr>
      <w:hyperlink r:id="rId105" w:anchor="Config.calendar.persian.showHint" w:history="1"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.</w:t>
        </w:r>
        <w:proofErr w:type="spellStart"/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showHint</w:t>
        </w:r>
        <w:proofErr w:type="spellEnd"/>
      </w:hyperlink>
      <w:r w:rsidR="00E850AE" w:rsidRPr="00E850AE">
        <w:rPr>
          <w:rFonts w:ascii="IRANSans" w:eastAsia="Times New Roman" w:hAnsi="IRANSans" w:cs="B Nazanin"/>
          <w:sz w:val="26"/>
          <w:szCs w:val="26"/>
        </w:rPr>
        <w:t> : </w:t>
      </w:r>
      <w:proofErr w:type="spellStart"/>
      <w:r w:rsidR="00E850AE" w:rsidRPr="00E850AE">
        <w:rPr>
          <w:rFonts w:ascii="Courier New" w:eastAsia="Times New Roman" w:hAnsi="Courier New" w:cs="Courier New"/>
          <w:color w:val="37474F"/>
        </w:rPr>
        <w:t>boolean</w:t>
      </w:r>
      <w:proofErr w:type="spellEnd"/>
    </w:p>
    <w:p w:rsidR="00E850AE" w:rsidRPr="00E850AE" w:rsidRDefault="0076411C" w:rsidP="00E850AE">
      <w:pPr>
        <w:numPr>
          <w:ilvl w:val="2"/>
          <w:numId w:val="2"/>
        </w:numPr>
        <w:bidi w:val="0"/>
        <w:spacing w:beforeAutospacing="1" w:after="0" w:line="240" w:lineRule="auto"/>
        <w:ind w:left="1350"/>
        <w:rPr>
          <w:rFonts w:ascii="IRANSans" w:eastAsia="Times New Roman" w:hAnsi="IRANSans" w:cs="B Nazanin"/>
          <w:sz w:val="26"/>
          <w:szCs w:val="26"/>
        </w:rPr>
      </w:pPr>
      <w:hyperlink r:id="rId106" w:anchor="Config.calendar.persian.leapYearMode" w:history="1"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.</w:t>
        </w:r>
        <w:proofErr w:type="spellStart"/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leapYearMode</w:t>
        </w:r>
        <w:proofErr w:type="spellEnd"/>
      </w:hyperlink>
      <w:r w:rsidR="00E850AE" w:rsidRPr="00E850AE">
        <w:rPr>
          <w:rFonts w:ascii="IRANSans" w:eastAsia="Times New Roman" w:hAnsi="IRANSans" w:cs="B Nazanin"/>
          <w:sz w:val="26"/>
          <w:szCs w:val="26"/>
        </w:rPr>
        <w:t> : </w:t>
      </w:r>
      <w:r w:rsidR="00E850AE" w:rsidRPr="00E850AE">
        <w:rPr>
          <w:rFonts w:ascii="Courier New" w:eastAsia="Times New Roman" w:hAnsi="Courier New" w:cs="Courier New"/>
          <w:color w:val="37474F"/>
        </w:rPr>
        <w:t>string</w:t>
      </w:r>
    </w:p>
    <w:p w:rsidR="00E850AE" w:rsidRPr="00E850AE" w:rsidRDefault="0076411C" w:rsidP="00E850AE">
      <w:pPr>
        <w:numPr>
          <w:ilvl w:val="1"/>
          <w:numId w:val="2"/>
        </w:numPr>
        <w:bidi w:val="0"/>
        <w:spacing w:beforeAutospacing="1" w:after="0" w:line="240" w:lineRule="auto"/>
        <w:ind w:left="900"/>
        <w:rPr>
          <w:rFonts w:ascii="IRANSans" w:eastAsia="Times New Roman" w:hAnsi="IRANSans" w:cs="B Nazanin"/>
          <w:sz w:val="26"/>
          <w:szCs w:val="26"/>
        </w:rPr>
      </w:pPr>
      <w:hyperlink r:id="rId107" w:anchor="Config.calendar.gregorian" w:history="1"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.</w:t>
        </w:r>
        <w:proofErr w:type="spellStart"/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gregorian</w:t>
        </w:r>
        <w:proofErr w:type="spellEnd"/>
      </w:hyperlink>
      <w:r w:rsidR="00E850AE" w:rsidRPr="00E850AE">
        <w:rPr>
          <w:rFonts w:ascii="IRANSans" w:eastAsia="Times New Roman" w:hAnsi="IRANSans" w:cs="B Nazanin"/>
          <w:sz w:val="26"/>
          <w:szCs w:val="26"/>
        </w:rPr>
        <w:t> : </w:t>
      </w:r>
      <w:r w:rsidR="00E850AE" w:rsidRPr="00E850AE">
        <w:rPr>
          <w:rFonts w:ascii="Courier New" w:eastAsia="Times New Roman" w:hAnsi="Courier New" w:cs="Courier New"/>
          <w:color w:val="37474F"/>
        </w:rPr>
        <w:t>object</w:t>
      </w:r>
    </w:p>
    <w:p w:rsidR="00E850AE" w:rsidRPr="00E850AE" w:rsidRDefault="0076411C" w:rsidP="00E850AE">
      <w:pPr>
        <w:numPr>
          <w:ilvl w:val="2"/>
          <w:numId w:val="2"/>
        </w:numPr>
        <w:bidi w:val="0"/>
        <w:spacing w:beforeAutospacing="1" w:after="0" w:line="240" w:lineRule="auto"/>
        <w:ind w:left="1350"/>
        <w:rPr>
          <w:rFonts w:ascii="IRANSans" w:eastAsia="Times New Roman" w:hAnsi="IRANSans" w:cs="B Nazanin"/>
          <w:sz w:val="26"/>
          <w:szCs w:val="26"/>
        </w:rPr>
      </w:pPr>
      <w:hyperlink r:id="rId108" w:anchor="Config.calendar.gregorian.locale" w:history="1"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.locale</w:t>
        </w:r>
      </w:hyperlink>
      <w:r w:rsidR="00E850AE" w:rsidRPr="00E850AE">
        <w:rPr>
          <w:rFonts w:ascii="IRANSans" w:eastAsia="Times New Roman" w:hAnsi="IRANSans" w:cs="B Nazanin"/>
          <w:sz w:val="26"/>
          <w:szCs w:val="26"/>
        </w:rPr>
        <w:t> : </w:t>
      </w:r>
      <w:r w:rsidR="00E850AE" w:rsidRPr="00E850AE">
        <w:rPr>
          <w:rFonts w:ascii="Courier New" w:eastAsia="Times New Roman" w:hAnsi="Courier New" w:cs="Courier New"/>
          <w:color w:val="37474F"/>
        </w:rPr>
        <w:t>string</w:t>
      </w:r>
    </w:p>
    <w:p w:rsidR="00E850AE" w:rsidRPr="00E850AE" w:rsidRDefault="0076411C" w:rsidP="00E850AE">
      <w:pPr>
        <w:numPr>
          <w:ilvl w:val="2"/>
          <w:numId w:val="2"/>
        </w:numPr>
        <w:bidi w:val="0"/>
        <w:spacing w:beforeAutospacing="1" w:after="0" w:line="240" w:lineRule="auto"/>
        <w:ind w:left="1350"/>
        <w:rPr>
          <w:rFonts w:ascii="IRANSans" w:eastAsia="Times New Roman" w:hAnsi="IRANSans" w:cs="B Nazanin"/>
          <w:sz w:val="26"/>
          <w:szCs w:val="26"/>
        </w:rPr>
      </w:pPr>
      <w:hyperlink r:id="rId109" w:anchor="Config.calendar.gregorian.showHint" w:history="1"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.</w:t>
        </w:r>
        <w:proofErr w:type="spellStart"/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showHint</w:t>
        </w:r>
        <w:proofErr w:type="spellEnd"/>
      </w:hyperlink>
      <w:r w:rsidR="00E850AE" w:rsidRPr="00E850AE">
        <w:rPr>
          <w:rFonts w:ascii="IRANSans" w:eastAsia="Times New Roman" w:hAnsi="IRANSans" w:cs="B Nazanin"/>
          <w:sz w:val="26"/>
          <w:szCs w:val="26"/>
        </w:rPr>
        <w:t> : </w:t>
      </w:r>
      <w:proofErr w:type="spellStart"/>
      <w:r w:rsidR="00E850AE" w:rsidRPr="00E850AE">
        <w:rPr>
          <w:rFonts w:ascii="Courier New" w:eastAsia="Times New Roman" w:hAnsi="Courier New" w:cs="Courier New"/>
          <w:color w:val="37474F"/>
        </w:rPr>
        <w:t>boolean</w:t>
      </w:r>
      <w:proofErr w:type="spellEnd"/>
    </w:p>
    <w:p w:rsidR="00E850AE" w:rsidRPr="00E850AE" w:rsidRDefault="00E850AE" w:rsidP="00E850AE">
      <w:pPr>
        <w:pBdr>
          <w:left w:val="single" w:sz="36" w:space="8" w:color="EF5350"/>
        </w:pBdr>
        <w:bidi w:val="0"/>
        <w:spacing w:beforeAutospacing="1" w:after="0" w:afterAutospacing="1" w:line="240" w:lineRule="auto"/>
        <w:ind w:firstLine="150"/>
        <w:outlineLvl w:val="2"/>
        <w:rPr>
          <w:rFonts w:ascii="IRANSans" w:eastAsia="Times New Roman" w:hAnsi="IRANSans" w:cs="B Nazanin"/>
          <w:spacing w:val="-2"/>
          <w:sz w:val="27"/>
          <w:szCs w:val="27"/>
        </w:rPr>
      </w:pPr>
      <w:bookmarkStart w:id="6" w:name="Config.calendar.persian"/>
      <w:bookmarkEnd w:id="6"/>
      <w:proofErr w:type="spellStart"/>
      <w:proofErr w:type="gramStart"/>
      <w:r w:rsidRPr="00E850AE">
        <w:rPr>
          <w:rFonts w:ascii="IRANSans" w:eastAsia="Times New Roman" w:hAnsi="IRANSans" w:cs="B Nazanin"/>
          <w:spacing w:val="-2"/>
          <w:sz w:val="27"/>
          <w:szCs w:val="27"/>
        </w:rPr>
        <w:t>calendar.persian</w:t>
      </w:r>
      <w:proofErr w:type="spellEnd"/>
      <w:r w:rsidRPr="00E850AE">
        <w:rPr>
          <w:rFonts w:ascii="IRANSans" w:eastAsia="Times New Roman" w:hAnsi="IRANSans" w:cs="B Nazanin"/>
          <w:spacing w:val="-2"/>
          <w:sz w:val="27"/>
          <w:szCs w:val="27"/>
        </w:rPr>
        <w:t xml:space="preserve"> :</w:t>
      </w:r>
      <w:proofErr w:type="gramEnd"/>
      <w:r w:rsidRPr="00E850AE">
        <w:rPr>
          <w:rFonts w:ascii="IRANSans" w:eastAsia="Times New Roman" w:hAnsi="IRANSans" w:cs="B Nazanin"/>
          <w:spacing w:val="-2"/>
          <w:sz w:val="27"/>
          <w:szCs w:val="27"/>
        </w:rPr>
        <w:t> </w:t>
      </w:r>
      <w:r w:rsidRPr="00E850AE">
        <w:rPr>
          <w:rFonts w:ascii="Courier New" w:eastAsia="Times New Roman" w:hAnsi="Courier New" w:cs="Courier New"/>
          <w:color w:val="37474F"/>
          <w:spacing w:val="-2"/>
          <w:sz w:val="28"/>
        </w:rPr>
        <w:t>object</w:t>
      </w:r>
      <w:hyperlink r:id="rId110" w:anchor="calendarpersian-object" w:tooltip="Permanent link" w:history="1">
        <w:r w:rsidRPr="00E850AE">
          <w:rPr>
            <w:rFonts w:ascii="IRANSans" w:eastAsia="Times New Roman" w:hAnsi="IRANSans" w:cs="B Nazanin"/>
            <w:color w:val="0000FF"/>
            <w:spacing w:val="-2"/>
            <w:sz w:val="27"/>
            <w:szCs w:val="27"/>
            <w:u w:val="single"/>
          </w:rPr>
          <w:t>¶</w:t>
        </w:r>
      </w:hyperlink>
    </w:p>
    <w:p w:rsidR="00E850AE" w:rsidRPr="00E850AE" w:rsidRDefault="00E850AE" w:rsidP="00E850AE">
      <w:pPr>
        <w:bidi w:val="0"/>
        <w:spacing w:before="240" w:after="240" w:line="240" w:lineRule="auto"/>
        <w:rPr>
          <w:rFonts w:ascii="IRANSans" w:eastAsia="Times New Roman" w:hAnsi="IRANSans" w:cs="B Nazanin"/>
          <w:sz w:val="26"/>
          <w:szCs w:val="26"/>
        </w:rPr>
      </w:pPr>
      <w:r w:rsidRPr="00E850AE">
        <w:rPr>
          <w:rFonts w:ascii="IRANSans" w:eastAsia="Times New Roman" w:hAnsi="IRANSans" w:cs="B Nazanin"/>
          <w:sz w:val="26"/>
          <w:szCs w:val="26"/>
        </w:rPr>
        <w:t>Persian calendar configuration</w:t>
      </w:r>
    </w:p>
    <w:p w:rsidR="00E850AE" w:rsidRPr="00E850AE" w:rsidRDefault="00E850AE" w:rsidP="00E850AE">
      <w:pPr>
        <w:bidi w:val="0"/>
        <w:spacing w:before="240" w:after="240" w:line="240" w:lineRule="auto"/>
        <w:rPr>
          <w:rFonts w:ascii="IRANSans" w:eastAsia="Times New Roman" w:hAnsi="IRANSans" w:cs="B Nazanin"/>
          <w:sz w:val="26"/>
          <w:szCs w:val="26"/>
        </w:rPr>
      </w:pPr>
      <w:r w:rsidRPr="00E850AE">
        <w:rPr>
          <w:rFonts w:ascii="IRANSans" w:eastAsia="Times New Roman" w:hAnsi="IRANSans" w:cs="B Nazanin"/>
          <w:b/>
          <w:bCs/>
          <w:sz w:val="26"/>
        </w:rPr>
        <w:t>Kind</w:t>
      </w:r>
      <w:r w:rsidRPr="00E850AE">
        <w:rPr>
          <w:rFonts w:ascii="IRANSans" w:eastAsia="Times New Roman" w:hAnsi="IRANSans" w:cs="B Nazanin"/>
          <w:sz w:val="26"/>
          <w:szCs w:val="26"/>
        </w:rPr>
        <w:t>: static property of </w:t>
      </w:r>
      <w:hyperlink r:id="rId111" w:anchor="Config.calendar" w:history="1">
        <w:r w:rsidRPr="00E850AE">
          <w:rPr>
            <w:rFonts w:ascii="Courier New" w:eastAsia="Times New Roman" w:hAnsi="Courier New" w:cs="Courier New"/>
            <w:color w:val="EF5350"/>
          </w:rPr>
          <w:t>calendar</w:t>
        </w:r>
      </w:hyperlink>
      <w:r w:rsidRPr="00E850AE">
        <w:rPr>
          <w:rFonts w:ascii="IRANSans" w:eastAsia="Times New Roman" w:hAnsi="IRANSans" w:cs="B Nazanin"/>
          <w:sz w:val="26"/>
          <w:szCs w:val="26"/>
        </w:rPr>
        <w:br/>
      </w:r>
      <w:proofErr w:type="gramStart"/>
      <w:r w:rsidRPr="00E850AE">
        <w:rPr>
          <w:rFonts w:ascii="IRANSans" w:eastAsia="Times New Roman" w:hAnsi="IRANSans" w:cs="B Nazanin"/>
          <w:b/>
          <w:bCs/>
          <w:sz w:val="26"/>
        </w:rPr>
        <w:t>Since</w:t>
      </w:r>
      <w:proofErr w:type="gramEnd"/>
      <w:r w:rsidRPr="00E850AE">
        <w:rPr>
          <w:rFonts w:ascii="IRANSans" w:eastAsia="Times New Roman" w:hAnsi="IRANSans" w:cs="B Nazanin"/>
          <w:sz w:val="26"/>
          <w:szCs w:val="26"/>
        </w:rPr>
        <w:t>: 1.0.0</w:t>
      </w:r>
    </w:p>
    <w:p w:rsidR="00E850AE" w:rsidRPr="00E850AE" w:rsidRDefault="0076411C" w:rsidP="00E850AE">
      <w:pPr>
        <w:numPr>
          <w:ilvl w:val="0"/>
          <w:numId w:val="3"/>
        </w:numPr>
        <w:bidi w:val="0"/>
        <w:spacing w:beforeAutospacing="1" w:after="0" w:line="240" w:lineRule="auto"/>
        <w:ind w:left="450"/>
        <w:rPr>
          <w:rFonts w:ascii="IRANSans" w:eastAsia="Times New Roman" w:hAnsi="IRANSans" w:cs="B Nazanin"/>
          <w:sz w:val="26"/>
          <w:szCs w:val="26"/>
        </w:rPr>
      </w:pPr>
      <w:hyperlink r:id="rId112" w:anchor="Config.calendar.persian" w:history="1"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.</w:t>
        </w:r>
        <w:proofErr w:type="spellStart"/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persian</w:t>
        </w:r>
        <w:proofErr w:type="spellEnd"/>
      </w:hyperlink>
      <w:r w:rsidR="00E850AE" w:rsidRPr="00E850AE">
        <w:rPr>
          <w:rFonts w:ascii="IRANSans" w:eastAsia="Times New Roman" w:hAnsi="IRANSans" w:cs="B Nazanin"/>
          <w:sz w:val="26"/>
          <w:szCs w:val="26"/>
        </w:rPr>
        <w:t> : </w:t>
      </w:r>
      <w:r w:rsidR="00E850AE" w:rsidRPr="00E850AE">
        <w:rPr>
          <w:rFonts w:ascii="Courier New" w:eastAsia="Times New Roman" w:hAnsi="Courier New" w:cs="Courier New"/>
          <w:color w:val="37474F"/>
        </w:rPr>
        <w:t>object</w:t>
      </w:r>
    </w:p>
    <w:p w:rsidR="00E850AE" w:rsidRPr="00E850AE" w:rsidRDefault="0076411C" w:rsidP="00E850AE">
      <w:pPr>
        <w:numPr>
          <w:ilvl w:val="1"/>
          <w:numId w:val="3"/>
        </w:numPr>
        <w:bidi w:val="0"/>
        <w:spacing w:beforeAutospacing="1" w:after="0" w:line="240" w:lineRule="auto"/>
        <w:ind w:left="900"/>
        <w:rPr>
          <w:rFonts w:ascii="IRANSans" w:eastAsia="Times New Roman" w:hAnsi="IRANSans" w:cs="B Nazanin"/>
          <w:sz w:val="26"/>
          <w:szCs w:val="26"/>
        </w:rPr>
      </w:pPr>
      <w:hyperlink r:id="rId113" w:anchor="Config.calendar.persian.locale" w:history="1"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.locale</w:t>
        </w:r>
      </w:hyperlink>
      <w:r w:rsidR="00E850AE" w:rsidRPr="00E850AE">
        <w:rPr>
          <w:rFonts w:ascii="IRANSans" w:eastAsia="Times New Roman" w:hAnsi="IRANSans" w:cs="B Nazanin"/>
          <w:sz w:val="26"/>
          <w:szCs w:val="26"/>
        </w:rPr>
        <w:t> : </w:t>
      </w:r>
      <w:r w:rsidR="00E850AE" w:rsidRPr="00E850AE">
        <w:rPr>
          <w:rFonts w:ascii="Courier New" w:eastAsia="Times New Roman" w:hAnsi="Courier New" w:cs="Courier New"/>
          <w:color w:val="37474F"/>
        </w:rPr>
        <w:t>string</w:t>
      </w:r>
    </w:p>
    <w:p w:rsidR="00E850AE" w:rsidRPr="00E850AE" w:rsidRDefault="0076411C" w:rsidP="00E850AE">
      <w:pPr>
        <w:numPr>
          <w:ilvl w:val="1"/>
          <w:numId w:val="3"/>
        </w:numPr>
        <w:bidi w:val="0"/>
        <w:spacing w:beforeAutospacing="1" w:after="0" w:line="240" w:lineRule="auto"/>
        <w:ind w:left="900"/>
        <w:rPr>
          <w:rFonts w:ascii="IRANSans" w:eastAsia="Times New Roman" w:hAnsi="IRANSans" w:cs="B Nazanin"/>
          <w:sz w:val="26"/>
          <w:szCs w:val="26"/>
        </w:rPr>
      </w:pPr>
      <w:hyperlink r:id="rId114" w:anchor="Config.calendar.persian.showHint" w:history="1"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.</w:t>
        </w:r>
        <w:proofErr w:type="spellStart"/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showHint</w:t>
        </w:r>
        <w:proofErr w:type="spellEnd"/>
      </w:hyperlink>
      <w:r w:rsidR="00E850AE" w:rsidRPr="00E850AE">
        <w:rPr>
          <w:rFonts w:ascii="IRANSans" w:eastAsia="Times New Roman" w:hAnsi="IRANSans" w:cs="B Nazanin"/>
          <w:sz w:val="26"/>
          <w:szCs w:val="26"/>
        </w:rPr>
        <w:t> : </w:t>
      </w:r>
      <w:proofErr w:type="spellStart"/>
      <w:r w:rsidR="00E850AE" w:rsidRPr="00E850AE">
        <w:rPr>
          <w:rFonts w:ascii="Courier New" w:eastAsia="Times New Roman" w:hAnsi="Courier New" w:cs="Courier New"/>
          <w:color w:val="37474F"/>
        </w:rPr>
        <w:t>boolean</w:t>
      </w:r>
      <w:proofErr w:type="spellEnd"/>
    </w:p>
    <w:p w:rsidR="00E850AE" w:rsidRPr="00E850AE" w:rsidRDefault="0076411C" w:rsidP="00E850AE">
      <w:pPr>
        <w:numPr>
          <w:ilvl w:val="1"/>
          <w:numId w:val="3"/>
        </w:numPr>
        <w:bidi w:val="0"/>
        <w:spacing w:beforeAutospacing="1" w:after="0" w:line="240" w:lineRule="auto"/>
        <w:ind w:left="900"/>
        <w:rPr>
          <w:rFonts w:ascii="IRANSans" w:eastAsia="Times New Roman" w:hAnsi="IRANSans" w:cs="B Nazanin"/>
          <w:sz w:val="26"/>
          <w:szCs w:val="26"/>
        </w:rPr>
      </w:pPr>
      <w:hyperlink r:id="rId115" w:anchor="Config.calendar.persian.leapYearMode" w:history="1"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.</w:t>
        </w:r>
        <w:proofErr w:type="spellStart"/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leapYearMode</w:t>
        </w:r>
        <w:proofErr w:type="spellEnd"/>
      </w:hyperlink>
      <w:r w:rsidR="00E850AE" w:rsidRPr="00E850AE">
        <w:rPr>
          <w:rFonts w:ascii="IRANSans" w:eastAsia="Times New Roman" w:hAnsi="IRANSans" w:cs="B Nazanin"/>
          <w:sz w:val="26"/>
          <w:szCs w:val="26"/>
        </w:rPr>
        <w:t> : </w:t>
      </w:r>
      <w:r w:rsidR="00E850AE" w:rsidRPr="00E850AE">
        <w:rPr>
          <w:rFonts w:ascii="Courier New" w:eastAsia="Times New Roman" w:hAnsi="Courier New" w:cs="Courier New"/>
          <w:color w:val="37474F"/>
        </w:rPr>
        <w:t>string</w:t>
      </w:r>
    </w:p>
    <w:p w:rsidR="00E850AE" w:rsidRPr="00E850AE" w:rsidRDefault="00E850AE" w:rsidP="00E850AE">
      <w:pPr>
        <w:pBdr>
          <w:left w:val="single" w:sz="18" w:space="8" w:color="EF5350"/>
        </w:pBdr>
        <w:bidi w:val="0"/>
        <w:spacing w:beforeAutospacing="1" w:after="0" w:afterAutospacing="1" w:line="240" w:lineRule="auto"/>
        <w:ind w:firstLine="150"/>
        <w:outlineLvl w:val="3"/>
        <w:rPr>
          <w:rFonts w:ascii="IRANSans" w:eastAsia="Times New Roman" w:hAnsi="IRANSans" w:cs="B Nazanin"/>
          <w:b/>
          <w:bCs/>
          <w:sz w:val="27"/>
          <w:szCs w:val="27"/>
        </w:rPr>
      </w:pPr>
      <w:bookmarkStart w:id="7" w:name="Config.calendar.persian.locale"/>
      <w:bookmarkEnd w:id="7"/>
      <w:proofErr w:type="spellStart"/>
      <w:proofErr w:type="gramStart"/>
      <w:r w:rsidRPr="00E850AE">
        <w:rPr>
          <w:rFonts w:ascii="IRANSans" w:eastAsia="Times New Roman" w:hAnsi="IRANSans" w:cs="B Nazanin"/>
          <w:b/>
          <w:bCs/>
          <w:sz w:val="27"/>
          <w:szCs w:val="27"/>
        </w:rPr>
        <w:t>persian.locale</w:t>
      </w:r>
      <w:proofErr w:type="spellEnd"/>
      <w:r w:rsidRPr="00E850AE">
        <w:rPr>
          <w:rFonts w:ascii="IRANSans" w:eastAsia="Times New Roman" w:hAnsi="IRANSans" w:cs="B Nazanin"/>
          <w:b/>
          <w:bCs/>
          <w:sz w:val="27"/>
          <w:szCs w:val="27"/>
        </w:rPr>
        <w:t xml:space="preserve"> :</w:t>
      </w:r>
      <w:proofErr w:type="gramEnd"/>
      <w:r w:rsidRPr="00E850AE">
        <w:rPr>
          <w:rFonts w:ascii="IRANSans" w:eastAsia="Times New Roman" w:hAnsi="IRANSans" w:cs="B Nazanin"/>
          <w:b/>
          <w:bCs/>
          <w:sz w:val="27"/>
          <w:szCs w:val="27"/>
        </w:rPr>
        <w:t> </w:t>
      </w:r>
      <w:r w:rsidRPr="00E850AE">
        <w:rPr>
          <w:rFonts w:ascii="Courier New" w:eastAsia="Times New Roman" w:hAnsi="Courier New" w:cs="Courier New"/>
          <w:color w:val="37474F"/>
          <w:sz w:val="23"/>
        </w:rPr>
        <w:t>string</w:t>
      </w:r>
      <w:hyperlink r:id="rId116" w:anchor="persianlocale-string" w:tooltip="Permanent link" w:history="1">
        <w:r w:rsidRPr="00E850AE">
          <w:rPr>
            <w:rFonts w:ascii="IRANSans" w:eastAsia="Times New Roman" w:hAnsi="IRANSans" w:cs="B Nazanin"/>
            <w:b/>
            <w:bCs/>
            <w:color w:val="0000FF"/>
            <w:sz w:val="27"/>
            <w:u w:val="single"/>
          </w:rPr>
          <w:t>¶</w:t>
        </w:r>
      </w:hyperlink>
    </w:p>
    <w:p w:rsidR="00E850AE" w:rsidRPr="00E850AE" w:rsidRDefault="00E850AE" w:rsidP="00E850AE">
      <w:pPr>
        <w:bidi w:val="0"/>
        <w:spacing w:before="240" w:after="240" w:line="240" w:lineRule="auto"/>
        <w:rPr>
          <w:rFonts w:ascii="IRANSans" w:eastAsia="Times New Roman" w:hAnsi="IRANSans" w:cs="B Nazanin"/>
          <w:sz w:val="26"/>
          <w:szCs w:val="26"/>
        </w:rPr>
      </w:pPr>
      <w:proofErr w:type="gramStart"/>
      <w:r w:rsidRPr="00E850AE">
        <w:rPr>
          <w:rFonts w:ascii="IRANSans" w:eastAsia="Times New Roman" w:hAnsi="IRANSans" w:cs="B Nazanin"/>
          <w:sz w:val="26"/>
          <w:szCs w:val="26"/>
        </w:rPr>
        <w:t>set</w:t>
      </w:r>
      <w:proofErr w:type="gramEnd"/>
      <w:r w:rsidRPr="00E850AE">
        <w:rPr>
          <w:rFonts w:ascii="IRANSans" w:eastAsia="Times New Roman" w:hAnsi="IRANSans" w:cs="B Nazanin"/>
          <w:sz w:val="26"/>
          <w:szCs w:val="26"/>
        </w:rPr>
        <w:t xml:space="preserve"> locale of Persian calendar available options: 'fa', '</w:t>
      </w:r>
      <w:proofErr w:type="spellStart"/>
      <w:r w:rsidRPr="00E850AE">
        <w:rPr>
          <w:rFonts w:ascii="IRANSans" w:eastAsia="Times New Roman" w:hAnsi="IRANSans" w:cs="B Nazanin"/>
          <w:sz w:val="26"/>
          <w:szCs w:val="26"/>
        </w:rPr>
        <w:t>en</w:t>
      </w:r>
      <w:proofErr w:type="spellEnd"/>
      <w:r w:rsidRPr="00E850AE">
        <w:rPr>
          <w:rFonts w:ascii="IRANSans" w:eastAsia="Times New Roman" w:hAnsi="IRANSans" w:cs="B Nazanin"/>
          <w:sz w:val="26"/>
          <w:szCs w:val="26"/>
        </w:rPr>
        <w:t>'</w:t>
      </w:r>
    </w:p>
    <w:p w:rsidR="00E850AE" w:rsidRPr="00E850AE" w:rsidRDefault="00E850AE" w:rsidP="00E850AE">
      <w:pPr>
        <w:bidi w:val="0"/>
        <w:spacing w:after="0" w:line="240" w:lineRule="auto"/>
        <w:rPr>
          <w:rFonts w:ascii="IRANSans" w:eastAsia="Times New Roman" w:hAnsi="IRANSans" w:cs="B Nazanin"/>
          <w:sz w:val="26"/>
          <w:szCs w:val="26"/>
        </w:rPr>
      </w:pPr>
      <w:r w:rsidRPr="00E850AE">
        <w:rPr>
          <w:rFonts w:ascii="IRANSans" w:eastAsia="Times New Roman" w:hAnsi="IRANSans" w:cs="B Nazanin"/>
          <w:b/>
          <w:bCs/>
          <w:sz w:val="26"/>
        </w:rPr>
        <w:t>Kind</w:t>
      </w:r>
      <w:r w:rsidRPr="00E850AE">
        <w:rPr>
          <w:rFonts w:ascii="IRANSans" w:eastAsia="Times New Roman" w:hAnsi="IRANSans" w:cs="B Nazanin"/>
          <w:sz w:val="26"/>
          <w:szCs w:val="26"/>
        </w:rPr>
        <w:t>: static property of </w:t>
      </w:r>
      <w:proofErr w:type="spellStart"/>
      <w:r w:rsidRPr="00E850AE">
        <w:rPr>
          <w:rFonts w:ascii="IRANSans" w:eastAsia="Times New Roman" w:hAnsi="IRANSans" w:cs="B Nazanin"/>
          <w:sz w:val="26"/>
          <w:szCs w:val="26"/>
        </w:rPr>
        <w:fldChar w:fldCharType="begin"/>
      </w:r>
      <w:r w:rsidRPr="00E850AE">
        <w:rPr>
          <w:rFonts w:ascii="IRANSans" w:eastAsia="Times New Roman" w:hAnsi="IRANSans" w:cs="B Nazanin"/>
          <w:sz w:val="26"/>
          <w:szCs w:val="26"/>
        </w:rPr>
        <w:instrText xml:space="preserve"> HYPERLINK "http://babakhani.github.io/PersianWebToolkit/doc/datepicker/options/" \l "Config.calendar.persian" </w:instrText>
      </w:r>
      <w:r w:rsidRPr="00E850AE">
        <w:rPr>
          <w:rFonts w:ascii="IRANSans" w:eastAsia="Times New Roman" w:hAnsi="IRANSans" w:cs="B Nazanin"/>
          <w:sz w:val="26"/>
          <w:szCs w:val="26"/>
        </w:rPr>
        <w:fldChar w:fldCharType="separate"/>
      </w:r>
      <w:proofErr w:type="gramStart"/>
      <w:r w:rsidRPr="00E850AE">
        <w:rPr>
          <w:rFonts w:ascii="Courier New" w:eastAsia="Times New Roman" w:hAnsi="Courier New" w:cs="Courier New"/>
          <w:color w:val="EF5350"/>
        </w:rPr>
        <w:t>persian</w:t>
      </w:r>
      <w:proofErr w:type="spellEnd"/>
      <w:proofErr w:type="gramEnd"/>
      <w:r w:rsidRPr="00E850AE">
        <w:rPr>
          <w:rFonts w:ascii="IRANSans" w:eastAsia="Times New Roman" w:hAnsi="IRANSans" w:cs="B Nazanin"/>
          <w:sz w:val="26"/>
          <w:szCs w:val="26"/>
        </w:rPr>
        <w:fldChar w:fldCharType="end"/>
      </w:r>
      <w:r w:rsidRPr="00E850AE">
        <w:rPr>
          <w:rFonts w:ascii="IRANSans" w:eastAsia="Times New Roman" w:hAnsi="IRANSans" w:cs="B Nazanin"/>
          <w:sz w:val="26"/>
          <w:szCs w:val="26"/>
        </w:rPr>
        <w:br/>
      </w:r>
      <w:r w:rsidRPr="00E850AE">
        <w:rPr>
          <w:rFonts w:ascii="IRANSans" w:eastAsia="Times New Roman" w:hAnsi="IRANSans" w:cs="B Nazanin"/>
          <w:b/>
          <w:bCs/>
          <w:sz w:val="26"/>
        </w:rPr>
        <w:t>Default</w:t>
      </w:r>
      <w:r w:rsidRPr="00E850AE">
        <w:rPr>
          <w:rFonts w:ascii="IRANSans" w:eastAsia="Times New Roman" w:hAnsi="IRANSans" w:cs="B Nazanin"/>
          <w:sz w:val="26"/>
          <w:szCs w:val="26"/>
        </w:rPr>
        <w:t>: </w:t>
      </w:r>
      <w:r w:rsidRPr="00E850AE">
        <w:rPr>
          <w:rFonts w:ascii="Courier New" w:eastAsia="Times New Roman" w:hAnsi="Courier New" w:cs="Courier New"/>
          <w:color w:val="37474F"/>
        </w:rPr>
        <w:t>"'fa'"</w:t>
      </w:r>
      <w:r w:rsidRPr="00E850AE">
        <w:rPr>
          <w:rFonts w:ascii="IRANSans" w:eastAsia="Times New Roman" w:hAnsi="IRANSans" w:cs="B Nazanin"/>
          <w:sz w:val="26"/>
          <w:szCs w:val="26"/>
        </w:rPr>
        <w:br/>
      </w:r>
      <w:r w:rsidRPr="00E850AE">
        <w:rPr>
          <w:rFonts w:ascii="IRANSans" w:eastAsia="Times New Roman" w:hAnsi="IRANSans" w:cs="B Nazanin"/>
          <w:b/>
          <w:bCs/>
          <w:sz w:val="26"/>
        </w:rPr>
        <w:t>Since</w:t>
      </w:r>
      <w:r w:rsidRPr="00E850AE">
        <w:rPr>
          <w:rFonts w:ascii="IRANSans" w:eastAsia="Times New Roman" w:hAnsi="IRANSans" w:cs="B Nazanin"/>
          <w:sz w:val="26"/>
          <w:szCs w:val="26"/>
        </w:rPr>
        <w:t>: 1.0.0</w:t>
      </w:r>
      <w:r w:rsidRPr="00E850AE">
        <w:rPr>
          <w:rFonts w:ascii="IRANSans" w:eastAsia="Times New Roman" w:hAnsi="IRANSans" w:cs="B Nazanin"/>
          <w:sz w:val="26"/>
          <w:szCs w:val="26"/>
        </w:rPr>
        <w:br/>
      </w:r>
      <w:bookmarkStart w:id="8" w:name="Config.calendar.persian.showHint"/>
      <w:bookmarkEnd w:id="8"/>
    </w:p>
    <w:p w:rsidR="00E850AE" w:rsidRPr="00E850AE" w:rsidRDefault="00E850AE" w:rsidP="00E850AE">
      <w:pPr>
        <w:pBdr>
          <w:left w:val="single" w:sz="18" w:space="8" w:color="EF5350"/>
        </w:pBdr>
        <w:bidi w:val="0"/>
        <w:spacing w:beforeAutospacing="1" w:after="0" w:afterAutospacing="1" w:line="240" w:lineRule="auto"/>
        <w:ind w:firstLine="150"/>
        <w:outlineLvl w:val="3"/>
        <w:rPr>
          <w:rFonts w:ascii="IRANSans" w:eastAsia="Times New Roman" w:hAnsi="IRANSans" w:cs="B Nazanin"/>
          <w:b/>
          <w:bCs/>
          <w:sz w:val="27"/>
          <w:szCs w:val="27"/>
        </w:rPr>
      </w:pPr>
      <w:proofErr w:type="spellStart"/>
      <w:proofErr w:type="gramStart"/>
      <w:r w:rsidRPr="00E850AE">
        <w:rPr>
          <w:rFonts w:ascii="IRANSans" w:eastAsia="Times New Roman" w:hAnsi="IRANSans" w:cs="B Nazanin"/>
          <w:b/>
          <w:bCs/>
          <w:sz w:val="27"/>
          <w:szCs w:val="27"/>
        </w:rPr>
        <w:t>persian.showHint</w:t>
      </w:r>
      <w:proofErr w:type="spellEnd"/>
      <w:r w:rsidRPr="00E850AE">
        <w:rPr>
          <w:rFonts w:ascii="IRANSans" w:eastAsia="Times New Roman" w:hAnsi="IRANSans" w:cs="B Nazanin"/>
          <w:b/>
          <w:bCs/>
          <w:sz w:val="27"/>
          <w:szCs w:val="27"/>
        </w:rPr>
        <w:t xml:space="preserve"> :</w:t>
      </w:r>
      <w:proofErr w:type="gramEnd"/>
      <w:r w:rsidRPr="00E850AE">
        <w:rPr>
          <w:rFonts w:ascii="IRANSans" w:eastAsia="Times New Roman" w:hAnsi="IRANSans" w:cs="B Nazanin"/>
          <w:b/>
          <w:bCs/>
          <w:sz w:val="27"/>
          <w:szCs w:val="27"/>
        </w:rPr>
        <w:t> </w:t>
      </w:r>
      <w:proofErr w:type="spellStart"/>
      <w:r w:rsidRPr="00E850AE">
        <w:rPr>
          <w:rFonts w:ascii="Courier New" w:eastAsia="Times New Roman" w:hAnsi="Courier New" w:cs="Courier New"/>
          <w:color w:val="37474F"/>
          <w:sz w:val="23"/>
        </w:rPr>
        <w:t>boolean</w:t>
      </w:r>
      <w:proofErr w:type="spellEnd"/>
      <w:r w:rsidRPr="00E850AE">
        <w:rPr>
          <w:rFonts w:ascii="IRANSans" w:eastAsia="Times New Roman" w:hAnsi="IRANSans" w:cs="B Nazanin"/>
          <w:b/>
          <w:bCs/>
          <w:sz w:val="27"/>
          <w:szCs w:val="27"/>
        </w:rPr>
        <w:fldChar w:fldCharType="begin"/>
      </w:r>
      <w:r w:rsidRPr="00E850AE">
        <w:rPr>
          <w:rFonts w:ascii="IRANSans" w:eastAsia="Times New Roman" w:hAnsi="IRANSans" w:cs="B Nazanin"/>
          <w:b/>
          <w:bCs/>
          <w:sz w:val="27"/>
          <w:szCs w:val="27"/>
        </w:rPr>
        <w:instrText xml:space="preserve"> HYPERLINK "http://babakhani.github.io/PersianWebToolkit/doc/datepicker/options/" \l "persianshowhint-boolean" \o "Permanent link" </w:instrText>
      </w:r>
      <w:r w:rsidRPr="00E850AE">
        <w:rPr>
          <w:rFonts w:ascii="IRANSans" w:eastAsia="Times New Roman" w:hAnsi="IRANSans" w:cs="B Nazanin"/>
          <w:b/>
          <w:bCs/>
          <w:sz w:val="27"/>
          <w:szCs w:val="27"/>
        </w:rPr>
        <w:fldChar w:fldCharType="separate"/>
      </w:r>
      <w:r w:rsidRPr="00E850AE">
        <w:rPr>
          <w:rFonts w:ascii="IRANSans" w:eastAsia="Times New Roman" w:hAnsi="IRANSans" w:cs="B Nazanin"/>
          <w:b/>
          <w:bCs/>
          <w:color w:val="0000FF"/>
          <w:sz w:val="27"/>
          <w:u w:val="single"/>
        </w:rPr>
        <w:t>¶</w:t>
      </w:r>
      <w:r w:rsidRPr="00E850AE">
        <w:rPr>
          <w:rFonts w:ascii="IRANSans" w:eastAsia="Times New Roman" w:hAnsi="IRANSans" w:cs="B Nazanin"/>
          <w:b/>
          <w:bCs/>
          <w:sz w:val="27"/>
          <w:szCs w:val="27"/>
        </w:rPr>
        <w:fldChar w:fldCharType="end"/>
      </w:r>
    </w:p>
    <w:p w:rsidR="00E850AE" w:rsidRPr="00E850AE" w:rsidRDefault="00E850AE" w:rsidP="00E850AE">
      <w:pPr>
        <w:bidi w:val="0"/>
        <w:spacing w:before="240" w:after="240" w:line="240" w:lineRule="auto"/>
        <w:rPr>
          <w:rFonts w:ascii="IRANSans" w:eastAsia="Times New Roman" w:hAnsi="IRANSans" w:cs="B Nazanin"/>
          <w:sz w:val="26"/>
          <w:szCs w:val="26"/>
        </w:rPr>
      </w:pPr>
      <w:proofErr w:type="gramStart"/>
      <w:r w:rsidRPr="00E850AE">
        <w:rPr>
          <w:rFonts w:ascii="IRANSans" w:eastAsia="Times New Roman" w:hAnsi="IRANSans" w:cs="B Nazanin"/>
          <w:sz w:val="26"/>
          <w:szCs w:val="26"/>
        </w:rPr>
        <w:t>if</w:t>
      </w:r>
      <w:proofErr w:type="gramEnd"/>
      <w:r w:rsidRPr="00E850AE">
        <w:rPr>
          <w:rFonts w:ascii="IRANSans" w:eastAsia="Times New Roman" w:hAnsi="IRANSans" w:cs="B Nazanin"/>
          <w:sz w:val="26"/>
          <w:szCs w:val="26"/>
        </w:rPr>
        <w:t xml:space="preserve"> set true, small date hint of this calendar will be shown on another calendar</w:t>
      </w:r>
    </w:p>
    <w:p w:rsidR="00E850AE" w:rsidRPr="00E850AE" w:rsidRDefault="00E850AE" w:rsidP="00E850AE">
      <w:pPr>
        <w:bidi w:val="0"/>
        <w:spacing w:after="0" w:line="240" w:lineRule="auto"/>
        <w:rPr>
          <w:rFonts w:ascii="IRANSans" w:eastAsia="Times New Roman" w:hAnsi="IRANSans" w:cs="B Nazanin"/>
          <w:sz w:val="26"/>
          <w:szCs w:val="26"/>
        </w:rPr>
      </w:pPr>
      <w:r w:rsidRPr="00E850AE">
        <w:rPr>
          <w:rFonts w:ascii="IRANSans" w:eastAsia="Times New Roman" w:hAnsi="IRANSans" w:cs="B Nazanin"/>
          <w:b/>
          <w:bCs/>
          <w:sz w:val="26"/>
        </w:rPr>
        <w:lastRenderedPageBreak/>
        <w:t>Kind</w:t>
      </w:r>
      <w:r w:rsidRPr="00E850AE">
        <w:rPr>
          <w:rFonts w:ascii="IRANSans" w:eastAsia="Times New Roman" w:hAnsi="IRANSans" w:cs="B Nazanin"/>
          <w:sz w:val="26"/>
          <w:szCs w:val="26"/>
        </w:rPr>
        <w:t>: static property of </w:t>
      </w:r>
      <w:proofErr w:type="spellStart"/>
      <w:r w:rsidRPr="00E850AE">
        <w:rPr>
          <w:rFonts w:ascii="IRANSans" w:eastAsia="Times New Roman" w:hAnsi="IRANSans" w:cs="B Nazanin"/>
          <w:sz w:val="26"/>
          <w:szCs w:val="26"/>
        </w:rPr>
        <w:fldChar w:fldCharType="begin"/>
      </w:r>
      <w:r w:rsidRPr="00E850AE">
        <w:rPr>
          <w:rFonts w:ascii="IRANSans" w:eastAsia="Times New Roman" w:hAnsi="IRANSans" w:cs="B Nazanin"/>
          <w:sz w:val="26"/>
          <w:szCs w:val="26"/>
        </w:rPr>
        <w:instrText xml:space="preserve"> HYPERLINK "http://babakhani.github.io/PersianWebToolkit/doc/datepicker/options/" \l "Config.calendar.persian" </w:instrText>
      </w:r>
      <w:r w:rsidRPr="00E850AE">
        <w:rPr>
          <w:rFonts w:ascii="IRANSans" w:eastAsia="Times New Roman" w:hAnsi="IRANSans" w:cs="B Nazanin"/>
          <w:sz w:val="26"/>
          <w:szCs w:val="26"/>
        </w:rPr>
        <w:fldChar w:fldCharType="separate"/>
      </w:r>
      <w:proofErr w:type="gramStart"/>
      <w:r w:rsidRPr="00E850AE">
        <w:rPr>
          <w:rFonts w:ascii="Courier New" w:eastAsia="Times New Roman" w:hAnsi="Courier New" w:cs="Courier New"/>
          <w:color w:val="EF5350"/>
        </w:rPr>
        <w:t>persian</w:t>
      </w:r>
      <w:proofErr w:type="spellEnd"/>
      <w:proofErr w:type="gramEnd"/>
      <w:r w:rsidRPr="00E850AE">
        <w:rPr>
          <w:rFonts w:ascii="IRANSans" w:eastAsia="Times New Roman" w:hAnsi="IRANSans" w:cs="B Nazanin"/>
          <w:sz w:val="26"/>
          <w:szCs w:val="26"/>
        </w:rPr>
        <w:fldChar w:fldCharType="end"/>
      </w:r>
      <w:r w:rsidRPr="00E850AE">
        <w:rPr>
          <w:rFonts w:ascii="IRANSans" w:eastAsia="Times New Roman" w:hAnsi="IRANSans" w:cs="B Nazanin"/>
          <w:sz w:val="26"/>
          <w:szCs w:val="26"/>
        </w:rPr>
        <w:br/>
      </w:r>
      <w:r w:rsidRPr="00E850AE">
        <w:rPr>
          <w:rFonts w:ascii="IRANSans" w:eastAsia="Times New Roman" w:hAnsi="IRANSans" w:cs="B Nazanin"/>
          <w:b/>
          <w:bCs/>
          <w:sz w:val="26"/>
        </w:rPr>
        <w:t>Default</w:t>
      </w:r>
      <w:r w:rsidRPr="00E850AE">
        <w:rPr>
          <w:rFonts w:ascii="IRANSans" w:eastAsia="Times New Roman" w:hAnsi="IRANSans" w:cs="B Nazanin"/>
          <w:sz w:val="26"/>
          <w:szCs w:val="26"/>
        </w:rPr>
        <w:t>: </w:t>
      </w:r>
      <w:r w:rsidRPr="00E850AE">
        <w:rPr>
          <w:rFonts w:ascii="Courier New" w:eastAsia="Times New Roman" w:hAnsi="Courier New" w:cs="Courier New"/>
          <w:color w:val="37474F"/>
        </w:rPr>
        <w:t>false</w:t>
      </w:r>
      <w:r w:rsidRPr="00E850AE">
        <w:rPr>
          <w:rFonts w:ascii="IRANSans" w:eastAsia="Times New Roman" w:hAnsi="IRANSans" w:cs="B Nazanin"/>
          <w:sz w:val="26"/>
          <w:szCs w:val="26"/>
        </w:rPr>
        <w:br/>
      </w:r>
      <w:r w:rsidRPr="00E850AE">
        <w:rPr>
          <w:rFonts w:ascii="IRANSans" w:eastAsia="Times New Roman" w:hAnsi="IRANSans" w:cs="B Nazanin"/>
          <w:b/>
          <w:bCs/>
          <w:sz w:val="26"/>
        </w:rPr>
        <w:t>Since</w:t>
      </w:r>
      <w:r w:rsidRPr="00E850AE">
        <w:rPr>
          <w:rFonts w:ascii="IRANSans" w:eastAsia="Times New Roman" w:hAnsi="IRANSans" w:cs="B Nazanin"/>
          <w:sz w:val="26"/>
          <w:szCs w:val="26"/>
        </w:rPr>
        <w:t>: 1.0.0</w:t>
      </w:r>
      <w:r w:rsidRPr="00E850AE">
        <w:rPr>
          <w:rFonts w:ascii="IRANSans" w:eastAsia="Times New Roman" w:hAnsi="IRANSans" w:cs="B Nazanin"/>
          <w:sz w:val="26"/>
          <w:szCs w:val="26"/>
        </w:rPr>
        <w:br/>
      </w:r>
      <w:bookmarkStart w:id="9" w:name="Config.calendar.persian.leapYearMode"/>
      <w:bookmarkEnd w:id="9"/>
    </w:p>
    <w:p w:rsidR="00E850AE" w:rsidRPr="00E850AE" w:rsidRDefault="00E850AE" w:rsidP="00E850AE">
      <w:pPr>
        <w:pBdr>
          <w:left w:val="single" w:sz="18" w:space="8" w:color="EF5350"/>
        </w:pBdr>
        <w:bidi w:val="0"/>
        <w:spacing w:beforeAutospacing="1" w:after="0" w:afterAutospacing="1" w:line="240" w:lineRule="auto"/>
        <w:ind w:firstLine="150"/>
        <w:outlineLvl w:val="3"/>
        <w:rPr>
          <w:rFonts w:ascii="IRANSans" w:eastAsia="Times New Roman" w:hAnsi="IRANSans" w:cs="B Nazanin"/>
          <w:b/>
          <w:bCs/>
          <w:sz w:val="27"/>
          <w:szCs w:val="27"/>
        </w:rPr>
      </w:pPr>
      <w:proofErr w:type="spellStart"/>
      <w:proofErr w:type="gramStart"/>
      <w:r w:rsidRPr="00E850AE">
        <w:rPr>
          <w:rFonts w:ascii="IRANSans" w:eastAsia="Times New Roman" w:hAnsi="IRANSans" w:cs="B Nazanin"/>
          <w:b/>
          <w:bCs/>
          <w:sz w:val="27"/>
          <w:szCs w:val="27"/>
        </w:rPr>
        <w:t>persian.leapYearMode</w:t>
      </w:r>
      <w:proofErr w:type="spellEnd"/>
      <w:r w:rsidRPr="00E850AE">
        <w:rPr>
          <w:rFonts w:ascii="IRANSans" w:eastAsia="Times New Roman" w:hAnsi="IRANSans" w:cs="B Nazanin"/>
          <w:b/>
          <w:bCs/>
          <w:sz w:val="27"/>
          <w:szCs w:val="27"/>
        </w:rPr>
        <w:t xml:space="preserve"> :</w:t>
      </w:r>
      <w:proofErr w:type="gramEnd"/>
      <w:r w:rsidRPr="00E850AE">
        <w:rPr>
          <w:rFonts w:ascii="IRANSans" w:eastAsia="Times New Roman" w:hAnsi="IRANSans" w:cs="B Nazanin"/>
          <w:b/>
          <w:bCs/>
          <w:sz w:val="27"/>
          <w:szCs w:val="27"/>
        </w:rPr>
        <w:t> </w:t>
      </w:r>
      <w:r w:rsidRPr="00E850AE">
        <w:rPr>
          <w:rFonts w:ascii="Courier New" w:eastAsia="Times New Roman" w:hAnsi="Courier New" w:cs="Courier New"/>
          <w:color w:val="37474F"/>
          <w:sz w:val="23"/>
        </w:rPr>
        <w:t>string</w:t>
      </w:r>
      <w:hyperlink r:id="rId117" w:anchor="persianleapyearmode-string" w:tooltip="Permanent link" w:history="1">
        <w:r w:rsidRPr="00E850AE">
          <w:rPr>
            <w:rFonts w:ascii="IRANSans" w:eastAsia="Times New Roman" w:hAnsi="IRANSans" w:cs="B Nazanin"/>
            <w:b/>
            <w:bCs/>
            <w:color w:val="0000FF"/>
            <w:sz w:val="27"/>
            <w:u w:val="single"/>
          </w:rPr>
          <w:t>¶</w:t>
        </w:r>
      </w:hyperlink>
    </w:p>
    <w:p w:rsidR="00E850AE" w:rsidRPr="00E850AE" w:rsidRDefault="00E850AE" w:rsidP="00E850AE">
      <w:pPr>
        <w:bidi w:val="0"/>
        <w:spacing w:before="240" w:after="240" w:line="240" w:lineRule="auto"/>
        <w:rPr>
          <w:rFonts w:ascii="IRANSans" w:eastAsia="Times New Roman" w:hAnsi="IRANSans" w:cs="B Nazanin"/>
          <w:sz w:val="26"/>
          <w:szCs w:val="26"/>
        </w:rPr>
      </w:pPr>
      <w:r w:rsidRPr="00E850AE">
        <w:rPr>
          <w:rFonts w:ascii="IRANSans" w:eastAsia="Times New Roman" w:hAnsi="IRANSans" w:cs="B Nazanin"/>
          <w:sz w:val="26"/>
          <w:szCs w:val="26"/>
        </w:rPr>
        <w:t>Persian calendar leap year calculation mode, available options: 'algorithmic', 'astronomical'</w:t>
      </w:r>
    </w:p>
    <w:p w:rsidR="00E850AE" w:rsidRPr="00E850AE" w:rsidRDefault="00E850AE" w:rsidP="00E850AE">
      <w:pPr>
        <w:bidi w:val="0"/>
        <w:spacing w:after="0" w:line="240" w:lineRule="auto"/>
        <w:rPr>
          <w:rFonts w:ascii="IRANSans" w:eastAsia="Times New Roman" w:hAnsi="IRANSans" w:cs="B Nazanin"/>
          <w:sz w:val="26"/>
          <w:szCs w:val="26"/>
        </w:rPr>
      </w:pPr>
      <w:r w:rsidRPr="00E850AE">
        <w:rPr>
          <w:rFonts w:ascii="IRANSans" w:eastAsia="Times New Roman" w:hAnsi="IRANSans" w:cs="B Nazanin"/>
          <w:b/>
          <w:bCs/>
          <w:sz w:val="26"/>
        </w:rPr>
        <w:t>Kind</w:t>
      </w:r>
      <w:r w:rsidRPr="00E850AE">
        <w:rPr>
          <w:rFonts w:ascii="IRANSans" w:eastAsia="Times New Roman" w:hAnsi="IRANSans" w:cs="B Nazanin"/>
          <w:sz w:val="26"/>
          <w:szCs w:val="26"/>
        </w:rPr>
        <w:t>: static property of </w:t>
      </w:r>
      <w:hyperlink r:id="rId118" w:anchor="Config.calendar.persian" w:history="1">
        <w:r w:rsidRPr="00E850AE">
          <w:rPr>
            <w:rFonts w:ascii="Courier New" w:eastAsia="Times New Roman" w:hAnsi="Courier New" w:cs="Courier New"/>
            <w:color w:val="EF5350"/>
          </w:rPr>
          <w:t>persian</w:t>
        </w:r>
      </w:hyperlink>
      <w:r w:rsidRPr="00E850AE">
        <w:rPr>
          <w:rFonts w:ascii="IRANSans" w:eastAsia="Times New Roman" w:hAnsi="IRANSans" w:cs="B Nazanin"/>
          <w:sz w:val="26"/>
          <w:szCs w:val="26"/>
        </w:rPr>
        <w:br/>
      </w:r>
      <w:r w:rsidRPr="00E850AE">
        <w:rPr>
          <w:rFonts w:ascii="IRANSans" w:eastAsia="Times New Roman" w:hAnsi="IRANSans" w:cs="B Nazanin"/>
          <w:b/>
          <w:bCs/>
          <w:sz w:val="26"/>
        </w:rPr>
        <w:t>Default</w:t>
      </w:r>
      <w:r w:rsidRPr="00E850AE">
        <w:rPr>
          <w:rFonts w:ascii="IRANSans" w:eastAsia="Times New Roman" w:hAnsi="IRANSans" w:cs="B Nazanin"/>
          <w:sz w:val="26"/>
          <w:szCs w:val="26"/>
        </w:rPr>
        <w:t>: </w:t>
      </w:r>
      <w:r w:rsidRPr="00E850AE">
        <w:rPr>
          <w:rFonts w:ascii="Courier New" w:eastAsia="Times New Roman" w:hAnsi="Courier New" w:cs="Courier New"/>
          <w:color w:val="37474F"/>
        </w:rPr>
        <w:t>"'algorithmic'"</w:t>
      </w:r>
      <w:r w:rsidRPr="00E850AE">
        <w:rPr>
          <w:rFonts w:ascii="IRANSans" w:eastAsia="Times New Roman" w:hAnsi="IRANSans" w:cs="B Nazanin"/>
          <w:sz w:val="26"/>
          <w:szCs w:val="26"/>
        </w:rPr>
        <w:br/>
      </w:r>
      <w:r w:rsidRPr="00E850AE">
        <w:rPr>
          <w:rFonts w:ascii="IRANSans" w:eastAsia="Times New Roman" w:hAnsi="IRANSans" w:cs="B Nazanin"/>
          <w:b/>
          <w:bCs/>
          <w:sz w:val="26"/>
        </w:rPr>
        <w:t>Link</w:t>
      </w:r>
      <w:r w:rsidRPr="00E850AE">
        <w:rPr>
          <w:rFonts w:ascii="IRANSans" w:eastAsia="Times New Roman" w:hAnsi="IRANSans" w:cs="B Nazanin"/>
          <w:sz w:val="26"/>
          <w:szCs w:val="26"/>
        </w:rPr>
        <w:t>: http://babakhani.github.io/PersianWebToolkit/doc/persian-date/leapyear</w:t>
      </w:r>
      <w:r w:rsidRPr="00E850AE">
        <w:rPr>
          <w:rFonts w:ascii="IRANSans" w:eastAsia="Times New Roman" w:hAnsi="IRANSans" w:cs="B Nazanin"/>
          <w:sz w:val="26"/>
          <w:szCs w:val="26"/>
        </w:rPr>
        <w:br/>
      </w:r>
      <w:r w:rsidRPr="00E850AE">
        <w:rPr>
          <w:rFonts w:ascii="IRANSans" w:eastAsia="Times New Roman" w:hAnsi="IRANSans" w:cs="B Nazanin"/>
          <w:b/>
          <w:bCs/>
          <w:sz w:val="26"/>
        </w:rPr>
        <w:t>Since</w:t>
      </w:r>
      <w:r w:rsidRPr="00E850AE">
        <w:rPr>
          <w:rFonts w:ascii="IRANSans" w:eastAsia="Times New Roman" w:hAnsi="IRANSans" w:cs="B Nazanin"/>
          <w:sz w:val="26"/>
          <w:szCs w:val="26"/>
        </w:rPr>
        <w:t>: 1.0.0</w:t>
      </w:r>
      <w:r w:rsidRPr="00E850AE">
        <w:rPr>
          <w:rFonts w:ascii="IRANSans" w:eastAsia="Times New Roman" w:hAnsi="IRANSans" w:cs="B Nazanin"/>
          <w:sz w:val="26"/>
          <w:szCs w:val="26"/>
        </w:rPr>
        <w:br/>
      </w:r>
      <w:bookmarkStart w:id="10" w:name="Config.calendar.gregorian"/>
      <w:bookmarkEnd w:id="10"/>
    </w:p>
    <w:p w:rsidR="00E850AE" w:rsidRPr="00E850AE" w:rsidRDefault="00E850AE" w:rsidP="00E850AE">
      <w:pPr>
        <w:pBdr>
          <w:left w:val="single" w:sz="36" w:space="8" w:color="EF5350"/>
        </w:pBdr>
        <w:bidi w:val="0"/>
        <w:spacing w:beforeAutospacing="1" w:after="0" w:afterAutospacing="1" w:line="240" w:lineRule="auto"/>
        <w:ind w:firstLine="150"/>
        <w:outlineLvl w:val="2"/>
        <w:rPr>
          <w:rFonts w:ascii="IRANSans" w:eastAsia="Times New Roman" w:hAnsi="IRANSans" w:cs="B Nazanin"/>
          <w:spacing w:val="-2"/>
          <w:sz w:val="27"/>
          <w:szCs w:val="27"/>
        </w:rPr>
      </w:pPr>
      <w:proofErr w:type="spellStart"/>
      <w:proofErr w:type="gramStart"/>
      <w:r w:rsidRPr="00E850AE">
        <w:rPr>
          <w:rFonts w:ascii="IRANSans" w:eastAsia="Times New Roman" w:hAnsi="IRANSans" w:cs="B Nazanin"/>
          <w:spacing w:val="-2"/>
          <w:sz w:val="27"/>
          <w:szCs w:val="27"/>
        </w:rPr>
        <w:t>calendar.gregorian</w:t>
      </w:r>
      <w:proofErr w:type="spellEnd"/>
      <w:r w:rsidRPr="00E850AE">
        <w:rPr>
          <w:rFonts w:ascii="IRANSans" w:eastAsia="Times New Roman" w:hAnsi="IRANSans" w:cs="B Nazanin"/>
          <w:spacing w:val="-2"/>
          <w:sz w:val="27"/>
          <w:szCs w:val="27"/>
        </w:rPr>
        <w:t xml:space="preserve"> :</w:t>
      </w:r>
      <w:proofErr w:type="gramEnd"/>
      <w:r w:rsidRPr="00E850AE">
        <w:rPr>
          <w:rFonts w:ascii="IRANSans" w:eastAsia="Times New Roman" w:hAnsi="IRANSans" w:cs="B Nazanin"/>
          <w:spacing w:val="-2"/>
          <w:sz w:val="27"/>
          <w:szCs w:val="27"/>
        </w:rPr>
        <w:t> </w:t>
      </w:r>
      <w:r w:rsidRPr="00E850AE">
        <w:rPr>
          <w:rFonts w:ascii="Courier New" w:eastAsia="Times New Roman" w:hAnsi="Courier New" w:cs="Courier New"/>
          <w:color w:val="37474F"/>
          <w:spacing w:val="-2"/>
          <w:sz w:val="28"/>
        </w:rPr>
        <w:t>object</w:t>
      </w:r>
      <w:hyperlink r:id="rId119" w:anchor="calendargregorian-object" w:tooltip="Permanent link" w:history="1">
        <w:r w:rsidRPr="00E850AE">
          <w:rPr>
            <w:rFonts w:ascii="IRANSans" w:eastAsia="Times New Roman" w:hAnsi="IRANSans" w:cs="B Nazanin"/>
            <w:color w:val="0000FF"/>
            <w:spacing w:val="-2"/>
            <w:sz w:val="27"/>
            <w:szCs w:val="27"/>
            <w:u w:val="single"/>
          </w:rPr>
          <w:t>¶</w:t>
        </w:r>
      </w:hyperlink>
    </w:p>
    <w:p w:rsidR="00E850AE" w:rsidRPr="00E850AE" w:rsidRDefault="00E850AE" w:rsidP="00E850AE">
      <w:pPr>
        <w:bidi w:val="0"/>
        <w:spacing w:before="240" w:after="240" w:line="240" w:lineRule="auto"/>
        <w:rPr>
          <w:rFonts w:ascii="IRANSans" w:eastAsia="Times New Roman" w:hAnsi="IRANSans" w:cs="B Nazanin"/>
          <w:sz w:val="26"/>
          <w:szCs w:val="26"/>
        </w:rPr>
      </w:pPr>
      <w:r w:rsidRPr="00E850AE">
        <w:rPr>
          <w:rFonts w:ascii="IRANSans" w:eastAsia="Times New Roman" w:hAnsi="IRANSans" w:cs="B Nazanin"/>
          <w:sz w:val="26"/>
          <w:szCs w:val="26"/>
        </w:rPr>
        <w:t>Gregorian calendar configuration</w:t>
      </w:r>
    </w:p>
    <w:p w:rsidR="00E850AE" w:rsidRPr="00E850AE" w:rsidRDefault="00E850AE" w:rsidP="00E850AE">
      <w:pPr>
        <w:bidi w:val="0"/>
        <w:spacing w:before="240" w:after="240" w:line="240" w:lineRule="auto"/>
        <w:rPr>
          <w:rFonts w:ascii="IRANSans" w:eastAsia="Times New Roman" w:hAnsi="IRANSans" w:cs="B Nazanin"/>
          <w:sz w:val="26"/>
          <w:szCs w:val="26"/>
        </w:rPr>
      </w:pPr>
      <w:r w:rsidRPr="00E850AE">
        <w:rPr>
          <w:rFonts w:ascii="IRANSans" w:eastAsia="Times New Roman" w:hAnsi="IRANSans" w:cs="B Nazanin"/>
          <w:b/>
          <w:bCs/>
          <w:sz w:val="26"/>
        </w:rPr>
        <w:t>Kind</w:t>
      </w:r>
      <w:r w:rsidRPr="00E850AE">
        <w:rPr>
          <w:rFonts w:ascii="IRANSans" w:eastAsia="Times New Roman" w:hAnsi="IRANSans" w:cs="B Nazanin"/>
          <w:sz w:val="26"/>
          <w:szCs w:val="26"/>
        </w:rPr>
        <w:t>: static property of </w:t>
      </w:r>
      <w:hyperlink r:id="rId120" w:anchor="Config.calendar" w:history="1">
        <w:r w:rsidRPr="00E850AE">
          <w:rPr>
            <w:rFonts w:ascii="Courier New" w:eastAsia="Times New Roman" w:hAnsi="Courier New" w:cs="Courier New"/>
            <w:color w:val="EF5350"/>
          </w:rPr>
          <w:t>calendar</w:t>
        </w:r>
      </w:hyperlink>
      <w:r w:rsidRPr="00E850AE">
        <w:rPr>
          <w:rFonts w:ascii="IRANSans" w:eastAsia="Times New Roman" w:hAnsi="IRANSans" w:cs="B Nazanin"/>
          <w:sz w:val="26"/>
          <w:szCs w:val="26"/>
        </w:rPr>
        <w:br/>
      </w:r>
      <w:proofErr w:type="gramStart"/>
      <w:r w:rsidRPr="00E850AE">
        <w:rPr>
          <w:rFonts w:ascii="IRANSans" w:eastAsia="Times New Roman" w:hAnsi="IRANSans" w:cs="B Nazanin"/>
          <w:b/>
          <w:bCs/>
          <w:sz w:val="26"/>
        </w:rPr>
        <w:t>Since</w:t>
      </w:r>
      <w:proofErr w:type="gramEnd"/>
      <w:r w:rsidRPr="00E850AE">
        <w:rPr>
          <w:rFonts w:ascii="IRANSans" w:eastAsia="Times New Roman" w:hAnsi="IRANSans" w:cs="B Nazanin"/>
          <w:sz w:val="26"/>
          <w:szCs w:val="26"/>
        </w:rPr>
        <w:t>: 1.0.0</w:t>
      </w:r>
    </w:p>
    <w:p w:rsidR="00E850AE" w:rsidRPr="00E850AE" w:rsidRDefault="0076411C" w:rsidP="00E850AE">
      <w:pPr>
        <w:numPr>
          <w:ilvl w:val="0"/>
          <w:numId w:val="4"/>
        </w:numPr>
        <w:bidi w:val="0"/>
        <w:spacing w:beforeAutospacing="1" w:after="0" w:line="240" w:lineRule="auto"/>
        <w:ind w:left="450"/>
        <w:rPr>
          <w:rFonts w:ascii="IRANSans" w:eastAsia="Times New Roman" w:hAnsi="IRANSans" w:cs="B Nazanin"/>
          <w:sz w:val="26"/>
          <w:szCs w:val="26"/>
        </w:rPr>
      </w:pPr>
      <w:hyperlink r:id="rId121" w:anchor="Config.calendar.gregorian" w:history="1"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.</w:t>
        </w:r>
        <w:proofErr w:type="spellStart"/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gregorian</w:t>
        </w:r>
        <w:proofErr w:type="spellEnd"/>
      </w:hyperlink>
      <w:r w:rsidR="00E850AE" w:rsidRPr="00E850AE">
        <w:rPr>
          <w:rFonts w:ascii="IRANSans" w:eastAsia="Times New Roman" w:hAnsi="IRANSans" w:cs="B Nazanin"/>
          <w:sz w:val="26"/>
          <w:szCs w:val="26"/>
        </w:rPr>
        <w:t> : </w:t>
      </w:r>
      <w:r w:rsidR="00E850AE" w:rsidRPr="00E850AE">
        <w:rPr>
          <w:rFonts w:ascii="Courier New" w:eastAsia="Times New Roman" w:hAnsi="Courier New" w:cs="Courier New"/>
          <w:color w:val="37474F"/>
        </w:rPr>
        <w:t>object</w:t>
      </w:r>
    </w:p>
    <w:p w:rsidR="00E850AE" w:rsidRPr="00E850AE" w:rsidRDefault="0076411C" w:rsidP="00E850AE">
      <w:pPr>
        <w:numPr>
          <w:ilvl w:val="1"/>
          <w:numId w:val="4"/>
        </w:numPr>
        <w:bidi w:val="0"/>
        <w:spacing w:beforeAutospacing="1" w:after="0" w:line="240" w:lineRule="auto"/>
        <w:ind w:left="900"/>
        <w:rPr>
          <w:rFonts w:ascii="IRANSans" w:eastAsia="Times New Roman" w:hAnsi="IRANSans" w:cs="B Nazanin"/>
          <w:sz w:val="26"/>
          <w:szCs w:val="26"/>
        </w:rPr>
      </w:pPr>
      <w:hyperlink r:id="rId122" w:anchor="Config.calendar.gregorian.locale" w:history="1"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.locale</w:t>
        </w:r>
      </w:hyperlink>
      <w:r w:rsidR="00E850AE" w:rsidRPr="00E850AE">
        <w:rPr>
          <w:rFonts w:ascii="IRANSans" w:eastAsia="Times New Roman" w:hAnsi="IRANSans" w:cs="B Nazanin"/>
          <w:sz w:val="26"/>
          <w:szCs w:val="26"/>
        </w:rPr>
        <w:t> : </w:t>
      </w:r>
      <w:r w:rsidR="00E850AE" w:rsidRPr="00E850AE">
        <w:rPr>
          <w:rFonts w:ascii="Courier New" w:eastAsia="Times New Roman" w:hAnsi="Courier New" w:cs="Courier New"/>
          <w:color w:val="37474F"/>
        </w:rPr>
        <w:t>string</w:t>
      </w:r>
    </w:p>
    <w:p w:rsidR="00E850AE" w:rsidRPr="00E850AE" w:rsidRDefault="0076411C" w:rsidP="00E850AE">
      <w:pPr>
        <w:numPr>
          <w:ilvl w:val="1"/>
          <w:numId w:val="4"/>
        </w:numPr>
        <w:bidi w:val="0"/>
        <w:spacing w:beforeAutospacing="1" w:after="0" w:line="240" w:lineRule="auto"/>
        <w:ind w:left="900"/>
        <w:rPr>
          <w:rFonts w:ascii="IRANSans" w:eastAsia="Times New Roman" w:hAnsi="IRANSans" w:cs="B Nazanin"/>
          <w:sz w:val="26"/>
          <w:szCs w:val="26"/>
        </w:rPr>
      </w:pPr>
      <w:hyperlink r:id="rId123" w:anchor="Config.calendar.gregorian.showHint" w:history="1"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.</w:t>
        </w:r>
        <w:proofErr w:type="spellStart"/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showHint</w:t>
        </w:r>
        <w:proofErr w:type="spellEnd"/>
      </w:hyperlink>
      <w:r w:rsidR="00E850AE" w:rsidRPr="00E850AE">
        <w:rPr>
          <w:rFonts w:ascii="IRANSans" w:eastAsia="Times New Roman" w:hAnsi="IRANSans" w:cs="B Nazanin"/>
          <w:sz w:val="26"/>
          <w:szCs w:val="26"/>
        </w:rPr>
        <w:t> : </w:t>
      </w:r>
      <w:proofErr w:type="spellStart"/>
      <w:r w:rsidR="00E850AE" w:rsidRPr="00E850AE">
        <w:rPr>
          <w:rFonts w:ascii="Courier New" w:eastAsia="Times New Roman" w:hAnsi="Courier New" w:cs="Courier New"/>
          <w:color w:val="37474F"/>
        </w:rPr>
        <w:t>boolean</w:t>
      </w:r>
      <w:proofErr w:type="spellEnd"/>
    </w:p>
    <w:p w:rsidR="00E850AE" w:rsidRPr="00E850AE" w:rsidRDefault="00E850AE" w:rsidP="00E850AE">
      <w:pPr>
        <w:pBdr>
          <w:left w:val="single" w:sz="18" w:space="8" w:color="EF5350"/>
        </w:pBdr>
        <w:bidi w:val="0"/>
        <w:spacing w:beforeAutospacing="1" w:after="0" w:afterAutospacing="1" w:line="240" w:lineRule="auto"/>
        <w:ind w:firstLine="150"/>
        <w:outlineLvl w:val="3"/>
        <w:rPr>
          <w:rFonts w:ascii="IRANSans" w:eastAsia="Times New Roman" w:hAnsi="IRANSans" w:cs="B Nazanin"/>
          <w:b/>
          <w:bCs/>
          <w:sz w:val="27"/>
          <w:szCs w:val="27"/>
        </w:rPr>
      </w:pPr>
      <w:bookmarkStart w:id="11" w:name="Config.calendar.gregorian.locale"/>
      <w:bookmarkEnd w:id="11"/>
      <w:proofErr w:type="spellStart"/>
      <w:proofErr w:type="gramStart"/>
      <w:r w:rsidRPr="00E850AE">
        <w:rPr>
          <w:rFonts w:ascii="IRANSans" w:eastAsia="Times New Roman" w:hAnsi="IRANSans" w:cs="B Nazanin"/>
          <w:b/>
          <w:bCs/>
          <w:sz w:val="27"/>
          <w:szCs w:val="27"/>
        </w:rPr>
        <w:t>gregorian.locale</w:t>
      </w:r>
      <w:proofErr w:type="spellEnd"/>
      <w:r w:rsidRPr="00E850AE">
        <w:rPr>
          <w:rFonts w:ascii="IRANSans" w:eastAsia="Times New Roman" w:hAnsi="IRANSans" w:cs="B Nazanin"/>
          <w:b/>
          <w:bCs/>
          <w:sz w:val="27"/>
          <w:szCs w:val="27"/>
        </w:rPr>
        <w:t xml:space="preserve"> :</w:t>
      </w:r>
      <w:proofErr w:type="gramEnd"/>
      <w:r w:rsidRPr="00E850AE">
        <w:rPr>
          <w:rFonts w:ascii="IRANSans" w:eastAsia="Times New Roman" w:hAnsi="IRANSans" w:cs="B Nazanin"/>
          <w:b/>
          <w:bCs/>
          <w:sz w:val="27"/>
          <w:szCs w:val="27"/>
        </w:rPr>
        <w:t> </w:t>
      </w:r>
      <w:r w:rsidRPr="00E850AE">
        <w:rPr>
          <w:rFonts w:ascii="Courier New" w:eastAsia="Times New Roman" w:hAnsi="Courier New" w:cs="Courier New"/>
          <w:color w:val="37474F"/>
          <w:sz w:val="23"/>
        </w:rPr>
        <w:t>string</w:t>
      </w:r>
      <w:hyperlink r:id="rId124" w:anchor="gregorianlocale-string" w:tooltip="Permanent link" w:history="1">
        <w:r w:rsidRPr="00E850AE">
          <w:rPr>
            <w:rFonts w:ascii="IRANSans" w:eastAsia="Times New Roman" w:hAnsi="IRANSans" w:cs="B Nazanin"/>
            <w:b/>
            <w:bCs/>
            <w:color w:val="0000FF"/>
            <w:sz w:val="27"/>
            <w:u w:val="single"/>
          </w:rPr>
          <w:t>¶</w:t>
        </w:r>
      </w:hyperlink>
    </w:p>
    <w:p w:rsidR="00E850AE" w:rsidRPr="00E850AE" w:rsidRDefault="00E850AE" w:rsidP="00E850AE">
      <w:pPr>
        <w:bidi w:val="0"/>
        <w:spacing w:before="240" w:after="240" w:line="240" w:lineRule="auto"/>
        <w:rPr>
          <w:rFonts w:ascii="IRANSans" w:eastAsia="Times New Roman" w:hAnsi="IRANSans" w:cs="B Nazanin"/>
          <w:sz w:val="26"/>
          <w:szCs w:val="26"/>
        </w:rPr>
      </w:pPr>
      <w:proofErr w:type="gramStart"/>
      <w:r w:rsidRPr="00E850AE">
        <w:rPr>
          <w:rFonts w:ascii="IRANSans" w:eastAsia="Times New Roman" w:hAnsi="IRANSans" w:cs="B Nazanin"/>
          <w:sz w:val="26"/>
          <w:szCs w:val="26"/>
        </w:rPr>
        <w:t>set</w:t>
      </w:r>
      <w:proofErr w:type="gramEnd"/>
      <w:r w:rsidRPr="00E850AE">
        <w:rPr>
          <w:rFonts w:ascii="IRANSans" w:eastAsia="Times New Roman" w:hAnsi="IRANSans" w:cs="B Nazanin"/>
          <w:sz w:val="26"/>
          <w:szCs w:val="26"/>
        </w:rPr>
        <w:t xml:space="preserve"> locale of Gregorian calendar available options: 'fa', '</w:t>
      </w:r>
      <w:proofErr w:type="spellStart"/>
      <w:r w:rsidRPr="00E850AE">
        <w:rPr>
          <w:rFonts w:ascii="IRANSans" w:eastAsia="Times New Roman" w:hAnsi="IRANSans" w:cs="B Nazanin"/>
          <w:sz w:val="26"/>
          <w:szCs w:val="26"/>
        </w:rPr>
        <w:t>en</w:t>
      </w:r>
      <w:proofErr w:type="spellEnd"/>
      <w:r w:rsidRPr="00E850AE">
        <w:rPr>
          <w:rFonts w:ascii="IRANSans" w:eastAsia="Times New Roman" w:hAnsi="IRANSans" w:cs="B Nazanin"/>
          <w:sz w:val="26"/>
          <w:szCs w:val="26"/>
        </w:rPr>
        <w:t>'</w:t>
      </w:r>
    </w:p>
    <w:p w:rsidR="00E850AE" w:rsidRPr="00E850AE" w:rsidRDefault="00E850AE" w:rsidP="00E850AE">
      <w:pPr>
        <w:bidi w:val="0"/>
        <w:spacing w:after="0" w:line="240" w:lineRule="auto"/>
        <w:rPr>
          <w:rFonts w:ascii="IRANSans" w:eastAsia="Times New Roman" w:hAnsi="IRANSans" w:cs="B Nazanin"/>
          <w:sz w:val="26"/>
          <w:szCs w:val="26"/>
        </w:rPr>
      </w:pPr>
      <w:r w:rsidRPr="00E850AE">
        <w:rPr>
          <w:rFonts w:ascii="IRANSans" w:eastAsia="Times New Roman" w:hAnsi="IRANSans" w:cs="B Nazanin"/>
          <w:b/>
          <w:bCs/>
          <w:sz w:val="26"/>
        </w:rPr>
        <w:lastRenderedPageBreak/>
        <w:t>Kind</w:t>
      </w:r>
      <w:r w:rsidRPr="00E850AE">
        <w:rPr>
          <w:rFonts w:ascii="IRANSans" w:eastAsia="Times New Roman" w:hAnsi="IRANSans" w:cs="B Nazanin"/>
          <w:sz w:val="26"/>
          <w:szCs w:val="26"/>
        </w:rPr>
        <w:t>: static property of </w:t>
      </w:r>
      <w:proofErr w:type="spellStart"/>
      <w:r w:rsidRPr="00E850AE">
        <w:rPr>
          <w:rFonts w:ascii="IRANSans" w:eastAsia="Times New Roman" w:hAnsi="IRANSans" w:cs="B Nazanin"/>
          <w:sz w:val="26"/>
          <w:szCs w:val="26"/>
        </w:rPr>
        <w:fldChar w:fldCharType="begin"/>
      </w:r>
      <w:r w:rsidRPr="00E850AE">
        <w:rPr>
          <w:rFonts w:ascii="IRANSans" w:eastAsia="Times New Roman" w:hAnsi="IRANSans" w:cs="B Nazanin"/>
          <w:sz w:val="26"/>
          <w:szCs w:val="26"/>
        </w:rPr>
        <w:instrText xml:space="preserve"> HYPERLINK "http://babakhani.github.io/PersianWebToolkit/doc/datepicker/options/" \l "Config.calendar.gregorian" </w:instrText>
      </w:r>
      <w:r w:rsidRPr="00E850AE">
        <w:rPr>
          <w:rFonts w:ascii="IRANSans" w:eastAsia="Times New Roman" w:hAnsi="IRANSans" w:cs="B Nazanin"/>
          <w:sz w:val="26"/>
          <w:szCs w:val="26"/>
        </w:rPr>
        <w:fldChar w:fldCharType="separate"/>
      </w:r>
      <w:r w:rsidRPr="00E850AE">
        <w:rPr>
          <w:rFonts w:ascii="Courier New" w:eastAsia="Times New Roman" w:hAnsi="Courier New" w:cs="Courier New"/>
          <w:color w:val="EF5350"/>
        </w:rPr>
        <w:t>gregorian</w:t>
      </w:r>
      <w:proofErr w:type="spellEnd"/>
      <w:r w:rsidRPr="00E850AE">
        <w:rPr>
          <w:rFonts w:ascii="IRANSans" w:eastAsia="Times New Roman" w:hAnsi="IRANSans" w:cs="B Nazanin"/>
          <w:sz w:val="26"/>
          <w:szCs w:val="26"/>
        </w:rPr>
        <w:fldChar w:fldCharType="end"/>
      </w:r>
      <w:r w:rsidRPr="00E850AE">
        <w:rPr>
          <w:rFonts w:ascii="IRANSans" w:eastAsia="Times New Roman" w:hAnsi="IRANSans" w:cs="B Nazanin"/>
          <w:sz w:val="26"/>
          <w:szCs w:val="26"/>
        </w:rPr>
        <w:br/>
      </w:r>
      <w:r w:rsidRPr="00E850AE">
        <w:rPr>
          <w:rFonts w:ascii="IRANSans" w:eastAsia="Times New Roman" w:hAnsi="IRANSans" w:cs="B Nazanin"/>
          <w:b/>
          <w:bCs/>
          <w:sz w:val="26"/>
        </w:rPr>
        <w:t>Default</w:t>
      </w:r>
      <w:r w:rsidRPr="00E850AE">
        <w:rPr>
          <w:rFonts w:ascii="IRANSans" w:eastAsia="Times New Roman" w:hAnsi="IRANSans" w:cs="B Nazanin"/>
          <w:sz w:val="26"/>
          <w:szCs w:val="26"/>
        </w:rPr>
        <w:t>: </w:t>
      </w:r>
      <w:r w:rsidRPr="00E850AE">
        <w:rPr>
          <w:rFonts w:ascii="Courier New" w:eastAsia="Times New Roman" w:hAnsi="Courier New" w:cs="Courier New"/>
          <w:color w:val="37474F"/>
        </w:rPr>
        <w:t>"'</w:t>
      </w:r>
      <w:proofErr w:type="spellStart"/>
      <w:r w:rsidRPr="00E850AE">
        <w:rPr>
          <w:rFonts w:ascii="Courier New" w:eastAsia="Times New Roman" w:hAnsi="Courier New" w:cs="Courier New"/>
          <w:color w:val="37474F"/>
        </w:rPr>
        <w:t>en</w:t>
      </w:r>
      <w:proofErr w:type="spellEnd"/>
      <w:r w:rsidRPr="00E850AE">
        <w:rPr>
          <w:rFonts w:ascii="Courier New" w:eastAsia="Times New Roman" w:hAnsi="Courier New" w:cs="Courier New"/>
          <w:color w:val="37474F"/>
        </w:rPr>
        <w:t>'"</w:t>
      </w:r>
      <w:r w:rsidRPr="00E850AE">
        <w:rPr>
          <w:rFonts w:ascii="IRANSans" w:eastAsia="Times New Roman" w:hAnsi="IRANSans" w:cs="B Nazanin"/>
          <w:sz w:val="26"/>
          <w:szCs w:val="26"/>
        </w:rPr>
        <w:br/>
      </w:r>
      <w:r w:rsidRPr="00E850AE">
        <w:rPr>
          <w:rFonts w:ascii="IRANSans" w:eastAsia="Times New Roman" w:hAnsi="IRANSans" w:cs="B Nazanin"/>
          <w:b/>
          <w:bCs/>
          <w:sz w:val="26"/>
        </w:rPr>
        <w:t>Since</w:t>
      </w:r>
      <w:r w:rsidRPr="00E850AE">
        <w:rPr>
          <w:rFonts w:ascii="IRANSans" w:eastAsia="Times New Roman" w:hAnsi="IRANSans" w:cs="B Nazanin"/>
          <w:sz w:val="26"/>
          <w:szCs w:val="26"/>
        </w:rPr>
        <w:t>: 1.0.0</w:t>
      </w:r>
      <w:r w:rsidRPr="00E850AE">
        <w:rPr>
          <w:rFonts w:ascii="IRANSans" w:eastAsia="Times New Roman" w:hAnsi="IRANSans" w:cs="B Nazanin"/>
          <w:sz w:val="26"/>
          <w:szCs w:val="26"/>
        </w:rPr>
        <w:br/>
      </w:r>
      <w:bookmarkStart w:id="12" w:name="Config.calendar.gregorian.showHint"/>
      <w:bookmarkEnd w:id="12"/>
    </w:p>
    <w:p w:rsidR="00E850AE" w:rsidRPr="00E850AE" w:rsidRDefault="00E850AE" w:rsidP="00E850AE">
      <w:pPr>
        <w:pBdr>
          <w:left w:val="single" w:sz="18" w:space="8" w:color="EF5350"/>
        </w:pBdr>
        <w:bidi w:val="0"/>
        <w:spacing w:beforeAutospacing="1" w:after="0" w:afterAutospacing="1" w:line="240" w:lineRule="auto"/>
        <w:ind w:firstLine="150"/>
        <w:outlineLvl w:val="3"/>
        <w:rPr>
          <w:rFonts w:ascii="IRANSans" w:eastAsia="Times New Roman" w:hAnsi="IRANSans" w:cs="B Nazanin"/>
          <w:b/>
          <w:bCs/>
          <w:sz w:val="27"/>
          <w:szCs w:val="27"/>
        </w:rPr>
      </w:pPr>
      <w:proofErr w:type="spellStart"/>
      <w:proofErr w:type="gramStart"/>
      <w:r w:rsidRPr="00E850AE">
        <w:rPr>
          <w:rFonts w:ascii="IRANSans" w:eastAsia="Times New Roman" w:hAnsi="IRANSans" w:cs="B Nazanin"/>
          <w:b/>
          <w:bCs/>
          <w:sz w:val="27"/>
          <w:szCs w:val="27"/>
        </w:rPr>
        <w:t>gregorian.showHint</w:t>
      </w:r>
      <w:proofErr w:type="spellEnd"/>
      <w:r w:rsidRPr="00E850AE">
        <w:rPr>
          <w:rFonts w:ascii="IRANSans" w:eastAsia="Times New Roman" w:hAnsi="IRANSans" w:cs="B Nazanin"/>
          <w:b/>
          <w:bCs/>
          <w:sz w:val="27"/>
          <w:szCs w:val="27"/>
        </w:rPr>
        <w:t xml:space="preserve"> :</w:t>
      </w:r>
      <w:proofErr w:type="gramEnd"/>
      <w:r w:rsidRPr="00E850AE">
        <w:rPr>
          <w:rFonts w:ascii="IRANSans" w:eastAsia="Times New Roman" w:hAnsi="IRANSans" w:cs="B Nazanin"/>
          <w:b/>
          <w:bCs/>
          <w:sz w:val="27"/>
          <w:szCs w:val="27"/>
        </w:rPr>
        <w:t> </w:t>
      </w:r>
      <w:proofErr w:type="spellStart"/>
      <w:r w:rsidRPr="00E850AE">
        <w:rPr>
          <w:rFonts w:ascii="Courier New" w:eastAsia="Times New Roman" w:hAnsi="Courier New" w:cs="Courier New"/>
          <w:color w:val="37474F"/>
          <w:sz w:val="23"/>
        </w:rPr>
        <w:t>boolean</w:t>
      </w:r>
      <w:proofErr w:type="spellEnd"/>
      <w:r w:rsidRPr="00E850AE">
        <w:rPr>
          <w:rFonts w:ascii="IRANSans" w:eastAsia="Times New Roman" w:hAnsi="IRANSans" w:cs="B Nazanin"/>
          <w:b/>
          <w:bCs/>
          <w:sz w:val="27"/>
          <w:szCs w:val="27"/>
        </w:rPr>
        <w:fldChar w:fldCharType="begin"/>
      </w:r>
      <w:r w:rsidRPr="00E850AE">
        <w:rPr>
          <w:rFonts w:ascii="IRANSans" w:eastAsia="Times New Roman" w:hAnsi="IRANSans" w:cs="B Nazanin"/>
          <w:b/>
          <w:bCs/>
          <w:sz w:val="27"/>
          <w:szCs w:val="27"/>
        </w:rPr>
        <w:instrText xml:space="preserve"> HYPERLINK "http://babakhani.github.io/PersianWebToolkit/doc/datepicker/options/" \l "gregorianshowhint-boolean" \o "Permanent link" </w:instrText>
      </w:r>
      <w:r w:rsidRPr="00E850AE">
        <w:rPr>
          <w:rFonts w:ascii="IRANSans" w:eastAsia="Times New Roman" w:hAnsi="IRANSans" w:cs="B Nazanin"/>
          <w:b/>
          <w:bCs/>
          <w:sz w:val="27"/>
          <w:szCs w:val="27"/>
        </w:rPr>
        <w:fldChar w:fldCharType="separate"/>
      </w:r>
      <w:r w:rsidRPr="00E850AE">
        <w:rPr>
          <w:rFonts w:ascii="IRANSans" w:eastAsia="Times New Roman" w:hAnsi="IRANSans" w:cs="B Nazanin"/>
          <w:b/>
          <w:bCs/>
          <w:color w:val="0000FF"/>
          <w:sz w:val="27"/>
          <w:u w:val="single"/>
        </w:rPr>
        <w:t>¶</w:t>
      </w:r>
      <w:r w:rsidRPr="00E850AE">
        <w:rPr>
          <w:rFonts w:ascii="IRANSans" w:eastAsia="Times New Roman" w:hAnsi="IRANSans" w:cs="B Nazanin"/>
          <w:b/>
          <w:bCs/>
          <w:sz w:val="27"/>
          <w:szCs w:val="27"/>
        </w:rPr>
        <w:fldChar w:fldCharType="end"/>
      </w:r>
    </w:p>
    <w:p w:rsidR="00E850AE" w:rsidRPr="00E850AE" w:rsidRDefault="00E850AE" w:rsidP="00E850AE">
      <w:pPr>
        <w:bidi w:val="0"/>
        <w:spacing w:before="240" w:after="240" w:line="240" w:lineRule="auto"/>
        <w:rPr>
          <w:rFonts w:ascii="IRANSans" w:eastAsia="Times New Roman" w:hAnsi="IRANSans" w:cs="B Nazanin"/>
          <w:sz w:val="26"/>
          <w:szCs w:val="26"/>
        </w:rPr>
      </w:pPr>
      <w:proofErr w:type="gramStart"/>
      <w:r w:rsidRPr="00E850AE">
        <w:rPr>
          <w:rFonts w:ascii="IRANSans" w:eastAsia="Times New Roman" w:hAnsi="IRANSans" w:cs="B Nazanin"/>
          <w:sz w:val="26"/>
          <w:szCs w:val="26"/>
        </w:rPr>
        <w:t>if</w:t>
      </w:r>
      <w:proofErr w:type="gramEnd"/>
      <w:r w:rsidRPr="00E850AE">
        <w:rPr>
          <w:rFonts w:ascii="IRANSans" w:eastAsia="Times New Roman" w:hAnsi="IRANSans" w:cs="B Nazanin"/>
          <w:sz w:val="26"/>
          <w:szCs w:val="26"/>
        </w:rPr>
        <w:t xml:space="preserve"> set true, small date hint of this calendar will be shown on another calendar</w:t>
      </w:r>
    </w:p>
    <w:p w:rsidR="00E850AE" w:rsidRPr="00E850AE" w:rsidRDefault="00E850AE" w:rsidP="00E850AE">
      <w:pPr>
        <w:bidi w:val="0"/>
        <w:spacing w:after="0" w:line="240" w:lineRule="auto"/>
        <w:rPr>
          <w:rFonts w:ascii="IRANSans" w:eastAsia="Times New Roman" w:hAnsi="IRANSans" w:cs="B Nazanin"/>
          <w:sz w:val="26"/>
          <w:szCs w:val="26"/>
        </w:rPr>
      </w:pPr>
      <w:r w:rsidRPr="00E850AE">
        <w:rPr>
          <w:rFonts w:ascii="IRANSans" w:eastAsia="Times New Roman" w:hAnsi="IRANSans" w:cs="B Nazanin"/>
          <w:b/>
          <w:bCs/>
          <w:sz w:val="26"/>
        </w:rPr>
        <w:t>Kind</w:t>
      </w:r>
      <w:r w:rsidRPr="00E850AE">
        <w:rPr>
          <w:rFonts w:ascii="IRANSans" w:eastAsia="Times New Roman" w:hAnsi="IRANSans" w:cs="B Nazanin"/>
          <w:sz w:val="26"/>
          <w:szCs w:val="26"/>
        </w:rPr>
        <w:t>: static property of </w:t>
      </w:r>
      <w:proofErr w:type="spellStart"/>
      <w:r w:rsidRPr="00E850AE">
        <w:rPr>
          <w:rFonts w:ascii="IRANSans" w:eastAsia="Times New Roman" w:hAnsi="IRANSans" w:cs="B Nazanin"/>
          <w:sz w:val="26"/>
          <w:szCs w:val="26"/>
        </w:rPr>
        <w:fldChar w:fldCharType="begin"/>
      </w:r>
      <w:r w:rsidRPr="00E850AE">
        <w:rPr>
          <w:rFonts w:ascii="IRANSans" w:eastAsia="Times New Roman" w:hAnsi="IRANSans" w:cs="B Nazanin"/>
          <w:sz w:val="26"/>
          <w:szCs w:val="26"/>
        </w:rPr>
        <w:instrText xml:space="preserve"> HYPERLINK "http://babakhani.github.io/PersianWebToolkit/doc/datepicker/options/" \l "Config.calendar.gregorian" </w:instrText>
      </w:r>
      <w:r w:rsidRPr="00E850AE">
        <w:rPr>
          <w:rFonts w:ascii="IRANSans" w:eastAsia="Times New Roman" w:hAnsi="IRANSans" w:cs="B Nazanin"/>
          <w:sz w:val="26"/>
          <w:szCs w:val="26"/>
        </w:rPr>
        <w:fldChar w:fldCharType="separate"/>
      </w:r>
      <w:r w:rsidRPr="00E850AE">
        <w:rPr>
          <w:rFonts w:ascii="Courier New" w:eastAsia="Times New Roman" w:hAnsi="Courier New" w:cs="Courier New"/>
          <w:color w:val="EF5350"/>
        </w:rPr>
        <w:t>gregorian</w:t>
      </w:r>
      <w:proofErr w:type="spellEnd"/>
      <w:r w:rsidRPr="00E850AE">
        <w:rPr>
          <w:rFonts w:ascii="IRANSans" w:eastAsia="Times New Roman" w:hAnsi="IRANSans" w:cs="B Nazanin"/>
          <w:sz w:val="26"/>
          <w:szCs w:val="26"/>
        </w:rPr>
        <w:fldChar w:fldCharType="end"/>
      </w:r>
      <w:r w:rsidRPr="00E850AE">
        <w:rPr>
          <w:rFonts w:ascii="IRANSans" w:eastAsia="Times New Roman" w:hAnsi="IRANSans" w:cs="B Nazanin"/>
          <w:sz w:val="26"/>
          <w:szCs w:val="26"/>
        </w:rPr>
        <w:br/>
      </w:r>
      <w:r w:rsidRPr="00E850AE">
        <w:rPr>
          <w:rFonts w:ascii="IRANSans" w:eastAsia="Times New Roman" w:hAnsi="IRANSans" w:cs="B Nazanin"/>
          <w:b/>
          <w:bCs/>
          <w:sz w:val="26"/>
        </w:rPr>
        <w:t>Default</w:t>
      </w:r>
      <w:r w:rsidRPr="00E850AE">
        <w:rPr>
          <w:rFonts w:ascii="IRANSans" w:eastAsia="Times New Roman" w:hAnsi="IRANSans" w:cs="B Nazanin"/>
          <w:sz w:val="26"/>
          <w:szCs w:val="26"/>
        </w:rPr>
        <w:t>: </w:t>
      </w:r>
      <w:r w:rsidRPr="00E850AE">
        <w:rPr>
          <w:rFonts w:ascii="Courier New" w:eastAsia="Times New Roman" w:hAnsi="Courier New" w:cs="Courier New"/>
          <w:color w:val="37474F"/>
        </w:rPr>
        <w:t>false</w:t>
      </w:r>
      <w:r w:rsidRPr="00E850AE">
        <w:rPr>
          <w:rFonts w:ascii="IRANSans" w:eastAsia="Times New Roman" w:hAnsi="IRANSans" w:cs="B Nazanin"/>
          <w:sz w:val="26"/>
          <w:szCs w:val="26"/>
        </w:rPr>
        <w:br/>
      </w:r>
      <w:proofErr w:type="gramStart"/>
      <w:r w:rsidRPr="00E850AE">
        <w:rPr>
          <w:rFonts w:ascii="IRANSans" w:eastAsia="Times New Roman" w:hAnsi="IRANSans" w:cs="B Nazanin"/>
          <w:b/>
          <w:bCs/>
          <w:sz w:val="26"/>
        </w:rPr>
        <w:t>Since</w:t>
      </w:r>
      <w:proofErr w:type="gramEnd"/>
      <w:r w:rsidRPr="00E850AE">
        <w:rPr>
          <w:rFonts w:ascii="IRANSans" w:eastAsia="Times New Roman" w:hAnsi="IRANSans" w:cs="B Nazanin"/>
          <w:sz w:val="26"/>
          <w:szCs w:val="26"/>
        </w:rPr>
        <w:t>: 1.0.0</w:t>
      </w:r>
      <w:r w:rsidRPr="00E850AE">
        <w:rPr>
          <w:rFonts w:ascii="IRANSans" w:eastAsia="Times New Roman" w:hAnsi="IRANSans" w:cs="B Nazanin"/>
          <w:sz w:val="26"/>
          <w:szCs w:val="26"/>
        </w:rPr>
        <w:br/>
      </w:r>
      <w:bookmarkStart w:id="13" w:name="Config.responsive"/>
      <w:bookmarkEnd w:id="13"/>
    </w:p>
    <w:p w:rsidR="00E850AE" w:rsidRPr="00E850AE" w:rsidRDefault="00E850AE" w:rsidP="00E850AE">
      <w:pPr>
        <w:bidi w:val="0"/>
        <w:spacing w:beforeAutospacing="1" w:after="0" w:afterAutospacing="1" w:line="240" w:lineRule="auto"/>
        <w:outlineLvl w:val="1"/>
        <w:rPr>
          <w:rFonts w:ascii="IRANSans" w:eastAsia="Times New Roman" w:hAnsi="IRANSans" w:cs="B Nazanin"/>
          <w:spacing w:val="-2"/>
          <w:sz w:val="36"/>
          <w:szCs w:val="36"/>
        </w:rPr>
      </w:pPr>
      <w:proofErr w:type="spellStart"/>
      <w:proofErr w:type="gramStart"/>
      <w:r w:rsidRPr="00E850AE">
        <w:rPr>
          <w:rFonts w:ascii="IRANSans" w:eastAsia="Times New Roman" w:hAnsi="IRANSans" w:cs="B Nazanin"/>
          <w:spacing w:val="-2"/>
          <w:sz w:val="36"/>
          <w:szCs w:val="36"/>
        </w:rPr>
        <w:t>Config.responsive</w:t>
      </w:r>
      <w:proofErr w:type="spellEnd"/>
      <w:r w:rsidRPr="00E850AE">
        <w:rPr>
          <w:rFonts w:ascii="IRANSans" w:eastAsia="Times New Roman" w:hAnsi="IRANSans" w:cs="B Nazanin"/>
          <w:spacing w:val="-2"/>
          <w:sz w:val="36"/>
          <w:szCs w:val="36"/>
        </w:rPr>
        <w:t xml:space="preserve"> :</w:t>
      </w:r>
      <w:proofErr w:type="gramEnd"/>
      <w:r w:rsidRPr="00E850AE">
        <w:rPr>
          <w:rFonts w:ascii="IRANSans" w:eastAsia="Times New Roman" w:hAnsi="IRANSans" w:cs="B Nazanin"/>
          <w:spacing w:val="-2"/>
          <w:sz w:val="36"/>
          <w:szCs w:val="36"/>
        </w:rPr>
        <w:t> </w:t>
      </w:r>
      <w:proofErr w:type="spellStart"/>
      <w:r w:rsidRPr="00E850AE">
        <w:rPr>
          <w:rFonts w:ascii="Courier New" w:eastAsia="Times New Roman" w:hAnsi="Courier New" w:cs="Courier New"/>
          <w:color w:val="37474F"/>
          <w:spacing w:val="-2"/>
          <w:sz w:val="35"/>
        </w:rPr>
        <w:t>boolean</w:t>
      </w:r>
      <w:proofErr w:type="spellEnd"/>
      <w:r w:rsidRPr="00E850AE">
        <w:rPr>
          <w:rFonts w:ascii="IRANSans" w:eastAsia="Times New Roman" w:hAnsi="IRANSans" w:cs="B Nazanin"/>
          <w:spacing w:val="-2"/>
          <w:sz w:val="36"/>
          <w:szCs w:val="36"/>
        </w:rPr>
        <w:fldChar w:fldCharType="begin"/>
      </w:r>
      <w:r w:rsidRPr="00E850AE">
        <w:rPr>
          <w:rFonts w:ascii="IRANSans" w:eastAsia="Times New Roman" w:hAnsi="IRANSans" w:cs="B Nazanin"/>
          <w:spacing w:val="-2"/>
          <w:sz w:val="36"/>
          <w:szCs w:val="36"/>
        </w:rPr>
        <w:instrText xml:space="preserve"> HYPERLINK "http://babakhani.github.io/PersianWebToolkit/doc/datepicker/options/" \l "configresponsive-boolean" \o "Permanent link" </w:instrText>
      </w:r>
      <w:r w:rsidRPr="00E850AE">
        <w:rPr>
          <w:rFonts w:ascii="IRANSans" w:eastAsia="Times New Roman" w:hAnsi="IRANSans" w:cs="B Nazanin"/>
          <w:spacing w:val="-2"/>
          <w:sz w:val="36"/>
          <w:szCs w:val="36"/>
        </w:rPr>
        <w:fldChar w:fldCharType="separate"/>
      </w:r>
      <w:r w:rsidRPr="00E850AE">
        <w:rPr>
          <w:rFonts w:ascii="IRANSans" w:eastAsia="Times New Roman" w:hAnsi="IRANSans" w:cs="B Nazanin"/>
          <w:color w:val="0000FF"/>
          <w:spacing w:val="-2"/>
          <w:sz w:val="36"/>
          <w:szCs w:val="36"/>
          <w:u w:val="single"/>
        </w:rPr>
        <w:t>¶</w:t>
      </w:r>
      <w:r w:rsidRPr="00E850AE">
        <w:rPr>
          <w:rFonts w:ascii="IRANSans" w:eastAsia="Times New Roman" w:hAnsi="IRANSans" w:cs="B Nazanin"/>
          <w:spacing w:val="-2"/>
          <w:sz w:val="36"/>
          <w:szCs w:val="36"/>
        </w:rPr>
        <w:fldChar w:fldCharType="end"/>
      </w:r>
    </w:p>
    <w:p w:rsidR="00E850AE" w:rsidRPr="00E850AE" w:rsidRDefault="00E850AE" w:rsidP="00E850AE">
      <w:pPr>
        <w:bidi w:val="0"/>
        <w:spacing w:before="240" w:after="240" w:line="240" w:lineRule="auto"/>
        <w:rPr>
          <w:rFonts w:ascii="IRANSans" w:eastAsia="Times New Roman" w:hAnsi="IRANSans" w:cs="B Nazanin"/>
          <w:sz w:val="26"/>
          <w:szCs w:val="26"/>
        </w:rPr>
      </w:pPr>
      <w:proofErr w:type="gramStart"/>
      <w:r w:rsidRPr="00E850AE">
        <w:rPr>
          <w:rFonts w:ascii="IRANSans" w:eastAsia="Times New Roman" w:hAnsi="IRANSans" w:cs="B Nazanin"/>
          <w:sz w:val="26"/>
          <w:szCs w:val="26"/>
        </w:rPr>
        <w:t>if</w:t>
      </w:r>
      <w:proofErr w:type="gramEnd"/>
      <w:r w:rsidRPr="00E850AE">
        <w:rPr>
          <w:rFonts w:ascii="IRANSans" w:eastAsia="Times New Roman" w:hAnsi="IRANSans" w:cs="B Nazanin"/>
          <w:sz w:val="26"/>
          <w:szCs w:val="26"/>
        </w:rPr>
        <w:t xml:space="preserve"> set true make enable responsive view on mobile devices</w:t>
      </w:r>
    </w:p>
    <w:p w:rsidR="00E850AE" w:rsidRPr="00E850AE" w:rsidRDefault="00E850AE" w:rsidP="00E850AE">
      <w:pPr>
        <w:bidi w:val="0"/>
        <w:spacing w:after="0" w:line="240" w:lineRule="auto"/>
        <w:rPr>
          <w:rFonts w:ascii="IRANSans" w:eastAsia="Times New Roman" w:hAnsi="IRANSans" w:cs="B Nazanin"/>
          <w:sz w:val="26"/>
          <w:szCs w:val="26"/>
        </w:rPr>
      </w:pPr>
      <w:r w:rsidRPr="00E850AE">
        <w:rPr>
          <w:rFonts w:ascii="IRANSans" w:eastAsia="Times New Roman" w:hAnsi="IRANSans" w:cs="B Nazanin"/>
          <w:b/>
          <w:bCs/>
          <w:sz w:val="26"/>
        </w:rPr>
        <w:t>Kind</w:t>
      </w:r>
      <w:r w:rsidRPr="00E850AE">
        <w:rPr>
          <w:rFonts w:ascii="IRANSans" w:eastAsia="Times New Roman" w:hAnsi="IRANSans" w:cs="B Nazanin"/>
          <w:sz w:val="26"/>
          <w:szCs w:val="26"/>
        </w:rPr>
        <w:t>: static property of </w:t>
      </w:r>
      <w:proofErr w:type="spellStart"/>
      <w:r w:rsidRPr="00E850AE">
        <w:rPr>
          <w:rFonts w:ascii="IRANSans" w:eastAsia="Times New Roman" w:hAnsi="IRANSans" w:cs="B Nazanin"/>
          <w:sz w:val="26"/>
          <w:szCs w:val="26"/>
        </w:rPr>
        <w:fldChar w:fldCharType="begin"/>
      </w:r>
      <w:r w:rsidRPr="00E850AE">
        <w:rPr>
          <w:rFonts w:ascii="IRANSans" w:eastAsia="Times New Roman" w:hAnsi="IRANSans" w:cs="B Nazanin"/>
          <w:sz w:val="26"/>
          <w:szCs w:val="26"/>
        </w:rPr>
        <w:instrText xml:space="preserve"> HYPERLINK "http://babakhani.github.io/PersianWebToolkit/doc/datepicker/options/" \l "Config" </w:instrText>
      </w:r>
      <w:r w:rsidRPr="00E850AE">
        <w:rPr>
          <w:rFonts w:ascii="IRANSans" w:eastAsia="Times New Roman" w:hAnsi="IRANSans" w:cs="B Nazanin"/>
          <w:sz w:val="26"/>
          <w:szCs w:val="26"/>
        </w:rPr>
        <w:fldChar w:fldCharType="separate"/>
      </w:r>
      <w:r w:rsidRPr="00E850AE">
        <w:rPr>
          <w:rFonts w:ascii="Courier New" w:eastAsia="Times New Roman" w:hAnsi="Courier New" w:cs="Courier New"/>
          <w:color w:val="EF5350"/>
        </w:rPr>
        <w:t>Config</w:t>
      </w:r>
      <w:proofErr w:type="spellEnd"/>
      <w:r w:rsidRPr="00E850AE">
        <w:rPr>
          <w:rFonts w:ascii="IRANSans" w:eastAsia="Times New Roman" w:hAnsi="IRANSans" w:cs="B Nazanin"/>
          <w:sz w:val="26"/>
          <w:szCs w:val="26"/>
        </w:rPr>
        <w:fldChar w:fldCharType="end"/>
      </w:r>
      <w:r w:rsidRPr="00E850AE">
        <w:rPr>
          <w:rFonts w:ascii="IRANSans" w:eastAsia="Times New Roman" w:hAnsi="IRANSans" w:cs="B Nazanin"/>
          <w:sz w:val="26"/>
          <w:szCs w:val="26"/>
        </w:rPr>
        <w:br/>
      </w:r>
      <w:r w:rsidRPr="00E850AE">
        <w:rPr>
          <w:rFonts w:ascii="IRANSans" w:eastAsia="Times New Roman" w:hAnsi="IRANSans" w:cs="B Nazanin"/>
          <w:b/>
          <w:bCs/>
          <w:sz w:val="26"/>
        </w:rPr>
        <w:t>Default</w:t>
      </w:r>
      <w:r w:rsidRPr="00E850AE">
        <w:rPr>
          <w:rFonts w:ascii="IRANSans" w:eastAsia="Times New Roman" w:hAnsi="IRANSans" w:cs="B Nazanin"/>
          <w:sz w:val="26"/>
          <w:szCs w:val="26"/>
        </w:rPr>
        <w:t>: </w:t>
      </w:r>
      <w:r w:rsidRPr="00E850AE">
        <w:rPr>
          <w:rFonts w:ascii="Courier New" w:eastAsia="Times New Roman" w:hAnsi="Courier New" w:cs="Courier New"/>
          <w:color w:val="37474F"/>
        </w:rPr>
        <w:t>true</w:t>
      </w:r>
      <w:r w:rsidRPr="00E850AE">
        <w:rPr>
          <w:rFonts w:ascii="IRANSans" w:eastAsia="Times New Roman" w:hAnsi="IRANSans" w:cs="B Nazanin"/>
          <w:sz w:val="26"/>
          <w:szCs w:val="26"/>
        </w:rPr>
        <w:br/>
      </w:r>
      <w:proofErr w:type="gramStart"/>
      <w:r w:rsidRPr="00E850AE">
        <w:rPr>
          <w:rFonts w:ascii="IRANSans" w:eastAsia="Times New Roman" w:hAnsi="IRANSans" w:cs="B Nazanin"/>
          <w:b/>
          <w:bCs/>
          <w:sz w:val="26"/>
        </w:rPr>
        <w:t>Since</w:t>
      </w:r>
      <w:proofErr w:type="gramEnd"/>
      <w:r w:rsidRPr="00E850AE">
        <w:rPr>
          <w:rFonts w:ascii="IRANSans" w:eastAsia="Times New Roman" w:hAnsi="IRANSans" w:cs="B Nazanin"/>
          <w:sz w:val="26"/>
          <w:szCs w:val="26"/>
        </w:rPr>
        <w:t>: 1.0.0</w:t>
      </w:r>
      <w:r w:rsidRPr="00E850AE">
        <w:rPr>
          <w:rFonts w:ascii="IRANSans" w:eastAsia="Times New Roman" w:hAnsi="IRANSans" w:cs="B Nazanin"/>
          <w:sz w:val="26"/>
          <w:szCs w:val="26"/>
        </w:rPr>
        <w:br/>
      </w:r>
      <w:bookmarkStart w:id="14" w:name="Config.inline"/>
      <w:bookmarkEnd w:id="14"/>
    </w:p>
    <w:p w:rsidR="00E850AE" w:rsidRPr="00E850AE" w:rsidRDefault="00E850AE" w:rsidP="00E850AE">
      <w:pPr>
        <w:bidi w:val="0"/>
        <w:spacing w:beforeAutospacing="1" w:after="0" w:afterAutospacing="1" w:line="240" w:lineRule="auto"/>
        <w:outlineLvl w:val="1"/>
        <w:rPr>
          <w:rFonts w:ascii="IRANSans" w:eastAsia="Times New Roman" w:hAnsi="IRANSans" w:cs="B Nazanin"/>
          <w:spacing w:val="-2"/>
          <w:sz w:val="36"/>
          <w:szCs w:val="36"/>
        </w:rPr>
      </w:pPr>
      <w:proofErr w:type="spellStart"/>
      <w:proofErr w:type="gramStart"/>
      <w:r w:rsidRPr="00E850AE">
        <w:rPr>
          <w:rFonts w:ascii="IRANSans" w:eastAsia="Times New Roman" w:hAnsi="IRANSans" w:cs="B Nazanin"/>
          <w:spacing w:val="-2"/>
          <w:sz w:val="36"/>
          <w:szCs w:val="36"/>
        </w:rPr>
        <w:t>Config.inline</w:t>
      </w:r>
      <w:proofErr w:type="spellEnd"/>
      <w:r w:rsidRPr="00E850AE">
        <w:rPr>
          <w:rFonts w:ascii="IRANSans" w:eastAsia="Times New Roman" w:hAnsi="IRANSans" w:cs="B Nazanin"/>
          <w:spacing w:val="-2"/>
          <w:sz w:val="36"/>
          <w:szCs w:val="36"/>
        </w:rPr>
        <w:t xml:space="preserve"> :</w:t>
      </w:r>
      <w:proofErr w:type="gramEnd"/>
      <w:r w:rsidRPr="00E850AE">
        <w:rPr>
          <w:rFonts w:ascii="IRANSans" w:eastAsia="Times New Roman" w:hAnsi="IRANSans" w:cs="B Nazanin"/>
          <w:spacing w:val="-2"/>
          <w:sz w:val="36"/>
          <w:szCs w:val="36"/>
        </w:rPr>
        <w:t> </w:t>
      </w:r>
      <w:proofErr w:type="spellStart"/>
      <w:r w:rsidRPr="00E850AE">
        <w:rPr>
          <w:rFonts w:ascii="Courier New" w:eastAsia="Times New Roman" w:hAnsi="Courier New" w:cs="Courier New"/>
          <w:color w:val="37474F"/>
          <w:spacing w:val="-2"/>
          <w:sz w:val="35"/>
        </w:rPr>
        <w:t>boolean</w:t>
      </w:r>
      <w:proofErr w:type="spellEnd"/>
      <w:r w:rsidRPr="00E850AE">
        <w:rPr>
          <w:rFonts w:ascii="IRANSans" w:eastAsia="Times New Roman" w:hAnsi="IRANSans" w:cs="B Nazanin"/>
          <w:spacing w:val="-2"/>
          <w:sz w:val="36"/>
          <w:szCs w:val="36"/>
        </w:rPr>
        <w:fldChar w:fldCharType="begin"/>
      </w:r>
      <w:r w:rsidRPr="00E850AE">
        <w:rPr>
          <w:rFonts w:ascii="IRANSans" w:eastAsia="Times New Roman" w:hAnsi="IRANSans" w:cs="B Nazanin"/>
          <w:spacing w:val="-2"/>
          <w:sz w:val="36"/>
          <w:szCs w:val="36"/>
        </w:rPr>
        <w:instrText xml:space="preserve"> HYPERLINK "http://babakhani.github.io/PersianWebToolkit/doc/datepicker/options/" \l "configinline-boolean" \o "Permanent link" </w:instrText>
      </w:r>
      <w:r w:rsidRPr="00E850AE">
        <w:rPr>
          <w:rFonts w:ascii="IRANSans" w:eastAsia="Times New Roman" w:hAnsi="IRANSans" w:cs="B Nazanin"/>
          <w:spacing w:val="-2"/>
          <w:sz w:val="36"/>
          <w:szCs w:val="36"/>
        </w:rPr>
        <w:fldChar w:fldCharType="separate"/>
      </w:r>
      <w:r w:rsidRPr="00E850AE">
        <w:rPr>
          <w:rFonts w:ascii="IRANSans" w:eastAsia="Times New Roman" w:hAnsi="IRANSans" w:cs="B Nazanin"/>
          <w:color w:val="0000FF"/>
          <w:spacing w:val="-2"/>
          <w:sz w:val="36"/>
          <w:szCs w:val="36"/>
          <w:u w:val="single"/>
        </w:rPr>
        <w:t>¶</w:t>
      </w:r>
      <w:r w:rsidRPr="00E850AE">
        <w:rPr>
          <w:rFonts w:ascii="IRANSans" w:eastAsia="Times New Roman" w:hAnsi="IRANSans" w:cs="B Nazanin"/>
          <w:spacing w:val="-2"/>
          <w:sz w:val="36"/>
          <w:szCs w:val="36"/>
        </w:rPr>
        <w:fldChar w:fldCharType="end"/>
      </w:r>
    </w:p>
    <w:p w:rsidR="00E850AE" w:rsidRPr="00E850AE" w:rsidRDefault="00E850AE" w:rsidP="00E850AE">
      <w:pPr>
        <w:bidi w:val="0"/>
        <w:spacing w:before="240" w:after="240" w:line="240" w:lineRule="auto"/>
        <w:rPr>
          <w:rFonts w:ascii="IRANSans" w:eastAsia="Times New Roman" w:hAnsi="IRANSans" w:cs="B Nazanin"/>
          <w:sz w:val="26"/>
          <w:szCs w:val="26"/>
        </w:rPr>
      </w:pPr>
      <w:proofErr w:type="gramStart"/>
      <w:r w:rsidRPr="00E850AE">
        <w:rPr>
          <w:rFonts w:ascii="IRANSans" w:eastAsia="Times New Roman" w:hAnsi="IRANSans" w:cs="B Nazanin"/>
          <w:sz w:val="26"/>
          <w:szCs w:val="26"/>
        </w:rPr>
        <w:t>if</w:t>
      </w:r>
      <w:proofErr w:type="gramEnd"/>
      <w:r w:rsidRPr="00E850AE">
        <w:rPr>
          <w:rFonts w:ascii="IRANSans" w:eastAsia="Times New Roman" w:hAnsi="IRANSans" w:cs="B Nazanin"/>
          <w:sz w:val="26"/>
          <w:szCs w:val="26"/>
        </w:rPr>
        <w:t xml:space="preserve"> true </w:t>
      </w:r>
      <w:proofErr w:type="spellStart"/>
      <w:r w:rsidRPr="00E850AE">
        <w:rPr>
          <w:rFonts w:ascii="IRANSans" w:eastAsia="Times New Roman" w:hAnsi="IRANSans" w:cs="B Nazanin"/>
          <w:sz w:val="26"/>
          <w:szCs w:val="26"/>
        </w:rPr>
        <w:t>datepicker</w:t>
      </w:r>
      <w:proofErr w:type="spellEnd"/>
      <w:r w:rsidRPr="00E850AE">
        <w:rPr>
          <w:rFonts w:ascii="IRANSans" w:eastAsia="Times New Roman" w:hAnsi="IRANSans" w:cs="B Nazanin"/>
          <w:sz w:val="26"/>
          <w:szCs w:val="26"/>
        </w:rPr>
        <w:t xml:space="preserve"> render inline</w:t>
      </w:r>
    </w:p>
    <w:p w:rsidR="00E850AE" w:rsidRPr="00E850AE" w:rsidRDefault="00E850AE" w:rsidP="00E850AE">
      <w:pPr>
        <w:bidi w:val="0"/>
        <w:spacing w:after="0" w:line="240" w:lineRule="auto"/>
        <w:rPr>
          <w:rFonts w:ascii="IRANSans" w:eastAsia="Times New Roman" w:hAnsi="IRANSans" w:cs="B Nazanin"/>
          <w:sz w:val="26"/>
          <w:szCs w:val="26"/>
        </w:rPr>
      </w:pPr>
      <w:r w:rsidRPr="00E850AE">
        <w:rPr>
          <w:rFonts w:ascii="IRANSans" w:eastAsia="Times New Roman" w:hAnsi="IRANSans" w:cs="B Nazanin"/>
          <w:b/>
          <w:bCs/>
          <w:sz w:val="26"/>
        </w:rPr>
        <w:lastRenderedPageBreak/>
        <w:t>Kind</w:t>
      </w:r>
      <w:r w:rsidRPr="00E850AE">
        <w:rPr>
          <w:rFonts w:ascii="IRANSans" w:eastAsia="Times New Roman" w:hAnsi="IRANSans" w:cs="B Nazanin"/>
          <w:sz w:val="26"/>
          <w:szCs w:val="26"/>
        </w:rPr>
        <w:t>: static property of </w:t>
      </w:r>
      <w:proofErr w:type="spellStart"/>
      <w:r w:rsidRPr="00E850AE">
        <w:rPr>
          <w:rFonts w:ascii="IRANSans" w:eastAsia="Times New Roman" w:hAnsi="IRANSans" w:cs="B Nazanin"/>
          <w:sz w:val="26"/>
          <w:szCs w:val="26"/>
        </w:rPr>
        <w:fldChar w:fldCharType="begin"/>
      </w:r>
      <w:r w:rsidRPr="00E850AE">
        <w:rPr>
          <w:rFonts w:ascii="IRANSans" w:eastAsia="Times New Roman" w:hAnsi="IRANSans" w:cs="B Nazanin"/>
          <w:sz w:val="26"/>
          <w:szCs w:val="26"/>
        </w:rPr>
        <w:instrText xml:space="preserve"> HYPERLINK "http://babakhani.github.io/PersianWebToolkit/doc/datepicker/options/" \l "Config" </w:instrText>
      </w:r>
      <w:r w:rsidRPr="00E850AE">
        <w:rPr>
          <w:rFonts w:ascii="IRANSans" w:eastAsia="Times New Roman" w:hAnsi="IRANSans" w:cs="B Nazanin"/>
          <w:sz w:val="26"/>
          <w:szCs w:val="26"/>
        </w:rPr>
        <w:fldChar w:fldCharType="separate"/>
      </w:r>
      <w:r w:rsidRPr="00E850AE">
        <w:rPr>
          <w:rFonts w:ascii="Courier New" w:eastAsia="Times New Roman" w:hAnsi="Courier New" w:cs="Courier New"/>
          <w:color w:val="EF5350"/>
        </w:rPr>
        <w:t>Config</w:t>
      </w:r>
      <w:proofErr w:type="spellEnd"/>
      <w:r w:rsidRPr="00E850AE">
        <w:rPr>
          <w:rFonts w:ascii="IRANSans" w:eastAsia="Times New Roman" w:hAnsi="IRANSans" w:cs="B Nazanin"/>
          <w:sz w:val="26"/>
          <w:szCs w:val="26"/>
        </w:rPr>
        <w:fldChar w:fldCharType="end"/>
      </w:r>
      <w:r w:rsidRPr="00E850AE">
        <w:rPr>
          <w:rFonts w:ascii="IRANSans" w:eastAsia="Times New Roman" w:hAnsi="IRANSans" w:cs="B Nazanin"/>
          <w:sz w:val="26"/>
          <w:szCs w:val="26"/>
        </w:rPr>
        <w:br/>
      </w:r>
      <w:r w:rsidRPr="00E850AE">
        <w:rPr>
          <w:rFonts w:ascii="IRANSans" w:eastAsia="Times New Roman" w:hAnsi="IRANSans" w:cs="B Nazanin"/>
          <w:b/>
          <w:bCs/>
          <w:sz w:val="26"/>
        </w:rPr>
        <w:t>Default</w:t>
      </w:r>
      <w:r w:rsidRPr="00E850AE">
        <w:rPr>
          <w:rFonts w:ascii="IRANSans" w:eastAsia="Times New Roman" w:hAnsi="IRANSans" w:cs="B Nazanin"/>
          <w:sz w:val="26"/>
          <w:szCs w:val="26"/>
        </w:rPr>
        <w:t>: </w:t>
      </w:r>
      <w:r w:rsidRPr="00E850AE">
        <w:rPr>
          <w:rFonts w:ascii="Courier New" w:eastAsia="Times New Roman" w:hAnsi="Courier New" w:cs="Courier New"/>
          <w:color w:val="37474F"/>
        </w:rPr>
        <w:t>false</w:t>
      </w:r>
      <w:r w:rsidRPr="00E850AE">
        <w:rPr>
          <w:rFonts w:ascii="IRANSans" w:eastAsia="Times New Roman" w:hAnsi="IRANSans" w:cs="B Nazanin"/>
          <w:sz w:val="26"/>
          <w:szCs w:val="26"/>
        </w:rPr>
        <w:br/>
      </w:r>
      <w:bookmarkStart w:id="15" w:name="Config.initialValue"/>
      <w:bookmarkEnd w:id="15"/>
    </w:p>
    <w:p w:rsidR="00E850AE" w:rsidRPr="00E850AE" w:rsidRDefault="00E850AE" w:rsidP="00E850AE">
      <w:pPr>
        <w:bidi w:val="0"/>
        <w:spacing w:beforeAutospacing="1" w:after="0" w:afterAutospacing="1" w:line="240" w:lineRule="auto"/>
        <w:outlineLvl w:val="1"/>
        <w:rPr>
          <w:rFonts w:ascii="IRANSans" w:eastAsia="Times New Roman" w:hAnsi="IRANSans" w:cs="B Nazanin"/>
          <w:spacing w:val="-2"/>
          <w:sz w:val="36"/>
          <w:szCs w:val="36"/>
        </w:rPr>
      </w:pPr>
      <w:proofErr w:type="spellStart"/>
      <w:proofErr w:type="gramStart"/>
      <w:r w:rsidRPr="00E850AE">
        <w:rPr>
          <w:rFonts w:ascii="IRANSans" w:eastAsia="Times New Roman" w:hAnsi="IRANSans" w:cs="B Nazanin"/>
          <w:spacing w:val="-2"/>
          <w:sz w:val="36"/>
          <w:szCs w:val="36"/>
        </w:rPr>
        <w:t>Config.initialValue</w:t>
      </w:r>
      <w:proofErr w:type="spellEnd"/>
      <w:r w:rsidRPr="00E850AE">
        <w:rPr>
          <w:rFonts w:ascii="IRANSans" w:eastAsia="Times New Roman" w:hAnsi="IRANSans" w:cs="B Nazanin"/>
          <w:spacing w:val="-2"/>
          <w:sz w:val="36"/>
          <w:szCs w:val="36"/>
        </w:rPr>
        <w:t xml:space="preserve"> :</w:t>
      </w:r>
      <w:proofErr w:type="gramEnd"/>
      <w:r w:rsidRPr="00E850AE">
        <w:rPr>
          <w:rFonts w:ascii="IRANSans" w:eastAsia="Times New Roman" w:hAnsi="IRANSans" w:cs="B Nazanin"/>
          <w:spacing w:val="-2"/>
          <w:sz w:val="36"/>
          <w:szCs w:val="36"/>
        </w:rPr>
        <w:t> </w:t>
      </w:r>
      <w:proofErr w:type="spellStart"/>
      <w:r w:rsidRPr="00E850AE">
        <w:rPr>
          <w:rFonts w:ascii="Courier New" w:eastAsia="Times New Roman" w:hAnsi="Courier New" w:cs="Courier New"/>
          <w:color w:val="37474F"/>
          <w:spacing w:val="-2"/>
          <w:sz w:val="35"/>
        </w:rPr>
        <w:t>boolean</w:t>
      </w:r>
      <w:proofErr w:type="spellEnd"/>
      <w:r w:rsidRPr="00E850AE">
        <w:rPr>
          <w:rFonts w:ascii="IRANSans" w:eastAsia="Times New Roman" w:hAnsi="IRANSans" w:cs="B Nazanin"/>
          <w:spacing w:val="-2"/>
          <w:sz w:val="36"/>
          <w:szCs w:val="36"/>
        </w:rPr>
        <w:fldChar w:fldCharType="begin"/>
      </w:r>
      <w:r w:rsidRPr="00E850AE">
        <w:rPr>
          <w:rFonts w:ascii="IRANSans" w:eastAsia="Times New Roman" w:hAnsi="IRANSans" w:cs="B Nazanin"/>
          <w:spacing w:val="-2"/>
          <w:sz w:val="36"/>
          <w:szCs w:val="36"/>
        </w:rPr>
        <w:instrText xml:space="preserve"> HYPERLINK "http://babakhani.github.io/PersianWebToolkit/doc/datepicker/options/" \l "configinitialvalue-boolean" \o "Permanent link" </w:instrText>
      </w:r>
      <w:r w:rsidRPr="00E850AE">
        <w:rPr>
          <w:rFonts w:ascii="IRANSans" w:eastAsia="Times New Roman" w:hAnsi="IRANSans" w:cs="B Nazanin"/>
          <w:spacing w:val="-2"/>
          <w:sz w:val="36"/>
          <w:szCs w:val="36"/>
        </w:rPr>
        <w:fldChar w:fldCharType="separate"/>
      </w:r>
      <w:r w:rsidRPr="00E850AE">
        <w:rPr>
          <w:rFonts w:ascii="IRANSans" w:eastAsia="Times New Roman" w:hAnsi="IRANSans" w:cs="B Nazanin"/>
          <w:color w:val="0000FF"/>
          <w:spacing w:val="-2"/>
          <w:sz w:val="36"/>
          <w:szCs w:val="36"/>
          <w:u w:val="single"/>
        </w:rPr>
        <w:t>¶</w:t>
      </w:r>
      <w:r w:rsidRPr="00E850AE">
        <w:rPr>
          <w:rFonts w:ascii="IRANSans" w:eastAsia="Times New Roman" w:hAnsi="IRANSans" w:cs="B Nazanin"/>
          <w:spacing w:val="-2"/>
          <w:sz w:val="36"/>
          <w:szCs w:val="36"/>
        </w:rPr>
        <w:fldChar w:fldCharType="end"/>
      </w:r>
    </w:p>
    <w:p w:rsidR="00E850AE" w:rsidRPr="00E850AE" w:rsidRDefault="00E850AE" w:rsidP="00E850AE">
      <w:pPr>
        <w:bidi w:val="0"/>
        <w:spacing w:before="240" w:after="240" w:line="240" w:lineRule="auto"/>
        <w:rPr>
          <w:rFonts w:ascii="IRANSans" w:eastAsia="Times New Roman" w:hAnsi="IRANSans" w:cs="B Nazanin"/>
          <w:sz w:val="26"/>
          <w:szCs w:val="26"/>
        </w:rPr>
      </w:pPr>
      <w:r w:rsidRPr="00E850AE">
        <w:rPr>
          <w:rFonts w:ascii="IRANSans" w:eastAsia="Times New Roman" w:hAnsi="IRANSans" w:cs="B Nazanin"/>
          <w:sz w:val="26"/>
          <w:szCs w:val="26"/>
        </w:rPr>
        <w:t xml:space="preserve">If set true </w:t>
      </w:r>
      <w:proofErr w:type="spellStart"/>
      <w:r w:rsidRPr="00E850AE">
        <w:rPr>
          <w:rFonts w:ascii="IRANSans" w:eastAsia="Times New Roman" w:hAnsi="IRANSans" w:cs="B Nazanin"/>
          <w:sz w:val="26"/>
          <w:szCs w:val="26"/>
        </w:rPr>
        <w:t>datepicker</w:t>
      </w:r>
      <w:proofErr w:type="spellEnd"/>
      <w:r w:rsidRPr="00E850AE">
        <w:rPr>
          <w:rFonts w:ascii="IRANSans" w:eastAsia="Times New Roman" w:hAnsi="IRANSans" w:cs="B Nazanin"/>
          <w:sz w:val="26"/>
          <w:szCs w:val="26"/>
        </w:rPr>
        <w:t xml:space="preserve"> </w:t>
      </w:r>
      <w:proofErr w:type="spellStart"/>
      <w:r w:rsidRPr="00E850AE">
        <w:rPr>
          <w:rFonts w:ascii="IRANSans" w:eastAsia="Times New Roman" w:hAnsi="IRANSans" w:cs="B Nazanin"/>
          <w:sz w:val="26"/>
          <w:szCs w:val="26"/>
        </w:rPr>
        <w:t>init</w:t>
      </w:r>
      <w:proofErr w:type="spellEnd"/>
      <w:r w:rsidRPr="00E850AE">
        <w:rPr>
          <w:rFonts w:ascii="IRANSans" w:eastAsia="Times New Roman" w:hAnsi="IRANSans" w:cs="B Nazanin"/>
          <w:sz w:val="26"/>
          <w:szCs w:val="26"/>
        </w:rPr>
        <w:t xml:space="preserve"> with input value date, use data-date property when you want set inline </w:t>
      </w:r>
      <w:proofErr w:type="spellStart"/>
      <w:r w:rsidRPr="00E850AE">
        <w:rPr>
          <w:rFonts w:ascii="IRANSans" w:eastAsia="Times New Roman" w:hAnsi="IRANSans" w:cs="B Nazanin"/>
          <w:sz w:val="26"/>
          <w:szCs w:val="26"/>
        </w:rPr>
        <w:t>datepicker</w:t>
      </w:r>
      <w:proofErr w:type="spellEnd"/>
      <w:r w:rsidRPr="00E850AE">
        <w:rPr>
          <w:rFonts w:ascii="IRANSans" w:eastAsia="Times New Roman" w:hAnsi="IRANSans" w:cs="B Nazanin"/>
          <w:sz w:val="26"/>
          <w:szCs w:val="26"/>
        </w:rPr>
        <w:t xml:space="preserve"> initial value</w:t>
      </w:r>
    </w:p>
    <w:p w:rsidR="00E850AE" w:rsidRPr="00E850AE" w:rsidRDefault="00E850AE" w:rsidP="00E850AE">
      <w:pPr>
        <w:bidi w:val="0"/>
        <w:spacing w:after="0" w:line="240" w:lineRule="auto"/>
        <w:rPr>
          <w:rFonts w:ascii="IRANSans" w:eastAsia="Times New Roman" w:hAnsi="IRANSans" w:cs="B Nazanin"/>
          <w:sz w:val="26"/>
          <w:szCs w:val="26"/>
        </w:rPr>
      </w:pPr>
      <w:r w:rsidRPr="00E850AE">
        <w:rPr>
          <w:rFonts w:ascii="IRANSans" w:eastAsia="Times New Roman" w:hAnsi="IRANSans" w:cs="B Nazanin"/>
          <w:b/>
          <w:bCs/>
          <w:sz w:val="26"/>
        </w:rPr>
        <w:t>Kind</w:t>
      </w:r>
      <w:r w:rsidRPr="00E850AE">
        <w:rPr>
          <w:rFonts w:ascii="IRANSans" w:eastAsia="Times New Roman" w:hAnsi="IRANSans" w:cs="B Nazanin"/>
          <w:sz w:val="26"/>
          <w:szCs w:val="26"/>
        </w:rPr>
        <w:t>: static property of </w:t>
      </w:r>
      <w:proofErr w:type="spellStart"/>
      <w:r w:rsidRPr="00E850AE">
        <w:rPr>
          <w:rFonts w:ascii="IRANSans" w:eastAsia="Times New Roman" w:hAnsi="IRANSans" w:cs="B Nazanin"/>
          <w:sz w:val="26"/>
          <w:szCs w:val="26"/>
        </w:rPr>
        <w:fldChar w:fldCharType="begin"/>
      </w:r>
      <w:r w:rsidRPr="00E850AE">
        <w:rPr>
          <w:rFonts w:ascii="IRANSans" w:eastAsia="Times New Roman" w:hAnsi="IRANSans" w:cs="B Nazanin"/>
          <w:sz w:val="26"/>
          <w:szCs w:val="26"/>
        </w:rPr>
        <w:instrText xml:space="preserve"> HYPERLINK "http://babakhani.github.io/PersianWebToolkit/doc/datepicker/options/" \l "Config" </w:instrText>
      </w:r>
      <w:r w:rsidRPr="00E850AE">
        <w:rPr>
          <w:rFonts w:ascii="IRANSans" w:eastAsia="Times New Roman" w:hAnsi="IRANSans" w:cs="B Nazanin"/>
          <w:sz w:val="26"/>
          <w:szCs w:val="26"/>
        </w:rPr>
        <w:fldChar w:fldCharType="separate"/>
      </w:r>
      <w:r w:rsidRPr="00E850AE">
        <w:rPr>
          <w:rFonts w:ascii="Courier New" w:eastAsia="Times New Roman" w:hAnsi="Courier New" w:cs="Courier New"/>
          <w:color w:val="EF5350"/>
        </w:rPr>
        <w:t>Config</w:t>
      </w:r>
      <w:proofErr w:type="spellEnd"/>
      <w:r w:rsidRPr="00E850AE">
        <w:rPr>
          <w:rFonts w:ascii="IRANSans" w:eastAsia="Times New Roman" w:hAnsi="IRANSans" w:cs="B Nazanin"/>
          <w:sz w:val="26"/>
          <w:szCs w:val="26"/>
        </w:rPr>
        <w:fldChar w:fldCharType="end"/>
      </w:r>
      <w:r w:rsidRPr="00E850AE">
        <w:rPr>
          <w:rFonts w:ascii="IRANSans" w:eastAsia="Times New Roman" w:hAnsi="IRANSans" w:cs="B Nazanin"/>
          <w:sz w:val="26"/>
          <w:szCs w:val="26"/>
        </w:rPr>
        <w:br/>
      </w:r>
      <w:r w:rsidRPr="00E850AE">
        <w:rPr>
          <w:rFonts w:ascii="IRANSans" w:eastAsia="Times New Roman" w:hAnsi="IRANSans" w:cs="B Nazanin"/>
          <w:b/>
          <w:bCs/>
          <w:sz w:val="26"/>
        </w:rPr>
        <w:t>Default</w:t>
      </w:r>
      <w:r w:rsidRPr="00E850AE">
        <w:rPr>
          <w:rFonts w:ascii="IRANSans" w:eastAsia="Times New Roman" w:hAnsi="IRANSans" w:cs="B Nazanin"/>
          <w:sz w:val="26"/>
          <w:szCs w:val="26"/>
        </w:rPr>
        <w:t>: </w:t>
      </w:r>
      <w:r w:rsidRPr="00E850AE">
        <w:rPr>
          <w:rFonts w:ascii="Courier New" w:eastAsia="Times New Roman" w:hAnsi="Courier New" w:cs="Courier New"/>
          <w:color w:val="37474F"/>
        </w:rPr>
        <w:t>true</w:t>
      </w:r>
      <w:r w:rsidRPr="00E850AE">
        <w:rPr>
          <w:rFonts w:ascii="IRANSans" w:eastAsia="Times New Roman" w:hAnsi="IRANSans" w:cs="B Nazanin"/>
          <w:sz w:val="26"/>
          <w:szCs w:val="26"/>
        </w:rPr>
        <w:br/>
      </w:r>
      <w:bookmarkStart w:id="16" w:name="Config.initialValueType"/>
      <w:bookmarkEnd w:id="16"/>
    </w:p>
    <w:p w:rsidR="00E850AE" w:rsidRPr="00E850AE" w:rsidRDefault="00E850AE" w:rsidP="00E850AE">
      <w:pPr>
        <w:bidi w:val="0"/>
        <w:spacing w:beforeAutospacing="1" w:after="0" w:afterAutospacing="1" w:line="240" w:lineRule="auto"/>
        <w:outlineLvl w:val="1"/>
        <w:rPr>
          <w:rFonts w:ascii="IRANSans" w:eastAsia="Times New Roman" w:hAnsi="IRANSans" w:cs="B Nazanin"/>
          <w:spacing w:val="-2"/>
          <w:sz w:val="36"/>
          <w:szCs w:val="36"/>
        </w:rPr>
      </w:pPr>
      <w:proofErr w:type="spellStart"/>
      <w:proofErr w:type="gramStart"/>
      <w:r w:rsidRPr="00E850AE">
        <w:rPr>
          <w:rFonts w:ascii="IRANSans" w:eastAsia="Times New Roman" w:hAnsi="IRANSans" w:cs="B Nazanin"/>
          <w:spacing w:val="-2"/>
          <w:sz w:val="36"/>
          <w:szCs w:val="36"/>
        </w:rPr>
        <w:t>Config.initialValueType</w:t>
      </w:r>
      <w:proofErr w:type="spellEnd"/>
      <w:r w:rsidRPr="00E850AE">
        <w:rPr>
          <w:rFonts w:ascii="IRANSans" w:eastAsia="Times New Roman" w:hAnsi="IRANSans" w:cs="B Nazanin"/>
          <w:spacing w:val="-2"/>
          <w:sz w:val="36"/>
          <w:szCs w:val="36"/>
        </w:rPr>
        <w:t xml:space="preserve"> :</w:t>
      </w:r>
      <w:proofErr w:type="gramEnd"/>
      <w:r w:rsidRPr="00E850AE">
        <w:rPr>
          <w:rFonts w:ascii="IRANSans" w:eastAsia="Times New Roman" w:hAnsi="IRANSans" w:cs="B Nazanin"/>
          <w:spacing w:val="-2"/>
          <w:sz w:val="36"/>
          <w:szCs w:val="36"/>
        </w:rPr>
        <w:t> </w:t>
      </w:r>
      <w:proofErr w:type="spellStart"/>
      <w:r w:rsidRPr="00E850AE">
        <w:rPr>
          <w:rFonts w:ascii="Courier New" w:eastAsia="Times New Roman" w:hAnsi="Courier New" w:cs="Courier New"/>
          <w:color w:val="37474F"/>
          <w:spacing w:val="-2"/>
          <w:sz w:val="35"/>
        </w:rPr>
        <w:t>boolean</w:t>
      </w:r>
      <w:proofErr w:type="spellEnd"/>
      <w:r w:rsidRPr="00E850AE">
        <w:rPr>
          <w:rFonts w:ascii="IRANSans" w:eastAsia="Times New Roman" w:hAnsi="IRANSans" w:cs="B Nazanin"/>
          <w:spacing w:val="-2"/>
          <w:sz w:val="36"/>
          <w:szCs w:val="36"/>
        </w:rPr>
        <w:fldChar w:fldCharType="begin"/>
      </w:r>
      <w:r w:rsidRPr="00E850AE">
        <w:rPr>
          <w:rFonts w:ascii="IRANSans" w:eastAsia="Times New Roman" w:hAnsi="IRANSans" w:cs="B Nazanin"/>
          <w:spacing w:val="-2"/>
          <w:sz w:val="36"/>
          <w:szCs w:val="36"/>
        </w:rPr>
        <w:instrText xml:space="preserve"> HYPERLINK "http://babakhani.github.io/PersianWebToolkit/doc/datepicker/options/" \l "configinitialvaluetype-boolean" \o "Permanent link" </w:instrText>
      </w:r>
      <w:r w:rsidRPr="00E850AE">
        <w:rPr>
          <w:rFonts w:ascii="IRANSans" w:eastAsia="Times New Roman" w:hAnsi="IRANSans" w:cs="B Nazanin"/>
          <w:spacing w:val="-2"/>
          <w:sz w:val="36"/>
          <w:szCs w:val="36"/>
        </w:rPr>
        <w:fldChar w:fldCharType="separate"/>
      </w:r>
      <w:r w:rsidRPr="00E850AE">
        <w:rPr>
          <w:rFonts w:ascii="IRANSans" w:eastAsia="Times New Roman" w:hAnsi="IRANSans" w:cs="B Nazanin"/>
          <w:color w:val="0000FF"/>
          <w:spacing w:val="-2"/>
          <w:sz w:val="36"/>
          <w:szCs w:val="36"/>
          <w:u w:val="single"/>
        </w:rPr>
        <w:t>¶</w:t>
      </w:r>
      <w:r w:rsidRPr="00E850AE">
        <w:rPr>
          <w:rFonts w:ascii="IRANSans" w:eastAsia="Times New Roman" w:hAnsi="IRANSans" w:cs="B Nazanin"/>
          <w:spacing w:val="-2"/>
          <w:sz w:val="36"/>
          <w:szCs w:val="36"/>
        </w:rPr>
        <w:fldChar w:fldCharType="end"/>
      </w:r>
    </w:p>
    <w:p w:rsidR="00E850AE" w:rsidRPr="00E850AE" w:rsidRDefault="00E850AE" w:rsidP="00E850AE">
      <w:pPr>
        <w:bidi w:val="0"/>
        <w:spacing w:before="240" w:after="240" w:line="240" w:lineRule="auto"/>
        <w:rPr>
          <w:rFonts w:ascii="IRANSans" w:eastAsia="Times New Roman" w:hAnsi="IRANSans" w:cs="B Nazanin"/>
          <w:sz w:val="26"/>
          <w:szCs w:val="26"/>
        </w:rPr>
      </w:pPr>
      <w:r w:rsidRPr="00E850AE">
        <w:rPr>
          <w:rFonts w:ascii="IRANSans" w:eastAsia="Times New Roman" w:hAnsi="IRANSans" w:cs="B Nazanin"/>
          <w:sz w:val="26"/>
          <w:szCs w:val="26"/>
        </w:rPr>
        <w:t>Initial value calendar type, accept: '</w:t>
      </w:r>
      <w:proofErr w:type="spellStart"/>
      <w:r w:rsidRPr="00E850AE">
        <w:rPr>
          <w:rFonts w:ascii="IRANSans" w:eastAsia="Times New Roman" w:hAnsi="IRANSans" w:cs="B Nazanin"/>
          <w:sz w:val="26"/>
          <w:szCs w:val="26"/>
        </w:rPr>
        <w:t>persian</w:t>
      </w:r>
      <w:proofErr w:type="spellEnd"/>
      <w:r w:rsidRPr="00E850AE">
        <w:rPr>
          <w:rFonts w:ascii="IRANSans" w:eastAsia="Times New Roman" w:hAnsi="IRANSans" w:cs="B Nazanin"/>
          <w:sz w:val="26"/>
          <w:szCs w:val="26"/>
        </w:rPr>
        <w:t>', '</w:t>
      </w:r>
      <w:proofErr w:type="spellStart"/>
      <w:r w:rsidRPr="00E850AE">
        <w:rPr>
          <w:rFonts w:ascii="IRANSans" w:eastAsia="Times New Roman" w:hAnsi="IRANSans" w:cs="B Nazanin"/>
          <w:sz w:val="26"/>
          <w:szCs w:val="26"/>
        </w:rPr>
        <w:t>gregorian</w:t>
      </w:r>
      <w:proofErr w:type="spellEnd"/>
      <w:r w:rsidRPr="00E850AE">
        <w:rPr>
          <w:rFonts w:ascii="IRANSans" w:eastAsia="Times New Roman" w:hAnsi="IRANSans" w:cs="B Nazanin"/>
          <w:sz w:val="26"/>
          <w:szCs w:val="26"/>
        </w:rPr>
        <w:t>'</w:t>
      </w:r>
    </w:p>
    <w:p w:rsidR="00E850AE" w:rsidRPr="00E850AE" w:rsidRDefault="00E850AE" w:rsidP="00E850AE">
      <w:pPr>
        <w:bidi w:val="0"/>
        <w:spacing w:after="0" w:line="240" w:lineRule="auto"/>
        <w:rPr>
          <w:rFonts w:ascii="IRANSans" w:eastAsia="Times New Roman" w:hAnsi="IRANSans" w:cs="B Nazanin"/>
          <w:sz w:val="26"/>
          <w:szCs w:val="26"/>
        </w:rPr>
      </w:pPr>
      <w:r w:rsidRPr="00E850AE">
        <w:rPr>
          <w:rFonts w:ascii="IRANSans" w:eastAsia="Times New Roman" w:hAnsi="IRANSans" w:cs="B Nazanin"/>
          <w:b/>
          <w:bCs/>
          <w:sz w:val="26"/>
        </w:rPr>
        <w:t>Kind</w:t>
      </w:r>
      <w:r w:rsidRPr="00E850AE">
        <w:rPr>
          <w:rFonts w:ascii="IRANSans" w:eastAsia="Times New Roman" w:hAnsi="IRANSans" w:cs="B Nazanin"/>
          <w:sz w:val="26"/>
          <w:szCs w:val="26"/>
        </w:rPr>
        <w:t>: static property of </w:t>
      </w:r>
      <w:proofErr w:type="spellStart"/>
      <w:r w:rsidRPr="00E850AE">
        <w:rPr>
          <w:rFonts w:ascii="IRANSans" w:eastAsia="Times New Roman" w:hAnsi="IRANSans" w:cs="B Nazanin"/>
          <w:sz w:val="26"/>
          <w:szCs w:val="26"/>
        </w:rPr>
        <w:fldChar w:fldCharType="begin"/>
      </w:r>
      <w:r w:rsidRPr="00E850AE">
        <w:rPr>
          <w:rFonts w:ascii="IRANSans" w:eastAsia="Times New Roman" w:hAnsi="IRANSans" w:cs="B Nazanin"/>
          <w:sz w:val="26"/>
          <w:szCs w:val="26"/>
        </w:rPr>
        <w:instrText xml:space="preserve"> HYPERLINK "http://babakhani.github.io/PersianWebToolkit/doc/datepicker/options/" \l "Config" </w:instrText>
      </w:r>
      <w:r w:rsidRPr="00E850AE">
        <w:rPr>
          <w:rFonts w:ascii="IRANSans" w:eastAsia="Times New Roman" w:hAnsi="IRANSans" w:cs="B Nazanin"/>
          <w:sz w:val="26"/>
          <w:szCs w:val="26"/>
        </w:rPr>
        <w:fldChar w:fldCharType="separate"/>
      </w:r>
      <w:r w:rsidRPr="00E850AE">
        <w:rPr>
          <w:rFonts w:ascii="Courier New" w:eastAsia="Times New Roman" w:hAnsi="Courier New" w:cs="Courier New"/>
          <w:color w:val="EF5350"/>
        </w:rPr>
        <w:t>Config</w:t>
      </w:r>
      <w:proofErr w:type="spellEnd"/>
      <w:r w:rsidRPr="00E850AE">
        <w:rPr>
          <w:rFonts w:ascii="IRANSans" w:eastAsia="Times New Roman" w:hAnsi="IRANSans" w:cs="B Nazanin"/>
          <w:sz w:val="26"/>
          <w:szCs w:val="26"/>
        </w:rPr>
        <w:fldChar w:fldCharType="end"/>
      </w:r>
      <w:r w:rsidRPr="00E850AE">
        <w:rPr>
          <w:rFonts w:ascii="IRANSans" w:eastAsia="Times New Roman" w:hAnsi="IRANSans" w:cs="B Nazanin"/>
          <w:sz w:val="26"/>
          <w:szCs w:val="26"/>
        </w:rPr>
        <w:br/>
      </w:r>
      <w:r w:rsidRPr="00E850AE">
        <w:rPr>
          <w:rFonts w:ascii="IRANSans" w:eastAsia="Times New Roman" w:hAnsi="IRANSans" w:cs="B Nazanin"/>
          <w:b/>
          <w:bCs/>
          <w:sz w:val="26"/>
        </w:rPr>
        <w:t>Default</w:t>
      </w:r>
      <w:r w:rsidRPr="00E850AE">
        <w:rPr>
          <w:rFonts w:ascii="IRANSans" w:eastAsia="Times New Roman" w:hAnsi="IRANSans" w:cs="B Nazanin"/>
          <w:sz w:val="26"/>
          <w:szCs w:val="26"/>
        </w:rPr>
        <w:t>: </w:t>
      </w:r>
      <w:r w:rsidRPr="00E850AE">
        <w:rPr>
          <w:rFonts w:ascii="Courier New" w:eastAsia="Times New Roman" w:hAnsi="Courier New" w:cs="Courier New"/>
          <w:color w:val="37474F"/>
        </w:rPr>
        <w:t>true</w:t>
      </w:r>
      <w:r w:rsidRPr="00E850AE">
        <w:rPr>
          <w:rFonts w:ascii="IRANSans" w:eastAsia="Times New Roman" w:hAnsi="IRANSans" w:cs="B Nazanin"/>
          <w:sz w:val="26"/>
          <w:szCs w:val="26"/>
        </w:rPr>
        <w:br/>
      </w:r>
      <w:bookmarkStart w:id="17" w:name="Config.persianDigit"/>
      <w:bookmarkEnd w:id="17"/>
    </w:p>
    <w:p w:rsidR="00E850AE" w:rsidRPr="00E850AE" w:rsidRDefault="00E850AE" w:rsidP="00E850AE">
      <w:pPr>
        <w:bidi w:val="0"/>
        <w:spacing w:beforeAutospacing="1" w:after="0" w:afterAutospacing="1" w:line="240" w:lineRule="auto"/>
        <w:outlineLvl w:val="1"/>
        <w:rPr>
          <w:rFonts w:ascii="IRANSans" w:eastAsia="Times New Roman" w:hAnsi="IRANSans" w:cs="B Nazanin"/>
          <w:spacing w:val="-2"/>
          <w:sz w:val="36"/>
          <w:szCs w:val="36"/>
        </w:rPr>
      </w:pPr>
      <w:proofErr w:type="spellStart"/>
      <w:proofErr w:type="gramStart"/>
      <w:r w:rsidRPr="00E850AE">
        <w:rPr>
          <w:rFonts w:ascii="IRANSans" w:eastAsia="Times New Roman" w:hAnsi="IRANSans" w:cs="B Nazanin"/>
          <w:spacing w:val="-2"/>
          <w:sz w:val="36"/>
          <w:szCs w:val="36"/>
        </w:rPr>
        <w:t>Config.persianDigit</w:t>
      </w:r>
      <w:proofErr w:type="spellEnd"/>
      <w:r w:rsidRPr="00E850AE">
        <w:rPr>
          <w:rFonts w:ascii="IRANSans" w:eastAsia="Times New Roman" w:hAnsi="IRANSans" w:cs="B Nazanin"/>
          <w:spacing w:val="-2"/>
          <w:sz w:val="36"/>
          <w:szCs w:val="36"/>
        </w:rPr>
        <w:t xml:space="preserve"> :</w:t>
      </w:r>
      <w:proofErr w:type="gramEnd"/>
      <w:del w:id="18" w:author="Unknown">
        <w:r w:rsidRPr="00E850AE">
          <w:rPr>
            <w:rFonts w:ascii="IRANSans" w:eastAsia="Times New Roman" w:hAnsi="IRANSans" w:cs="B Nazanin"/>
            <w:spacing w:val="-2"/>
            <w:sz w:val="36"/>
            <w:szCs w:val="36"/>
          </w:rPr>
          <w:delText> </w:delText>
        </w:r>
        <w:r w:rsidRPr="00E850AE">
          <w:rPr>
            <w:rFonts w:ascii="Courier New" w:eastAsia="Times New Roman" w:hAnsi="Courier New" w:cs="Courier New"/>
            <w:color w:val="37474F"/>
            <w:spacing w:val="-2"/>
            <w:sz w:val="35"/>
          </w:rPr>
          <w:delText>boolean</w:delText>
        </w:r>
      </w:del>
      <w:hyperlink r:id="rId125" w:anchor="configpersiandigit-boolean" w:tooltip="Permanent link" w:history="1">
        <w:r w:rsidRPr="00E850AE">
          <w:rPr>
            <w:rFonts w:ascii="IRANSans" w:eastAsia="Times New Roman" w:hAnsi="IRANSans" w:cs="B Nazanin"/>
            <w:color w:val="0000FF"/>
            <w:spacing w:val="-2"/>
            <w:sz w:val="36"/>
            <w:szCs w:val="36"/>
            <w:u w:val="single"/>
          </w:rPr>
          <w:t>¶</w:t>
        </w:r>
      </w:hyperlink>
    </w:p>
    <w:p w:rsidR="00E850AE" w:rsidRPr="00E850AE" w:rsidRDefault="00E850AE" w:rsidP="00E850AE">
      <w:pPr>
        <w:bidi w:val="0"/>
        <w:spacing w:before="240" w:after="240" w:line="240" w:lineRule="auto"/>
        <w:rPr>
          <w:rFonts w:ascii="IRANSans" w:eastAsia="Times New Roman" w:hAnsi="IRANSans" w:cs="B Nazanin"/>
          <w:sz w:val="26"/>
          <w:szCs w:val="26"/>
        </w:rPr>
      </w:pPr>
      <w:r w:rsidRPr="00E850AE">
        <w:rPr>
          <w:rFonts w:ascii="IRANSans" w:eastAsia="Times New Roman" w:hAnsi="IRANSans" w:cs="B Nazanin"/>
          <w:b/>
          <w:bCs/>
          <w:i/>
          <w:iCs/>
          <w:sz w:val="26"/>
        </w:rPr>
        <w:t>Deprecated</w:t>
      </w:r>
    </w:p>
    <w:p w:rsidR="00E850AE" w:rsidRPr="00E850AE" w:rsidRDefault="00E850AE" w:rsidP="00E850AE">
      <w:pPr>
        <w:bidi w:val="0"/>
        <w:spacing w:before="240" w:after="240" w:line="240" w:lineRule="auto"/>
        <w:rPr>
          <w:rFonts w:ascii="IRANSans" w:eastAsia="Times New Roman" w:hAnsi="IRANSans" w:cs="B Nazanin"/>
          <w:sz w:val="26"/>
          <w:szCs w:val="26"/>
        </w:rPr>
      </w:pPr>
      <w:proofErr w:type="gramStart"/>
      <w:r w:rsidRPr="00E850AE">
        <w:rPr>
          <w:rFonts w:ascii="IRANSans" w:eastAsia="Times New Roman" w:hAnsi="IRANSans" w:cs="B Nazanin"/>
          <w:sz w:val="26"/>
          <w:szCs w:val="26"/>
        </w:rPr>
        <w:t>from</w:t>
      </w:r>
      <w:proofErr w:type="gramEnd"/>
      <w:r w:rsidRPr="00E850AE">
        <w:rPr>
          <w:rFonts w:ascii="IRANSans" w:eastAsia="Times New Roman" w:hAnsi="IRANSans" w:cs="B Nazanin"/>
          <w:sz w:val="26"/>
          <w:szCs w:val="26"/>
        </w:rPr>
        <w:t xml:space="preserve"> v1.0.0 this options is deprecated, use </w:t>
      </w:r>
      <w:proofErr w:type="spellStart"/>
      <w:r w:rsidRPr="00E850AE">
        <w:rPr>
          <w:rFonts w:ascii="IRANSans" w:eastAsia="Times New Roman" w:hAnsi="IRANSans" w:cs="B Nazanin"/>
          <w:sz w:val="26"/>
          <w:szCs w:val="26"/>
        </w:rPr>
        <w:t>calendar.persian.locale</w:t>
      </w:r>
      <w:proofErr w:type="spellEnd"/>
      <w:r w:rsidRPr="00E850AE">
        <w:rPr>
          <w:rFonts w:ascii="IRANSans" w:eastAsia="Times New Roman" w:hAnsi="IRANSans" w:cs="B Nazanin"/>
          <w:sz w:val="26"/>
          <w:szCs w:val="26"/>
        </w:rPr>
        <w:t xml:space="preserve"> instead</w:t>
      </w:r>
    </w:p>
    <w:p w:rsidR="00E850AE" w:rsidRPr="00E850AE" w:rsidRDefault="00E850AE" w:rsidP="00E850AE">
      <w:pPr>
        <w:bidi w:val="0"/>
        <w:spacing w:after="0" w:line="240" w:lineRule="auto"/>
        <w:rPr>
          <w:rFonts w:ascii="IRANSans" w:eastAsia="Times New Roman" w:hAnsi="IRANSans" w:cs="B Nazanin"/>
          <w:sz w:val="26"/>
          <w:szCs w:val="26"/>
        </w:rPr>
      </w:pPr>
      <w:r w:rsidRPr="00E850AE">
        <w:rPr>
          <w:rFonts w:ascii="IRANSans" w:eastAsia="Times New Roman" w:hAnsi="IRANSans" w:cs="B Nazanin"/>
          <w:b/>
          <w:bCs/>
          <w:sz w:val="26"/>
        </w:rPr>
        <w:t>Kind</w:t>
      </w:r>
      <w:r w:rsidRPr="00E850AE">
        <w:rPr>
          <w:rFonts w:ascii="IRANSans" w:eastAsia="Times New Roman" w:hAnsi="IRANSans" w:cs="B Nazanin"/>
          <w:sz w:val="26"/>
          <w:szCs w:val="26"/>
        </w:rPr>
        <w:t>: static property of </w:t>
      </w:r>
      <w:proofErr w:type="spellStart"/>
      <w:r w:rsidRPr="00E850AE">
        <w:rPr>
          <w:rFonts w:ascii="IRANSans" w:eastAsia="Times New Roman" w:hAnsi="IRANSans" w:cs="B Nazanin"/>
          <w:sz w:val="26"/>
          <w:szCs w:val="26"/>
        </w:rPr>
        <w:fldChar w:fldCharType="begin"/>
      </w:r>
      <w:r w:rsidRPr="00E850AE">
        <w:rPr>
          <w:rFonts w:ascii="IRANSans" w:eastAsia="Times New Roman" w:hAnsi="IRANSans" w:cs="B Nazanin"/>
          <w:sz w:val="26"/>
          <w:szCs w:val="26"/>
        </w:rPr>
        <w:instrText xml:space="preserve"> HYPERLINK "http://babakhani.github.io/PersianWebToolkit/doc/datepicker/options/" \l "Config" </w:instrText>
      </w:r>
      <w:r w:rsidRPr="00E850AE">
        <w:rPr>
          <w:rFonts w:ascii="IRANSans" w:eastAsia="Times New Roman" w:hAnsi="IRANSans" w:cs="B Nazanin"/>
          <w:sz w:val="26"/>
          <w:szCs w:val="26"/>
        </w:rPr>
        <w:fldChar w:fldCharType="separate"/>
      </w:r>
      <w:r w:rsidRPr="00E850AE">
        <w:rPr>
          <w:rFonts w:ascii="Courier New" w:eastAsia="Times New Roman" w:hAnsi="Courier New" w:cs="Courier New"/>
          <w:color w:val="EF5350"/>
        </w:rPr>
        <w:t>Config</w:t>
      </w:r>
      <w:proofErr w:type="spellEnd"/>
      <w:r w:rsidRPr="00E850AE">
        <w:rPr>
          <w:rFonts w:ascii="IRANSans" w:eastAsia="Times New Roman" w:hAnsi="IRANSans" w:cs="B Nazanin"/>
          <w:sz w:val="26"/>
          <w:szCs w:val="26"/>
        </w:rPr>
        <w:fldChar w:fldCharType="end"/>
      </w:r>
      <w:r w:rsidRPr="00E850AE">
        <w:rPr>
          <w:rFonts w:ascii="IRANSans" w:eastAsia="Times New Roman" w:hAnsi="IRANSans" w:cs="B Nazanin"/>
          <w:sz w:val="26"/>
          <w:szCs w:val="26"/>
        </w:rPr>
        <w:br/>
      </w:r>
      <w:r w:rsidRPr="00E850AE">
        <w:rPr>
          <w:rFonts w:ascii="IRANSans" w:eastAsia="Times New Roman" w:hAnsi="IRANSans" w:cs="B Nazanin"/>
          <w:b/>
          <w:bCs/>
          <w:sz w:val="26"/>
        </w:rPr>
        <w:t>Default</w:t>
      </w:r>
      <w:r w:rsidRPr="00E850AE">
        <w:rPr>
          <w:rFonts w:ascii="IRANSans" w:eastAsia="Times New Roman" w:hAnsi="IRANSans" w:cs="B Nazanin"/>
          <w:sz w:val="26"/>
          <w:szCs w:val="26"/>
        </w:rPr>
        <w:t>: </w:t>
      </w:r>
      <w:r w:rsidRPr="00E850AE">
        <w:rPr>
          <w:rFonts w:ascii="Courier New" w:eastAsia="Times New Roman" w:hAnsi="Courier New" w:cs="Courier New"/>
          <w:color w:val="37474F"/>
        </w:rPr>
        <w:t>true</w:t>
      </w:r>
      <w:r w:rsidRPr="00E850AE">
        <w:rPr>
          <w:rFonts w:ascii="IRANSans" w:eastAsia="Times New Roman" w:hAnsi="IRANSans" w:cs="B Nazanin"/>
          <w:sz w:val="26"/>
          <w:szCs w:val="26"/>
        </w:rPr>
        <w:br/>
      </w:r>
      <w:bookmarkStart w:id="19" w:name="Config.viewMode"/>
      <w:bookmarkEnd w:id="19"/>
    </w:p>
    <w:p w:rsidR="00E850AE" w:rsidRPr="00E850AE" w:rsidRDefault="00E850AE" w:rsidP="00E850AE">
      <w:pPr>
        <w:bidi w:val="0"/>
        <w:spacing w:beforeAutospacing="1" w:after="0" w:afterAutospacing="1" w:line="240" w:lineRule="auto"/>
        <w:outlineLvl w:val="1"/>
        <w:rPr>
          <w:rFonts w:ascii="IRANSans" w:eastAsia="Times New Roman" w:hAnsi="IRANSans" w:cs="B Nazanin"/>
          <w:spacing w:val="-2"/>
          <w:sz w:val="36"/>
          <w:szCs w:val="36"/>
        </w:rPr>
      </w:pPr>
      <w:proofErr w:type="spellStart"/>
      <w:proofErr w:type="gramStart"/>
      <w:r w:rsidRPr="00E850AE">
        <w:rPr>
          <w:rFonts w:ascii="IRANSans" w:eastAsia="Times New Roman" w:hAnsi="IRANSans" w:cs="B Nazanin"/>
          <w:spacing w:val="-2"/>
          <w:sz w:val="36"/>
          <w:szCs w:val="36"/>
        </w:rPr>
        <w:lastRenderedPageBreak/>
        <w:t>Config.viewMode</w:t>
      </w:r>
      <w:proofErr w:type="spellEnd"/>
      <w:r w:rsidRPr="00E850AE">
        <w:rPr>
          <w:rFonts w:ascii="IRANSans" w:eastAsia="Times New Roman" w:hAnsi="IRANSans" w:cs="B Nazanin"/>
          <w:spacing w:val="-2"/>
          <w:sz w:val="36"/>
          <w:szCs w:val="36"/>
        </w:rPr>
        <w:t xml:space="preserve"> :</w:t>
      </w:r>
      <w:proofErr w:type="gramEnd"/>
      <w:r w:rsidRPr="00E850AE">
        <w:rPr>
          <w:rFonts w:ascii="IRANSans" w:eastAsia="Times New Roman" w:hAnsi="IRANSans" w:cs="B Nazanin"/>
          <w:spacing w:val="-2"/>
          <w:sz w:val="36"/>
          <w:szCs w:val="36"/>
        </w:rPr>
        <w:t> </w:t>
      </w:r>
      <w:r w:rsidRPr="00E850AE">
        <w:rPr>
          <w:rFonts w:ascii="Courier New" w:eastAsia="Times New Roman" w:hAnsi="Courier New" w:cs="Courier New"/>
          <w:color w:val="37474F"/>
          <w:spacing w:val="-2"/>
          <w:sz w:val="35"/>
        </w:rPr>
        <w:t>string</w:t>
      </w:r>
      <w:hyperlink r:id="rId126" w:anchor="configviewmode-string" w:tooltip="Permanent link" w:history="1">
        <w:r w:rsidRPr="00E850AE">
          <w:rPr>
            <w:rFonts w:ascii="IRANSans" w:eastAsia="Times New Roman" w:hAnsi="IRANSans" w:cs="B Nazanin"/>
            <w:color w:val="0000FF"/>
            <w:spacing w:val="-2"/>
            <w:sz w:val="36"/>
            <w:szCs w:val="36"/>
            <w:u w:val="single"/>
          </w:rPr>
          <w:t>¶</w:t>
        </w:r>
      </w:hyperlink>
    </w:p>
    <w:p w:rsidR="00E850AE" w:rsidRPr="00E850AE" w:rsidRDefault="00E850AE" w:rsidP="00E850AE">
      <w:pPr>
        <w:bidi w:val="0"/>
        <w:spacing w:before="240" w:after="240" w:line="240" w:lineRule="auto"/>
        <w:rPr>
          <w:rFonts w:ascii="IRANSans" w:eastAsia="Times New Roman" w:hAnsi="IRANSans" w:cs="B Nazanin"/>
          <w:sz w:val="26"/>
          <w:szCs w:val="26"/>
        </w:rPr>
      </w:pPr>
      <w:proofErr w:type="gramStart"/>
      <w:r w:rsidRPr="00E850AE">
        <w:rPr>
          <w:rFonts w:ascii="IRANSans" w:eastAsia="Times New Roman" w:hAnsi="IRANSans" w:cs="B Nazanin"/>
          <w:sz w:val="26"/>
          <w:szCs w:val="26"/>
        </w:rPr>
        <w:t>default</w:t>
      </w:r>
      <w:proofErr w:type="gramEnd"/>
      <w:r w:rsidRPr="00E850AE">
        <w:rPr>
          <w:rFonts w:ascii="IRANSans" w:eastAsia="Times New Roman" w:hAnsi="IRANSans" w:cs="B Nazanin"/>
          <w:sz w:val="26"/>
          <w:szCs w:val="26"/>
        </w:rPr>
        <w:t xml:space="preserve"> view mode, Acceptable value : </w:t>
      </w:r>
      <w:proofErr w:type="spellStart"/>
      <w:r w:rsidRPr="00E850AE">
        <w:rPr>
          <w:rFonts w:ascii="IRANSans" w:eastAsia="Times New Roman" w:hAnsi="IRANSans" w:cs="B Nazanin"/>
          <w:sz w:val="26"/>
          <w:szCs w:val="26"/>
        </w:rPr>
        <w:t>day,month,year</w:t>
      </w:r>
      <w:proofErr w:type="spellEnd"/>
    </w:p>
    <w:p w:rsidR="00E850AE" w:rsidRPr="00E850AE" w:rsidRDefault="00E850AE" w:rsidP="00E850AE">
      <w:pPr>
        <w:bidi w:val="0"/>
        <w:spacing w:after="0" w:line="240" w:lineRule="auto"/>
        <w:rPr>
          <w:rFonts w:ascii="IRANSans" w:eastAsia="Times New Roman" w:hAnsi="IRANSans" w:cs="B Nazanin"/>
          <w:sz w:val="26"/>
          <w:szCs w:val="26"/>
        </w:rPr>
      </w:pPr>
      <w:r w:rsidRPr="00E850AE">
        <w:rPr>
          <w:rFonts w:ascii="IRANSans" w:eastAsia="Times New Roman" w:hAnsi="IRANSans" w:cs="B Nazanin"/>
          <w:b/>
          <w:bCs/>
          <w:sz w:val="26"/>
        </w:rPr>
        <w:t>Kind</w:t>
      </w:r>
      <w:r w:rsidRPr="00E850AE">
        <w:rPr>
          <w:rFonts w:ascii="IRANSans" w:eastAsia="Times New Roman" w:hAnsi="IRANSans" w:cs="B Nazanin"/>
          <w:sz w:val="26"/>
          <w:szCs w:val="26"/>
        </w:rPr>
        <w:t>: static property of </w:t>
      </w:r>
      <w:proofErr w:type="spellStart"/>
      <w:r w:rsidRPr="00E850AE">
        <w:rPr>
          <w:rFonts w:ascii="IRANSans" w:eastAsia="Times New Roman" w:hAnsi="IRANSans" w:cs="B Nazanin"/>
          <w:sz w:val="26"/>
          <w:szCs w:val="26"/>
        </w:rPr>
        <w:fldChar w:fldCharType="begin"/>
      </w:r>
      <w:r w:rsidRPr="00E850AE">
        <w:rPr>
          <w:rFonts w:ascii="IRANSans" w:eastAsia="Times New Roman" w:hAnsi="IRANSans" w:cs="B Nazanin"/>
          <w:sz w:val="26"/>
          <w:szCs w:val="26"/>
        </w:rPr>
        <w:instrText xml:space="preserve"> HYPERLINK "http://babakhani.github.io/PersianWebToolkit/doc/datepicker/options/" \l "Config" </w:instrText>
      </w:r>
      <w:r w:rsidRPr="00E850AE">
        <w:rPr>
          <w:rFonts w:ascii="IRANSans" w:eastAsia="Times New Roman" w:hAnsi="IRANSans" w:cs="B Nazanin"/>
          <w:sz w:val="26"/>
          <w:szCs w:val="26"/>
        </w:rPr>
        <w:fldChar w:fldCharType="separate"/>
      </w:r>
      <w:r w:rsidRPr="00E850AE">
        <w:rPr>
          <w:rFonts w:ascii="Courier New" w:eastAsia="Times New Roman" w:hAnsi="Courier New" w:cs="Courier New"/>
          <w:color w:val="EF5350"/>
        </w:rPr>
        <w:t>Config</w:t>
      </w:r>
      <w:proofErr w:type="spellEnd"/>
      <w:r w:rsidRPr="00E850AE">
        <w:rPr>
          <w:rFonts w:ascii="IRANSans" w:eastAsia="Times New Roman" w:hAnsi="IRANSans" w:cs="B Nazanin"/>
          <w:sz w:val="26"/>
          <w:szCs w:val="26"/>
        </w:rPr>
        <w:fldChar w:fldCharType="end"/>
      </w:r>
      <w:r w:rsidRPr="00E850AE">
        <w:rPr>
          <w:rFonts w:ascii="IRANSans" w:eastAsia="Times New Roman" w:hAnsi="IRANSans" w:cs="B Nazanin"/>
          <w:sz w:val="26"/>
          <w:szCs w:val="26"/>
        </w:rPr>
        <w:br/>
      </w:r>
      <w:r w:rsidRPr="00E850AE">
        <w:rPr>
          <w:rFonts w:ascii="IRANSans" w:eastAsia="Times New Roman" w:hAnsi="IRANSans" w:cs="B Nazanin"/>
          <w:b/>
          <w:bCs/>
          <w:sz w:val="26"/>
        </w:rPr>
        <w:t>Default</w:t>
      </w:r>
      <w:r w:rsidRPr="00E850AE">
        <w:rPr>
          <w:rFonts w:ascii="IRANSans" w:eastAsia="Times New Roman" w:hAnsi="IRANSans" w:cs="B Nazanin"/>
          <w:sz w:val="26"/>
          <w:szCs w:val="26"/>
        </w:rPr>
        <w:t>: </w:t>
      </w:r>
      <w:r w:rsidRPr="00E850AE">
        <w:rPr>
          <w:rFonts w:ascii="Courier New" w:eastAsia="Times New Roman" w:hAnsi="Courier New" w:cs="Courier New"/>
          <w:color w:val="37474F"/>
        </w:rPr>
        <w:t>"'day'"</w:t>
      </w:r>
      <w:r w:rsidRPr="00E850AE">
        <w:rPr>
          <w:rFonts w:ascii="IRANSans" w:eastAsia="Times New Roman" w:hAnsi="IRANSans" w:cs="B Nazanin"/>
          <w:sz w:val="26"/>
          <w:szCs w:val="26"/>
        </w:rPr>
        <w:br/>
      </w:r>
      <w:bookmarkStart w:id="20" w:name="Config.format"/>
      <w:bookmarkEnd w:id="20"/>
    </w:p>
    <w:p w:rsidR="00E850AE" w:rsidRPr="00E850AE" w:rsidRDefault="00E850AE" w:rsidP="00E850AE">
      <w:pPr>
        <w:bidi w:val="0"/>
        <w:spacing w:beforeAutospacing="1" w:after="0" w:afterAutospacing="1" w:line="240" w:lineRule="auto"/>
        <w:outlineLvl w:val="1"/>
        <w:rPr>
          <w:rFonts w:ascii="IRANSans" w:eastAsia="Times New Roman" w:hAnsi="IRANSans" w:cs="B Nazanin"/>
          <w:spacing w:val="-2"/>
          <w:sz w:val="36"/>
          <w:szCs w:val="36"/>
        </w:rPr>
      </w:pPr>
      <w:proofErr w:type="spellStart"/>
      <w:proofErr w:type="gramStart"/>
      <w:r w:rsidRPr="00E850AE">
        <w:rPr>
          <w:rFonts w:ascii="IRANSans" w:eastAsia="Times New Roman" w:hAnsi="IRANSans" w:cs="B Nazanin"/>
          <w:spacing w:val="-2"/>
          <w:sz w:val="36"/>
          <w:szCs w:val="36"/>
        </w:rPr>
        <w:t>Config.format</w:t>
      </w:r>
      <w:proofErr w:type="spellEnd"/>
      <w:r w:rsidRPr="00E850AE">
        <w:rPr>
          <w:rFonts w:ascii="IRANSans" w:eastAsia="Times New Roman" w:hAnsi="IRANSans" w:cs="B Nazanin"/>
          <w:spacing w:val="-2"/>
          <w:sz w:val="36"/>
          <w:szCs w:val="36"/>
        </w:rPr>
        <w:t xml:space="preserve"> :</w:t>
      </w:r>
      <w:proofErr w:type="gramEnd"/>
      <w:r w:rsidRPr="00E850AE">
        <w:rPr>
          <w:rFonts w:ascii="IRANSans" w:eastAsia="Times New Roman" w:hAnsi="IRANSans" w:cs="B Nazanin"/>
          <w:spacing w:val="-2"/>
          <w:sz w:val="36"/>
          <w:szCs w:val="36"/>
        </w:rPr>
        <w:t> </w:t>
      </w:r>
      <w:proofErr w:type="spellStart"/>
      <w:r w:rsidRPr="00E850AE">
        <w:rPr>
          <w:rFonts w:ascii="Courier New" w:eastAsia="Times New Roman" w:hAnsi="Courier New" w:cs="Courier New"/>
          <w:color w:val="37474F"/>
          <w:spacing w:val="-2"/>
          <w:sz w:val="35"/>
        </w:rPr>
        <w:t>boolean</w:t>
      </w:r>
      <w:proofErr w:type="spellEnd"/>
      <w:r w:rsidRPr="00E850AE">
        <w:rPr>
          <w:rFonts w:ascii="IRANSans" w:eastAsia="Times New Roman" w:hAnsi="IRANSans" w:cs="B Nazanin"/>
          <w:spacing w:val="-2"/>
          <w:sz w:val="36"/>
          <w:szCs w:val="36"/>
        </w:rPr>
        <w:fldChar w:fldCharType="begin"/>
      </w:r>
      <w:r w:rsidRPr="00E850AE">
        <w:rPr>
          <w:rFonts w:ascii="IRANSans" w:eastAsia="Times New Roman" w:hAnsi="IRANSans" w:cs="B Nazanin"/>
          <w:spacing w:val="-2"/>
          <w:sz w:val="36"/>
          <w:szCs w:val="36"/>
        </w:rPr>
        <w:instrText xml:space="preserve"> HYPERLINK "http://babakhani.github.io/PersianWebToolkit/doc/datepicker/options/" \l "configformat-boolean" \o "Permanent link" </w:instrText>
      </w:r>
      <w:r w:rsidRPr="00E850AE">
        <w:rPr>
          <w:rFonts w:ascii="IRANSans" w:eastAsia="Times New Roman" w:hAnsi="IRANSans" w:cs="B Nazanin"/>
          <w:spacing w:val="-2"/>
          <w:sz w:val="36"/>
          <w:szCs w:val="36"/>
        </w:rPr>
        <w:fldChar w:fldCharType="separate"/>
      </w:r>
      <w:r w:rsidRPr="00E850AE">
        <w:rPr>
          <w:rFonts w:ascii="IRANSans" w:eastAsia="Times New Roman" w:hAnsi="IRANSans" w:cs="B Nazanin"/>
          <w:color w:val="0000FF"/>
          <w:spacing w:val="-2"/>
          <w:sz w:val="36"/>
          <w:szCs w:val="36"/>
          <w:u w:val="single"/>
        </w:rPr>
        <w:t>¶</w:t>
      </w:r>
      <w:r w:rsidRPr="00E850AE">
        <w:rPr>
          <w:rFonts w:ascii="IRANSans" w:eastAsia="Times New Roman" w:hAnsi="IRANSans" w:cs="B Nazanin"/>
          <w:spacing w:val="-2"/>
          <w:sz w:val="36"/>
          <w:szCs w:val="36"/>
        </w:rPr>
        <w:fldChar w:fldCharType="end"/>
      </w:r>
    </w:p>
    <w:p w:rsidR="00E850AE" w:rsidRPr="00E850AE" w:rsidRDefault="00E850AE" w:rsidP="00E850AE">
      <w:pPr>
        <w:bidi w:val="0"/>
        <w:spacing w:before="240" w:after="240" w:line="240" w:lineRule="auto"/>
        <w:rPr>
          <w:rFonts w:ascii="IRANSans" w:eastAsia="Times New Roman" w:hAnsi="IRANSans" w:cs="B Nazanin"/>
          <w:sz w:val="26"/>
          <w:szCs w:val="26"/>
        </w:rPr>
      </w:pPr>
      <w:proofErr w:type="gramStart"/>
      <w:r w:rsidRPr="00E850AE">
        <w:rPr>
          <w:rFonts w:ascii="IRANSans" w:eastAsia="Times New Roman" w:hAnsi="IRANSans" w:cs="B Nazanin"/>
          <w:sz w:val="26"/>
          <w:szCs w:val="26"/>
        </w:rPr>
        <w:t>the</w:t>
      </w:r>
      <w:proofErr w:type="gramEnd"/>
      <w:r w:rsidRPr="00E850AE">
        <w:rPr>
          <w:rFonts w:ascii="IRANSans" w:eastAsia="Times New Roman" w:hAnsi="IRANSans" w:cs="B Nazanin"/>
          <w:sz w:val="26"/>
          <w:szCs w:val="26"/>
        </w:rPr>
        <w:t xml:space="preserve"> date format, combination of d, </w:t>
      </w:r>
      <w:proofErr w:type="spellStart"/>
      <w:r w:rsidRPr="00E850AE">
        <w:rPr>
          <w:rFonts w:ascii="IRANSans" w:eastAsia="Times New Roman" w:hAnsi="IRANSans" w:cs="B Nazanin"/>
          <w:sz w:val="26"/>
          <w:szCs w:val="26"/>
        </w:rPr>
        <w:t>dd</w:t>
      </w:r>
      <w:proofErr w:type="spellEnd"/>
      <w:r w:rsidRPr="00E850AE">
        <w:rPr>
          <w:rFonts w:ascii="IRANSans" w:eastAsia="Times New Roman" w:hAnsi="IRANSans" w:cs="B Nazanin"/>
          <w:sz w:val="26"/>
          <w:szCs w:val="26"/>
        </w:rPr>
        <w:t xml:space="preserve">, m, mm, </w:t>
      </w:r>
      <w:proofErr w:type="spellStart"/>
      <w:r w:rsidRPr="00E850AE">
        <w:rPr>
          <w:rFonts w:ascii="IRANSans" w:eastAsia="Times New Roman" w:hAnsi="IRANSans" w:cs="B Nazanin"/>
          <w:sz w:val="26"/>
          <w:szCs w:val="26"/>
        </w:rPr>
        <w:t>yy</w:t>
      </w:r>
      <w:proofErr w:type="spellEnd"/>
      <w:r w:rsidRPr="00E850AE">
        <w:rPr>
          <w:rFonts w:ascii="IRANSans" w:eastAsia="Times New Roman" w:hAnsi="IRANSans" w:cs="B Nazanin"/>
          <w:sz w:val="26"/>
          <w:szCs w:val="26"/>
        </w:rPr>
        <w:t xml:space="preserve">, </w:t>
      </w:r>
      <w:proofErr w:type="spellStart"/>
      <w:r w:rsidRPr="00E850AE">
        <w:rPr>
          <w:rFonts w:ascii="IRANSans" w:eastAsia="Times New Roman" w:hAnsi="IRANSans" w:cs="B Nazanin"/>
          <w:sz w:val="26"/>
          <w:szCs w:val="26"/>
        </w:rPr>
        <w:t>yyy</w:t>
      </w:r>
      <w:proofErr w:type="spellEnd"/>
      <w:r w:rsidRPr="00E850AE">
        <w:rPr>
          <w:rFonts w:ascii="IRANSans" w:eastAsia="Times New Roman" w:hAnsi="IRANSans" w:cs="B Nazanin"/>
          <w:sz w:val="26"/>
          <w:szCs w:val="26"/>
        </w:rPr>
        <w:t>.</w:t>
      </w:r>
    </w:p>
    <w:p w:rsidR="00E850AE" w:rsidRPr="00E850AE" w:rsidRDefault="00E850AE" w:rsidP="00E850AE">
      <w:pPr>
        <w:bidi w:val="0"/>
        <w:spacing w:after="0" w:line="240" w:lineRule="auto"/>
        <w:rPr>
          <w:rFonts w:ascii="IRANSans" w:eastAsia="Times New Roman" w:hAnsi="IRANSans" w:cs="B Nazanin"/>
          <w:sz w:val="26"/>
          <w:szCs w:val="26"/>
        </w:rPr>
      </w:pPr>
      <w:r w:rsidRPr="00E850AE">
        <w:rPr>
          <w:rFonts w:ascii="IRANSans" w:eastAsia="Times New Roman" w:hAnsi="IRANSans" w:cs="B Nazanin"/>
          <w:b/>
          <w:bCs/>
          <w:sz w:val="26"/>
        </w:rPr>
        <w:t>Kind</w:t>
      </w:r>
      <w:r w:rsidRPr="00E850AE">
        <w:rPr>
          <w:rFonts w:ascii="IRANSans" w:eastAsia="Times New Roman" w:hAnsi="IRANSans" w:cs="B Nazanin"/>
          <w:sz w:val="26"/>
          <w:szCs w:val="26"/>
        </w:rPr>
        <w:t>: static property of </w:t>
      </w:r>
      <w:hyperlink r:id="rId127" w:anchor="Config" w:history="1">
        <w:r w:rsidRPr="00E850AE">
          <w:rPr>
            <w:rFonts w:ascii="Courier New" w:eastAsia="Times New Roman" w:hAnsi="Courier New" w:cs="Courier New"/>
            <w:color w:val="EF5350"/>
          </w:rPr>
          <w:t>Config</w:t>
        </w:r>
      </w:hyperlink>
      <w:r w:rsidRPr="00E850AE">
        <w:rPr>
          <w:rFonts w:ascii="IRANSans" w:eastAsia="Times New Roman" w:hAnsi="IRANSans" w:cs="B Nazanin"/>
          <w:sz w:val="26"/>
          <w:szCs w:val="26"/>
        </w:rPr>
        <w:br/>
      </w:r>
      <w:r w:rsidRPr="00E850AE">
        <w:rPr>
          <w:rFonts w:ascii="IRANSans" w:eastAsia="Times New Roman" w:hAnsi="IRANSans" w:cs="B Nazanin"/>
          <w:b/>
          <w:bCs/>
          <w:sz w:val="26"/>
        </w:rPr>
        <w:t>Default</w:t>
      </w:r>
      <w:r w:rsidRPr="00E850AE">
        <w:rPr>
          <w:rFonts w:ascii="IRANSans" w:eastAsia="Times New Roman" w:hAnsi="IRANSans" w:cs="B Nazanin"/>
          <w:sz w:val="26"/>
          <w:szCs w:val="26"/>
        </w:rPr>
        <w:t>: </w:t>
      </w:r>
      <w:r w:rsidRPr="00E850AE">
        <w:rPr>
          <w:rFonts w:ascii="Courier New" w:eastAsia="Times New Roman" w:hAnsi="Courier New" w:cs="Courier New"/>
          <w:color w:val="37474F"/>
        </w:rPr>
        <w:t>'LLLL'</w:t>
      </w:r>
      <w:r w:rsidRPr="00E850AE">
        <w:rPr>
          <w:rFonts w:ascii="IRANSans" w:eastAsia="Times New Roman" w:hAnsi="IRANSans" w:cs="B Nazanin"/>
          <w:sz w:val="26"/>
          <w:szCs w:val="26"/>
        </w:rPr>
        <w:br/>
      </w:r>
      <w:r w:rsidRPr="00E850AE">
        <w:rPr>
          <w:rFonts w:ascii="IRANSans" w:eastAsia="Times New Roman" w:hAnsi="IRANSans" w:cs="B Nazanin"/>
          <w:b/>
          <w:bCs/>
          <w:sz w:val="26"/>
        </w:rPr>
        <w:t>Link</w:t>
      </w:r>
      <w:r w:rsidRPr="00E850AE">
        <w:rPr>
          <w:rFonts w:ascii="IRANSans" w:eastAsia="Times New Roman" w:hAnsi="IRANSans" w:cs="B Nazanin"/>
          <w:sz w:val="26"/>
          <w:szCs w:val="26"/>
        </w:rPr>
        <w:t>: http://babakhani.github.io/PersianWebToolkit/doc/persian-date/#format</w:t>
      </w:r>
      <w:r w:rsidRPr="00E850AE">
        <w:rPr>
          <w:rFonts w:ascii="IRANSans" w:eastAsia="Times New Roman" w:hAnsi="IRANSans" w:cs="B Nazanin"/>
          <w:sz w:val="26"/>
          <w:szCs w:val="26"/>
        </w:rPr>
        <w:br/>
      </w:r>
      <w:bookmarkStart w:id="21" w:name="Config.altField"/>
      <w:bookmarkEnd w:id="21"/>
    </w:p>
    <w:p w:rsidR="00E850AE" w:rsidRPr="00E850AE" w:rsidRDefault="00E850AE" w:rsidP="00E850AE">
      <w:pPr>
        <w:bidi w:val="0"/>
        <w:spacing w:beforeAutospacing="1" w:after="0" w:afterAutospacing="1" w:line="240" w:lineRule="auto"/>
        <w:outlineLvl w:val="1"/>
        <w:rPr>
          <w:rFonts w:ascii="IRANSans" w:eastAsia="Times New Roman" w:hAnsi="IRANSans" w:cs="B Nazanin"/>
          <w:spacing w:val="-2"/>
          <w:sz w:val="36"/>
          <w:szCs w:val="36"/>
        </w:rPr>
      </w:pPr>
      <w:proofErr w:type="spellStart"/>
      <w:proofErr w:type="gramStart"/>
      <w:r w:rsidRPr="00E850AE">
        <w:rPr>
          <w:rFonts w:ascii="IRANSans" w:eastAsia="Times New Roman" w:hAnsi="IRANSans" w:cs="B Nazanin"/>
          <w:spacing w:val="-2"/>
          <w:sz w:val="36"/>
          <w:szCs w:val="36"/>
        </w:rPr>
        <w:t>Config.altField</w:t>
      </w:r>
      <w:proofErr w:type="spellEnd"/>
      <w:r w:rsidRPr="00E850AE">
        <w:rPr>
          <w:rFonts w:ascii="IRANSans" w:eastAsia="Times New Roman" w:hAnsi="IRANSans" w:cs="B Nazanin"/>
          <w:spacing w:val="-2"/>
          <w:sz w:val="36"/>
          <w:szCs w:val="36"/>
        </w:rPr>
        <w:t xml:space="preserve"> :</w:t>
      </w:r>
      <w:proofErr w:type="gramEnd"/>
      <w:r w:rsidRPr="00E850AE">
        <w:rPr>
          <w:rFonts w:ascii="IRANSans" w:eastAsia="Times New Roman" w:hAnsi="IRANSans" w:cs="B Nazanin"/>
          <w:spacing w:val="-2"/>
          <w:sz w:val="36"/>
          <w:szCs w:val="36"/>
        </w:rPr>
        <w:t> </w:t>
      </w:r>
      <w:proofErr w:type="spellStart"/>
      <w:r w:rsidRPr="00E850AE">
        <w:rPr>
          <w:rFonts w:ascii="Courier New" w:eastAsia="Times New Roman" w:hAnsi="Courier New" w:cs="Courier New"/>
          <w:color w:val="37474F"/>
          <w:spacing w:val="-2"/>
          <w:sz w:val="35"/>
        </w:rPr>
        <w:t>boolean</w:t>
      </w:r>
      <w:proofErr w:type="spellEnd"/>
      <w:r w:rsidRPr="00E850AE">
        <w:rPr>
          <w:rFonts w:ascii="IRANSans" w:eastAsia="Times New Roman" w:hAnsi="IRANSans" w:cs="B Nazanin"/>
          <w:spacing w:val="-2"/>
          <w:sz w:val="36"/>
          <w:szCs w:val="36"/>
        </w:rPr>
        <w:fldChar w:fldCharType="begin"/>
      </w:r>
      <w:r w:rsidRPr="00E850AE">
        <w:rPr>
          <w:rFonts w:ascii="IRANSans" w:eastAsia="Times New Roman" w:hAnsi="IRANSans" w:cs="B Nazanin"/>
          <w:spacing w:val="-2"/>
          <w:sz w:val="36"/>
          <w:szCs w:val="36"/>
        </w:rPr>
        <w:instrText xml:space="preserve"> HYPERLINK "http://babakhani.github.io/PersianWebToolkit/doc/datepicker/options/" \l "configaltfield-boolean" \o "Permanent link" </w:instrText>
      </w:r>
      <w:r w:rsidRPr="00E850AE">
        <w:rPr>
          <w:rFonts w:ascii="IRANSans" w:eastAsia="Times New Roman" w:hAnsi="IRANSans" w:cs="B Nazanin"/>
          <w:spacing w:val="-2"/>
          <w:sz w:val="36"/>
          <w:szCs w:val="36"/>
        </w:rPr>
        <w:fldChar w:fldCharType="separate"/>
      </w:r>
      <w:r w:rsidRPr="00E850AE">
        <w:rPr>
          <w:rFonts w:ascii="IRANSans" w:eastAsia="Times New Roman" w:hAnsi="IRANSans" w:cs="B Nazanin"/>
          <w:color w:val="0000FF"/>
          <w:spacing w:val="-2"/>
          <w:sz w:val="36"/>
          <w:szCs w:val="36"/>
          <w:u w:val="single"/>
        </w:rPr>
        <w:t>¶</w:t>
      </w:r>
      <w:r w:rsidRPr="00E850AE">
        <w:rPr>
          <w:rFonts w:ascii="IRANSans" w:eastAsia="Times New Roman" w:hAnsi="IRANSans" w:cs="B Nazanin"/>
          <w:spacing w:val="-2"/>
          <w:sz w:val="36"/>
          <w:szCs w:val="36"/>
        </w:rPr>
        <w:fldChar w:fldCharType="end"/>
      </w:r>
    </w:p>
    <w:p w:rsidR="00E850AE" w:rsidRPr="00E850AE" w:rsidRDefault="00E850AE" w:rsidP="00E850AE">
      <w:pPr>
        <w:bidi w:val="0"/>
        <w:spacing w:before="240" w:after="240" w:line="240" w:lineRule="auto"/>
        <w:rPr>
          <w:rFonts w:ascii="IRANSans" w:eastAsia="Times New Roman" w:hAnsi="IRANSans" w:cs="B Nazanin"/>
          <w:sz w:val="26"/>
          <w:szCs w:val="26"/>
        </w:rPr>
      </w:pPr>
      <w:r w:rsidRPr="00E850AE">
        <w:rPr>
          <w:rFonts w:ascii="IRANSans" w:eastAsia="Times New Roman" w:hAnsi="IRANSans" w:cs="B Nazanin"/>
          <w:sz w:val="26"/>
          <w:szCs w:val="26"/>
        </w:rPr>
        <w:t xml:space="preserve">An input element that is to </w:t>
      </w:r>
      <w:proofErr w:type="gramStart"/>
      <w:r w:rsidRPr="00E850AE">
        <w:rPr>
          <w:rFonts w:ascii="IRANSans" w:eastAsia="Times New Roman" w:hAnsi="IRANSans" w:cs="B Nazanin"/>
          <w:sz w:val="26"/>
          <w:szCs w:val="26"/>
        </w:rPr>
        <w:t>be updated</w:t>
      </w:r>
      <w:proofErr w:type="gramEnd"/>
      <w:r w:rsidRPr="00E850AE">
        <w:rPr>
          <w:rFonts w:ascii="IRANSans" w:eastAsia="Times New Roman" w:hAnsi="IRANSans" w:cs="B Nazanin"/>
          <w:sz w:val="26"/>
          <w:szCs w:val="26"/>
        </w:rPr>
        <w:t xml:space="preserve"> with the selected date from the </w:t>
      </w:r>
      <w:proofErr w:type="spellStart"/>
      <w:r w:rsidRPr="00E850AE">
        <w:rPr>
          <w:rFonts w:ascii="IRANSans" w:eastAsia="Times New Roman" w:hAnsi="IRANSans" w:cs="B Nazanin"/>
          <w:sz w:val="26"/>
          <w:szCs w:val="26"/>
        </w:rPr>
        <w:t>datepicker</w:t>
      </w:r>
      <w:proofErr w:type="spellEnd"/>
      <w:r w:rsidRPr="00E850AE">
        <w:rPr>
          <w:rFonts w:ascii="IRANSans" w:eastAsia="Times New Roman" w:hAnsi="IRANSans" w:cs="B Nazanin"/>
          <w:sz w:val="26"/>
          <w:szCs w:val="26"/>
        </w:rPr>
        <w:t xml:space="preserve">. Use the </w:t>
      </w:r>
      <w:proofErr w:type="spellStart"/>
      <w:r w:rsidRPr="00E850AE">
        <w:rPr>
          <w:rFonts w:ascii="IRANSans" w:eastAsia="Times New Roman" w:hAnsi="IRANSans" w:cs="B Nazanin"/>
          <w:sz w:val="26"/>
          <w:szCs w:val="26"/>
        </w:rPr>
        <w:t>altFormat</w:t>
      </w:r>
      <w:proofErr w:type="spellEnd"/>
      <w:r w:rsidRPr="00E850AE">
        <w:rPr>
          <w:rFonts w:ascii="IRANSans" w:eastAsia="Times New Roman" w:hAnsi="IRANSans" w:cs="B Nazanin"/>
          <w:sz w:val="26"/>
          <w:szCs w:val="26"/>
        </w:rPr>
        <w:t xml:space="preserve"> option to change the format of the date within this field. Leave as blank for no alternate field. </w:t>
      </w:r>
      <w:proofErr w:type="gramStart"/>
      <w:r w:rsidRPr="00E850AE">
        <w:rPr>
          <w:rFonts w:ascii="IRANSans" w:eastAsia="Times New Roman" w:hAnsi="IRANSans" w:cs="B Nazanin"/>
          <w:sz w:val="26"/>
          <w:szCs w:val="26"/>
        </w:rPr>
        <w:t>acceptable</w:t>
      </w:r>
      <w:proofErr w:type="gramEnd"/>
      <w:r w:rsidRPr="00E850AE">
        <w:rPr>
          <w:rFonts w:ascii="IRANSans" w:eastAsia="Times New Roman" w:hAnsi="IRANSans" w:cs="B Nazanin"/>
          <w:sz w:val="26"/>
          <w:szCs w:val="26"/>
        </w:rPr>
        <w:t xml:space="preserve"> value: : '#</w:t>
      </w:r>
      <w:proofErr w:type="spellStart"/>
      <w:r w:rsidRPr="00E850AE">
        <w:rPr>
          <w:rFonts w:ascii="IRANSans" w:eastAsia="Times New Roman" w:hAnsi="IRANSans" w:cs="B Nazanin"/>
          <w:sz w:val="26"/>
          <w:szCs w:val="26"/>
        </w:rPr>
        <w:t>elementId</w:t>
      </w:r>
      <w:proofErr w:type="spellEnd"/>
      <w:r w:rsidRPr="00E850AE">
        <w:rPr>
          <w:rFonts w:ascii="IRANSans" w:eastAsia="Times New Roman" w:hAnsi="IRANSans" w:cs="B Nazanin"/>
          <w:sz w:val="26"/>
          <w:szCs w:val="26"/>
        </w:rPr>
        <w:t>','.element-class'</w:t>
      </w:r>
    </w:p>
    <w:p w:rsidR="00E850AE" w:rsidRPr="00E850AE" w:rsidRDefault="00E850AE" w:rsidP="00E850AE">
      <w:pPr>
        <w:bidi w:val="0"/>
        <w:spacing w:after="0" w:line="240" w:lineRule="auto"/>
        <w:rPr>
          <w:rFonts w:ascii="IRANSans" w:eastAsia="Times New Roman" w:hAnsi="IRANSans" w:cs="B Nazanin"/>
          <w:sz w:val="26"/>
          <w:szCs w:val="26"/>
        </w:rPr>
      </w:pPr>
      <w:r w:rsidRPr="00E850AE">
        <w:rPr>
          <w:rFonts w:ascii="IRANSans" w:eastAsia="Times New Roman" w:hAnsi="IRANSans" w:cs="B Nazanin"/>
          <w:b/>
          <w:bCs/>
          <w:sz w:val="26"/>
        </w:rPr>
        <w:t>Kind</w:t>
      </w:r>
      <w:r w:rsidRPr="00E850AE">
        <w:rPr>
          <w:rFonts w:ascii="IRANSans" w:eastAsia="Times New Roman" w:hAnsi="IRANSans" w:cs="B Nazanin"/>
          <w:sz w:val="26"/>
          <w:szCs w:val="26"/>
        </w:rPr>
        <w:t>: static property of </w:t>
      </w:r>
      <w:proofErr w:type="spellStart"/>
      <w:r w:rsidRPr="00E850AE">
        <w:rPr>
          <w:rFonts w:ascii="IRANSans" w:eastAsia="Times New Roman" w:hAnsi="IRANSans" w:cs="B Nazanin"/>
          <w:sz w:val="26"/>
          <w:szCs w:val="26"/>
        </w:rPr>
        <w:fldChar w:fldCharType="begin"/>
      </w:r>
      <w:r w:rsidRPr="00E850AE">
        <w:rPr>
          <w:rFonts w:ascii="IRANSans" w:eastAsia="Times New Roman" w:hAnsi="IRANSans" w:cs="B Nazanin"/>
          <w:sz w:val="26"/>
          <w:szCs w:val="26"/>
        </w:rPr>
        <w:instrText xml:space="preserve"> HYPERLINK "http://babakhani.github.io/PersianWebToolkit/doc/datepicker/options/" \l "Config" </w:instrText>
      </w:r>
      <w:r w:rsidRPr="00E850AE">
        <w:rPr>
          <w:rFonts w:ascii="IRANSans" w:eastAsia="Times New Roman" w:hAnsi="IRANSans" w:cs="B Nazanin"/>
          <w:sz w:val="26"/>
          <w:szCs w:val="26"/>
        </w:rPr>
        <w:fldChar w:fldCharType="separate"/>
      </w:r>
      <w:r w:rsidRPr="00E850AE">
        <w:rPr>
          <w:rFonts w:ascii="Courier New" w:eastAsia="Times New Roman" w:hAnsi="Courier New" w:cs="Courier New"/>
          <w:color w:val="EF5350"/>
        </w:rPr>
        <w:t>Config</w:t>
      </w:r>
      <w:proofErr w:type="spellEnd"/>
      <w:r w:rsidRPr="00E850AE">
        <w:rPr>
          <w:rFonts w:ascii="IRANSans" w:eastAsia="Times New Roman" w:hAnsi="IRANSans" w:cs="B Nazanin"/>
          <w:sz w:val="26"/>
          <w:szCs w:val="26"/>
        </w:rPr>
        <w:fldChar w:fldCharType="end"/>
      </w:r>
      <w:r w:rsidRPr="00E850AE">
        <w:rPr>
          <w:rFonts w:ascii="IRANSans" w:eastAsia="Times New Roman" w:hAnsi="IRANSans" w:cs="B Nazanin"/>
          <w:sz w:val="26"/>
          <w:szCs w:val="26"/>
        </w:rPr>
        <w:br/>
      </w:r>
      <w:r w:rsidRPr="00E850AE">
        <w:rPr>
          <w:rFonts w:ascii="IRANSans" w:eastAsia="Times New Roman" w:hAnsi="IRANSans" w:cs="B Nazanin"/>
          <w:b/>
          <w:bCs/>
          <w:sz w:val="26"/>
        </w:rPr>
        <w:t>Default</w:t>
      </w:r>
      <w:r w:rsidRPr="00E850AE">
        <w:rPr>
          <w:rFonts w:ascii="IRANSans" w:eastAsia="Times New Roman" w:hAnsi="IRANSans" w:cs="B Nazanin"/>
          <w:sz w:val="26"/>
          <w:szCs w:val="26"/>
        </w:rPr>
        <w:t>: </w:t>
      </w:r>
      <w:r w:rsidRPr="00E850AE">
        <w:rPr>
          <w:rFonts w:ascii="Courier New" w:eastAsia="Times New Roman" w:hAnsi="Courier New" w:cs="Courier New"/>
          <w:color w:val="37474F"/>
        </w:rPr>
        <w:t>false</w:t>
      </w:r>
      <w:r w:rsidRPr="00E850AE">
        <w:rPr>
          <w:rFonts w:ascii="IRANSans" w:eastAsia="Times New Roman" w:hAnsi="IRANSans" w:cs="B Nazanin"/>
          <w:sz w:val="26"/>
          <w:szCs w:val="26"/>
        </w:rPr>
        <w:br/>
      </w:r>
      <w:r w:rsidRPr="00E850AE">
        <w:rPr>
          <w:rFonts w:ascii="IRANSans" w:eastAsia="Times New Roman" w:hAnsi="IRANSans" w:cs="B Nazanin"/>
          <w:b/>
          <w:bCs/>
          <w:sz w:val="26"/>
        </w:rPr>
        <w:t>Example</w:t>
      </w:r>
    </w:p>
    <w:p w:rsidR="00E850AE" w:rsidRPr="00E850AE" w:rsidRDefault="00E850AE" w:rsidP="00E85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textAlignment w:val="top"/>
        <w:rPr>
          <w:rFonts w:ascii="Courier New" w:eastAsia="Times New Roman" w:hAnsi="Courier New" w:cs="Courier New"/>
          <w:color w:val="37474F"/>
        </w:rPr>
      </w:pPr>
      <w:proofErr w:type="spellStart"/>
      <w:proofErr w:type="gramStart"/>
      <w:r w:rsidRPr="00E850AE">
        <w:rPr>
          <w:rFonts w:ascii="IRANSans" w:eastAsia="Times New Roman" w:hAnsi="IRANSans" w:cs="Courier New"/>
          <w:color w:val="EC407A"/>
        </w:rPr>
        <w:t>altField</w:t>
      </w:r>
      <w:proofErr w:type="spellEnd"/>
      <w:proofErr w:type="gramEnd"/>
      <w:r w:rsidRPr="00E850AE">
        <w:rPr>
          <w:rFonts w:ascii="IRANSans" w:eastAsia="Times New Roman" w:hAnsi="IRANSans" w:cs="Courier New"/>
          <w:color w:val="37474F"/>
        </w:rPr>
        <w:t>:</w:t>
      </w:r>
      <w:r w:rsidRPr="00E850AE">
        <w:rPr>
          <w:rFonts w:ascii="Courier New" w:eastAsia="Times New Roman" w:hAnsi="Courier New" w:cs="Courier New"/>
          <w:color w:val="37474F"/>
        </w:rPr>
        <w:t xml:space="preserve"> </w:t>
      </w:r>
      <w:r w:rsidRPr="00E850AE">
        <w:rPr>
          <w:rFonts w:ascii="IRANSans" w:eastAsia="Times New Roman" w:hAnsi="IRANSans" w:cs="Courier New"/>
          <w:color w:val="0D904F"/>
        </w:rPr>
        <w:t>'#</w:t>
      </w:r>
      <w:proofErr w:type="spellStart"/>
      <w:r w:rsidRPr="00E850AE">
        <w:rPr>
          <w:rFonts w:ascii="IRANSans" w:eastAsia="Times New Roman" w:hAnsi="IRANSans" w:cs="Courier New"/>
          <w:color w:val="0D904F"/>
        </w:rPr>
        <w:t>inputAltFirld</w:t>
      </w:r>
      <w:proofErr w:type="spellEnd"/>
      <w:r w:rsidRPr="00E850AE">
        <w:rPr>
          <w:rFonts w:ascii="IRANSans" w:eastAsia="Times New Roman" w:hAnsi="IRANSans" w:cs="Courier New"/>
          <w:color w:val="0D904F"/>
        </w:rPr>
        <w:t>'</w:t>
      </w:r>
    </w:p>
    <w:p w:rsidR="00E850AE" w:rsidRPr="00E850AE" w:rsidRDefault="00E850AE" w:rsidP="00E85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textAlignment w:val="top"/>
        <w:rPr>
          <w:rFonts w:ascii="Courier New" w:eastAsia="Times New Roman" w:hAnsi="Courier New" w:cs="Courier New"/>
          <w:color w:val="37474F"/>
        </w:rPr>
      </w:pPr>
    </w:p>
    <w:p w:rsidR="00E850AE" w:rsidRPr="00E850AE" w:rsidRDefault="00E850AE" w:rsidP="00E85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line="240" w:lineRule="auto"/>
        <w:textAlignment w:val="top"/>
        <w:rPr>
          <w:rFonts w:ascii="Courier New" w:eastAsia="Times New Roman" w:hAnsi="Courier New" w:cs="Courier New"/>
          <w:color w:val="37474F"/>
        </w:rPr>
      </w:pPr>
      <w:proofErr w:type="spellStart"/>
      <w:proofErr w:type="gramStart"/>
      <w:r w:rsidRPr="00E850AE">
        <w:rPr>
          <w:rFonts w:ascii="IRANSans" w:eastAsia="Times New Roman" w:hAnsi="IRANSans" w:cs="Courier New"/>
          <w:color w:val="EC407A"/>
        </w:rPr>
        <w:t>altField</w:t>
      </w:r>
      <w:proofErr w:type="spellEnd"/>
      <w:proofErr w:type="gramEnd"/>
      <w:r w:rsidRPr="00E850AE">
        <w:rPr>
          <w:rFonts w:ascii="IRANSans" w:eastAsia="Times New Roman" w:hAnsi="IRANSans" w:cs="Courier New"/>
          <w:color w:val="37474F"/>
        </w:rPr>
        <w:t>:</w:t>
      </w:r>
      <w:r w:rsidRPr="00E850AE">
        <w:rPr>
          <w:rFonts w:ascii="Courier New" w:eastAsia="Times New Roman" w:hAnsi="Courier New" w:cs="Courier New"/>
          <w:color w:val="37474F"/>
        </w:rPr>
        <w:t xml:space="preserve"> </w:t>
      </w:r>
      <w:r w:rsidRPr="00E850AE">
        <w:rPr>
          <w:rFonts w:ascii="IRANSans" w:eastAsia="Times New Roman" w:hAnsi="IRANSans" w:cs="Courier New"/>
          <w:color w:val="0D904F"/>
        </w:rPr>
        <w:t>'.input-alt-field'</w:t>
      </w:r>
    </w:p>
    <w:p w:rsidR="00E850AE" w:rsidRPr="00E850AE" w:rsidRDefault="00E850AE" w:rsidP="00E850AE">
      <w:pPr>
        <w:bidi w:val="0"/>
        <w:spacing w:beforeAutospacing="1" w:after="0" w:afterAutospacing="1" w:line="240" w:lineRule="auto"/>
        <w:outlineLvl w:val="1"/>
        <w:rPr>
          <w:rFonts w:ascii="IRANSans" w:eastAsia="Times New Roman" w:hAnsi="IRANSans" w:cs="B Nazanin"/>
          <w:spacing w:val="-2"/>
          <w:sz w:val="36"/>
          <w:szCs w:val="36"/>
        </w:rPr>
      </w:pPr>
      <w:bookmarkStart w:id="22" w:name="Config.altFormat"/>
      <w:bookmarkEnd w:id="22"/>
      <w:proofErr w:type="spellStart"/>
      <w:proofErr w:type="gramStart"/>
      <w:r w:rsidRPr="00E850AE">
        <w:rPr>
          <w:rFonts w:ascii="IRANSans" w:eastAsia="Times New Roman" w:hAnsi="IRANSans" w:cs="B Nazanin"/>
          <w:spacing w:val="-2"/>
          <w:sz w:val="36"/>
          <w:szCs w:val="36"/>
        </w:rPr>
        <w:lastRenderedPageBreak/>
        <w:t>Config.altFormat</w:t>
      </w:r>
      <w:proofErr w:type="spellEnd"/>
      <w:r w:rsidRPr="00E850AE">
        <w:rPr>
          <w:rFonts w:ascii="IRANSans" w:eastAsia="Times New Roman" w:hAnsi="IRANSans" w:cs="B Nazanin"/>
          <w:spacing w:val="-2"/>
          <w:sz w:val="36"/>
          <w:szCs w:val="36"/>
        </w:rPr>
        <w:t xml:space="preserve"> :</w:t>
      </w:r>
      <w:proofErr w:type="gramEnd"/>
      <w:r w:rsidRPr="00E850AE">
        <w:rPr>
          <w:rFonts w:ascii="IRANSans" w:eastAsia="Times New Roman" w:hAnsi="IRANSans" w:cs="B Nazanin"/>
          <w:spacing w:val="-2"/>
          <w:sz w:val="36"/>
          <w:szCs w:val="36"/>
        </w:rPr>
        <w:t> </w:t>
      </w:r>
      <w:r w:rsidRPr="00E850AE">
        <w:rPr>
          <w:rFonts w:ascii="Courier New" w:eastAsia="Times New Roman" w:hAnsi="Courier New" w:cs="Courier New"/>
          <w:color w:val="37474F"/>
          <w:spacing w:val="-2"/>
          <w:sz w:val="35"/>
        </w:rPr>
        <w:t>string</w:t>
      </w:r>
      <w:hyperlink r:id="rId128" w:anchor="configaltformat-string" w:tooltip="Permanent link" w:history="1">
        <w:r w:rsidRPr="00E850AE">
          <w:rPr>
            <w:rFonts w:ascii="IRANSans" w:eastAsia="Times New Roman" w:hAnsi="IRANSans" w:cs="B Nazanin"/>
            <w:color w:val="0000FF"/>
            <w:spacing w:val="-2"/>
            <w:sz w:val="36"/>
            <w:szCs w:val="36"/>
            <w:u w:val="single"/>
          </w:rPr>
          <w:t>¶</w:t>
        </w:r>
      </w:hyperlink>
    </w:p>
    <w:p w:rsidR="00E850AE" w:rsidRPr="00E850AE" w:rsidRDefault="00E850AE" w:rsidP="00E850AE">
      <w:pPr>
        <w:bidi w:val="0"/>
        <w:spacing w:before="240" w:after="240" w:line="240" w:lineRule="auto"/>
        <w:rPr>
          <w:rFonts w:ascii="IRANSans" w:eastAsia="Times New Roman" w:hAnsi="IRANSans" w:cs="B Nazanin"/>
          <w:sz w:val="26"/>
          <w:szCs w:val="26"/>
        </w:rPr>
      </w:pPr>
      <w:proofErr w:type="gramStart"/>
      <w:r w:rsidRPr="00E850AE">
        <w:rPr>
          <w:rFonts w:ascii="IRANSans" w:eastAsia="Times New Roman" w:hAnsi="IRANSans" w:cs="B Nazanin"/>
          <w:sz w:val="26"/>
          <w:szCs w:val="26"/>
        </w:rPr>
        <w:t>the</w:t>
      </w:r>
      <w:proofErr w:type="gramEnd"/>
      <w:r w:rsidRPr="00E850AE">
        <w:rPr>
          <w:rFonts w:ascii="IRANSans" w:eastAsia="Times New Roman" w:hAnsi="IRANSans" w:cs="B Nazanin"/>
          <w:sz w:val="26"/>
          <w:szCs w:val="26"/>
        </w:rPr>
        <w:t xml:space="preserve"> date format, combination of d, </w:t>
      </w:r>
      <w:proofErr w:type="spellStart"/>
      <w:r w:rsidRPr="00E850AE">
        <w:rPr>
          <w:rFonts w:ascii="IRANSans" w:eastAsia="Times New Roman" w:hAnsi="IRANSans" w:cs="B Nazanin"/>
          <w:sz w:val="26"/>
          <w:szCs w:val="26"/>
        </w:rPr>
        <w:t>dd</w:t>
      </w:r>
      <w:proofErr w:type="spellEnd"/>
      <w:r w:rsidRPr="00E850AE">
        <w:rPr>
          <w:rFonts w:ascii="IRANSans" w:eastAsia="Times New Roman" w:hAnsi="IRANSans" w:cs="B Nazanin"/>
          <w:sz w:val="26"/>
          <w:szCs w:val="26"/>
        </w:rPr>
        <w:t xml:space="preserve">, m, mm, </w:t>
      </w:r>
      <w:proofErr w:type="spellStart"/>
      <w:r w:rsidRPr="00E850AE">
        <w:rPr>
          <w:rFonts w:ascii="IRANSans" w:eastAsia="Times New Roman" w:hAnsi="IRANSans" w:cs="B Nazanin"/>
          <w:sz w:val="26"/>
          <w:szCs w:val="26"/>
        </w:rPr>
        <w:t>yy</w:t>
      </w:r>
      <w:proofErr w:type="spellEnd"/>
      <w:r w:rsidRPr="00E850AE">
        <w:rPr>
          <w:rFonts w:ascii="IRANSans" w:eastAsia="Times New Roman" w:hAnsi="IRANSans" w:cs="B Nazanin"/>
          <w:sz w:val="26"/>
          <w:szCs w:val="26"/>
        </w:rPr>
        <w:t xml:space="preserve">, </w:t>
      </w:r>
      <w:proofErr w:type="spellStart"/>
      <w:r w:rsidRPr="00E850AE">
        <w:rPr>
          <w:rFonts w:ascii="IRANSans" w:eastAsia="Times New Roman" w:hAnsi="IRANSans" w:cs="B Nazanin"/>
          <w:sz w:val="26"/>
          <w:szCs w:val="26"/>
        </w:rPr>
        <w:t>yyy</w:t>
      </w:r>
      <w:proofErr w:type="spellEnd"/>
      <w:r w:rsidRPr="00E850AE">
        <w:rPr>
          <w:rFonts w:ascii="IRANSans" w:eastAsia="Times New Roman" w:hAnsi="IRANSans" w:cs="B Nazanin"/>
          <w:sz w:val="26"/>
          <w:szCs w:val="26"/>
        </w:rPr>
        <w:t>.</w:t>
      </w:r>
    </w:p>
    <w:p w:rsidR="00E850AE" w:rsidRPr="00E850AE" w:rsidRDefault="00E850AE" w:rsidP="00E850AE">
      <w:pPr>
        <w:bidi w:val="0"/>
        <w:spacing w:after="0" w:line="240" w:lineRule="auto"/>
        <w:rPr>
          <w:rFonts w:ascii="IRANSans" w:eastAsia="Times New Roman" w:hAnsi="IRANSans" w:cs="B Nazanin"/>
          <w:sz w:val="26"/>
          <w:szCs w:val="26"/>
        </w:rPr>
      </w:pPr>
      <w:r w:rsidRPr="00E850AE">
        <w:rPr>
          <w:rFonts w:ascii="IRANSans" w:eastAsia="Times New Roman" w:hAnsi="IRANSans" w:cs="B Nazanin"/>
          <w:b/>
          <w:bCs/>
          <w:sz w:val="26"/>
        </w:rPr>
        <w:t>Kind</w:t>
      </w:r>
      <w:r w:rsidRPr="00E850AE">
        <w:rPr>
          <w:rFonts w:ascii="IRANSans" w:eastAsia="Times New Roman" w:hAnsi="IRANSans" w:cs="B Nazanin"/>
          <w:sz w:val="26"/>
          <w:szCs w:val="26"/>
        </w:rPr>
        <w:t>: static property of </w:t>
      </w:r>
      <w:hyperlink r:id="rId129" w:anchor="Config" w:history="1">
        <w:r w:rsidRPr="00E850AE">
          <w:rPr>
            <w:rFonts w:ascii="Courier New" w:eastAsia="Times New Roman" w:hAnsi="Courier New" w:cs="Courier New"/>
            <w:color w:val="EF5350"/>
          </w:rPr>
          <w:t>Config</w:t>
        </w:r>
      </w:hyperlink>
      <w:r w:rsidRPr="00E850AE">
        <w:rPr>
          <w:rFonts w:ascii="IRANSans" w:eastAsia="Times New Roman" w:hAnsi="IRANSans" w:cs="B Nazanin"/>
          <w:sz w:val="26"/>
          <w:szCs w:val="26"/>
        </w:rPr>
        <w:br/>
      </w:r>
      <w:r w:rsidRPr="00E850AE">
        <w:rPr>
          <w:rFonts w:ascii="IRANSans" w:eastAsia="Times New Roman" w:hAnsi="IRANSans" w:cs="B Nazanin"/>
          <w:b/>
          <w:bCs/>
          <w:sz w:val="26"/>
        </w:rPr>
        <w:t>Default</w:t>
      </w:r>
      <w:r w:rsidRPr="00E850AE">
        <w:rPr>
          <w:rFonts w:ascii="IRANSans" w:eastAsia="Times New Roman" w:hAnsi="IRANSans" w:cs="B Nazanin"/>
          <w:sz w:val="26"/>
          <w:szCs w:val="26"/>
        </w:rPr>
        <w:t>: </w:t>
      </w:r>
      <w:r w:rsidRPr="00E850AE">
        <w:rPr>
          <w:rFonts w:ascii="Courier New" w:eastAsia="Times New Roman" w:hAnsi="Courier New" w:cs="Courier New"/>
          <w:color w:val="37474F"/>
        </w:rPr>
        <w:t>"'</w:t>
      </w:r>
      <w:proofErr w:type="spellStart"/>
      <w:r w:rsidRPr="00E850AE">
        <w:rPr>
          <w:rFonts w:ascii="Courier New" w:eastAsia="Times New Roman" w:hAnsi="Courier New" w:cs="Courier New"/>
          <w:color w:val="37474F"/>
        </w:rPr>
        <w:t>unix</w:t>
      </w:r>
      <w:proofErr w:type="spellEnd"/>
      <w:r w:rsidRPr="00E850AE">
        <w:rPr>
          <w:rFonts w:ascii="Courier New" w:eastAsia="Times New Roman" w:hAnsi="Courier New" w:cs="Courier New"/>
          <w:color w:val="37474F"/>
        </w:rPr>
        <w:t>'"</w:t>
      </w:r>
      <w:r w:rsidRPr="00E850AE">
        <w:rPr>
          <w:rFonts w:ascii="IRANSans" w:eastAsia="Times New Roman" w:hAnsi="IRANSans" w:cs="B Nazanin"/>
          <w:sz w:val="26"/>
          <w:szCs w:val="26"/>
        </w:rPr>
        <w:br/>
      </w:r>
      <w:r w:rsidRPr="00E850AE">
        <w:rPr>
          <w:rFonts w:ascii="IRANSans" w:eastAsia="Times New Roman" w:hAnsi="IRANSans" w:cs="B Nazanin"/>
          <w:b/>
          <w:bCs/>
          <w:sz w:val="26"/>
        </w:rPr>
        <w:t>Link</w:t>
      </w:r>
      <w:r w:rsidRPr="00E850AE">
        <w:rPr>
          <w:rFonts w:ascii="IRANSans" w:eastAsia="Times New Roman" w:hAnsi="IRANSans" w:cs="B Nazanin"/>
          <w:sz w:val="26"/>
          <w:szCs w:val="26"/>
        </w:rPr>
        <w:t>: http://babakhani.github.io/PersianWebToolkit/doc/persian-date/#format</w:t>
      </w:r>
      <w:r w:rsidRPr="00E850AE">
        <w:rPr>
          <w:rFonts w:ascii="IRANSans" w:eastAsia="Times New Roman" w:hAnsi="IRANSans" w:cs="B Nazanin"/>
          <w:sz w:val="26"/>
          <w:szCs w:val="26"/>
        </w:rPr>
        <w:br/>
      </w:r>
      <w:bookmarkStart w:id="23" w:name="Config.minDate"/>
      <w:bookmarkEnd w:id="23"/>
    </w:p>
    <w:p w:rsidR="00E850AE" w:rsidRPr="00E850AE" w:rsidRDefault="00E850AE" w:rsidP="00E850AE">
      <w:pPr>
        <w:bidi w:val="0"/>
        <w:spacing w:beforeAutospacing="1" w:after="0" w:afterAutospacing="1" w:line="240" w:lineRule="auto"/>
        <w:outlineLvl w:val="1"/>
        <w:rPr>
          <w:rFonts w:ascii="IRANSans" w:eastAsia="Times New Roman" w:hAnsi="IRANSans" w:cs="B Nazanin"/>
          <w:spacing w:val="-2"/>
          <w:sz w:val="36"/>
          <w:szCs w:val="36"/>
        </w:rPr>
      </w:pPr>
      <w:proofErr w:type="spellStart"/>
      <w:proofErr w:type="gramStart"/>
      <w:r w:rsidRPr="00E850AE">
        <w:rPr>
          <w:rFonts w:ascii="IRANSans" w:eastAsia="Times New Roman" w:hAnsi="IRANSans" w:cs="B Nazanin"/>
          <w:spacing w:val="-2"/>
          <w:sz w:val="36"/>
          <w:szCs w:val="36"/>
        </w:rPr>
        <w:t>Config.minDate</w:t>
      </w:r>
      <w:proofErr w:type="spellEnd"/>
      <w:r w:rsidRPr="00E850AE">
        <w:rPr>
          <w:rFonts w:ascii="IRANSans" w:eastAsia="Times New Roman" w:hAnsi="IRANSans" w:cs="B Nazanin"/>
          <w:spacing w:val="-2"/>
          <w:sz w:val="36"/>
          <w:szCs w:val="36"/>
        </w:rPr>
        <w:t xml:space="preserve"> :</w:t>
      </w:r>
      <w:proofErr w:type="gramEnd"/>
      <w:r w:rsidRPr="00E850AE">
        <w:rPr>
          <w:rFonts w:ascii="IRANSans" w:eastAsia="Times New Roman" w:hAnsi="IRANSans" w:cs="B Nazanin"/>
          <w:spacing w:val="-2"/>
          <w:sz w:val="36"/>
          <w:szCs w:val="36"/>
        </w:rPr>
        <w:t> </w:t>
      </w:r>
      <w:r w:rsidRPr="00E850AE">
        <w:rPr>
          <w:rFonts w:ascii="Courier New" w:eastAsia="Times New Roman" w:hAnsi="Courier New" w:cs="Courier New"/>
          <w:color w:val="37474F"/>
          <w:spacing w:val="-2"/>
          <w:sz w:val="35"/>
        </w:rPr>
        <w:t>Date</w:t>
      </w:r>
      <w:hyperlink r:id="rId130" w:anchor="configmindate-date" w:tooltip="Permanent link" w:history="1">
        <w:r w:rsidRPr="00E850AE">
          <w:rPr>
            <w:rFonts w:ascii="IRANSans" w:eastAsia="Times New Roman" w:hAnsi="IRANSans" w:cs="B Nazanin"/>
            <w:color w:val="0000FF"/>
            <w:spacing w:val="-2"/>
            <w:sz w:val="36"/>
            <w:szCs w:val="36"/>
            <w:u w:val="single"/>
          </w:rPr>
          <w:t>¶</w:t>
        </w:r>
      </w:hyperlink>
    </w:p>
    <w:p w:rsidR="00E850AE" w:rsidRPr="00E850AE" w:rsidRDefault="00E850AE" w:rsidP="00E850AE">
      <w:pPr>
        <w:bidi w:val="0"/>
        <w:spacing w:before="240" w:after="240" w:line="240" w:lineRule="auto"/>
        <w:rPr>
          <w:rFonts w:ascii="IRANSans" w:eastAsia="Times New Roman" w:hAnsi="IRANSans" w:cs="B Nazanin"/>
          <w:sz w:val="26"/>
          <w:szCs w:val="26"/>
        </w:rPr>
      </w:pPr>
      <w:r w:rsidRPr="00E850AE">
        <w:rPr>
          <w:rFonts w:ascii="IRANSans" w:eastAsia="Times New Roman" w:hAnsi="IRANSans" w:cs="B Nazanin"/>
          <w:sz w:val="26"/>
          <w:szCs w:val="26"/>
        </w:rPr>
        <w:t xml:space="preserve">Set min date on </w:t>
      </w:r>
      <w:proofErr w:type="spellStart"/>
      <w:proofErr w:type="gramStart"/>
      <w:r w:rsidRPr="00E850AE">
        <w:rPr>
          <w:rFonts w:ascii="IRANSans" w:eastAsia="Times New Roman" w:hAnsi="IRANSans" w:cs="B Nazanin"/>
          <w:sz w:val="26"/>
          <w:szCs w:val="26"/>
        </w:rPr>
        <w:t>datepicker</w:t>
      </w:r>
      <w:proofErr w:type="spellEnd"/>
      <w:r w:rsidRPr="00E850AE">
        <w:rPr>
          <w:rFonts w:ascii="IRANSans" w:eastAsia="Times New Roman" w:hAnsi="IRANSans" w:cs="B Nazanin"/>
          <w:sz w:val="26"/>
          <w:szCs w:val="26"/>
        </w:rPr>
        <w:t>,</w:t>
      </w:r>
      <w:proofErr w:type="gramEnd"/>
      <w:r w:rsidRPr="00E850AE">
        <w:rPr>
          <w:rFonts w:ascii="IRANSans" w:eastAsia="Times New Roman" w:hAnsi="IRANSans" w:cs="B Nazanin"/>
          <w:sz w:val="26"/>
          <w:szCs w:val="26"/>
        </w:rPr>
        <w:t xml:space="preserve"> prevent user select date before given </w:t>
      </w:r>
      <w:proofErr w:type="spellStart"/>
      <w:r w:rsidRPr="00E850AE">
        <w:rPr>
          <w:rFonts w:ascii="IRANSans" w:eastAsia="Times New Roman" w:hAnsi="IRANSans" w:cs="B Nazanin"/>
          <w:sz w:val="26"/>
          <w:szCs w:val="26"/>
        </w:rPr>
        <w:t>unix</w:t>
      </w:r>
      <w:proofErr w:type="spellEnd"/>
      <w:r w:rsidRPr="00E850AE">
        <w:rPr>
          <w:rFonts w:ascii="IRANSans" w:eastAsia="Times New Roman" w:hAnsi="IRANSans" w:cs="B Nazanin"/>
          <w:sz w:val="26"/>
          <w:szCs w:val="26"/>
        </w:rPr>
        <w:t xml:space="preserve"> time</w:t>
      </w:r>
    </w:p>
    <w:p w:rsidR="00E850AE" w:rsidRPr="00E850AE" w:rsidRDefault="00E850AE" w:rsidP="00E850AE">
      <w:pPr>
        <w:bidi w:val="0"/>
        <w:spacing w:after="0" w:line="240" w:lineRule="auto"/>
        <w:rPr>
          <w:rFonts w:ascii="IRANSans" w:eastAsia="Times New Roman" w:hAnsi="IRANSans" w:cs="B Nazanin"/>
          <w:sz w:val="26"/>
          <w:szCs w:val="26"/>
        </w:rPr>
      </w:pPr>
      <w:r w:rsidRPr="00E850AE">
        <w:rPr>
          <w:rFonts w:ascii="IRANSans" w:eastAsia="Times New Roman" w:hAnsi="IRANSans" w:cs="B Nazanin"/>
          <w:b/>
          <w:bCs/>
          <w:sz w:val="26"/>
        </w:rPr>
        <w:t>Kind</w:t>
      </w:r>
      <w:r w:rsidRPr="00E850AE">
        <w:rPr>
          <w:rFonts w:ascii="IRANSans" w:eastAsia="Times New Roman" w:hAnsi="IRANSans" w:cs="B Nazanin"/>
          <w:sz w:val="26"/>
          <w:szCs w:val="26"/>
        </w:rPr>
        <w:t>: static property of </w:t>
      </w:r>
      <w:proofErr w:type="spellStart"/>
      <w:r w:rsidRPr="00E850AE">
        <w:rPr>
          <w:rFonts w:ascii="IRANSans" w:eastAsia="Times New Roman" w:hAnsi="IRANSans" w:cs="B Nazanin"/>
          <w:sz w:val="26"/>
          <w:szCs w:val="26"/>
        </w:rPr>
        <w:fldChar w:fldCharType="begin"/>
      </w:r>
      <w:r w:rsidRPr="00E850AE">
        <w:rPr>
          <w:rFonts w:ascii="IRANSans" w:eastAsia="Times New Roman" w:hAnsi="IRANSans" w:cs="B Nazanin"/>
          <w:sz w:val="26"/>
          <w:szCs w:val="26"/>
        </w:rPr>
        <w:instrText xml:space="preserve"> HYPERLINK "http://babakhani.github.io/PersianWebToolkit/doc/datepicker/options/" \l "Config" </w:instrText>
      </w:r>
      <w:r w:rsidRPr="00E850AE">
        <w:rPr>
          <w:rFonts w:ascii="IRANSans" w:eastAsia="Times New Roman" w:hAnsi="IRANSans" w:cs="B Nazanin"/>
          <w:sz w:val="26"/>
          <w:szCs w:val="26"/>
        </w:rPr>
        <w:fldChar w:fldCharType="separate"/>
      </w:r>
      <w:r w:rsidRPr="00E850AE">
        <w:rPr>
          <w:rFonts w:ascii="Courier New" w:eastAsia="Times New Roman" w:hAnsi="Courier New" w:cs="Courier New"/>
          <w:color w:val="EF5350"/>
        </w:rPr>
        <w:t>Config</w:t>
      </w:r>
      <w:proofErr w:type="spellEnd"/>
      <w:r w:rsidRPr="00E850AE">
        <w:rPr>
          <w:rFonts w:ascii="IRANSans" w:eastAsia="Times New Roman" w:hAnsi="IRANSans" w:cs="B Nazanin"/>
          <w:sz w:val="26"/>
          <w:szCs w:val="26"/>
        </w:rPr>
        <w:fldChar w:fldCharType="end"/>
      </w:r>
      <w:r w:rsidRPr="00E850AE">
        <w:rPr>
          <w:rFonts w:ascii="IRANSans" w:eastAsia="Times New Roman" w:hAnsi="IRANSans" w:cs="B Nazanin"/>
          <w:sz w:val="26"/>
          <w:szCs w:val="26"/>
        </w:rPr>
        <w:br/>
      </w:r>
      <w:r w:rsidRPr="00E850AE">
        <w:rPr>
          <w:rFonts w:ascii="IRANSans" w:eastAsia="Times New Roman" w:hAnsi="IRANSans" w:cs="B Nazanin"/>
          <w:b/>
          <w:bCs/>
          <w:sz w:val="26"/>
        </w:rPr>
        <w:t>Default</w:t>
      </w:r>
      <w:r w:rsidRPr="00E850AE">
        <w:rPr>
          <w:rFonts w:ascii="IRANSans" w:eastAsia="Times New Roman" w:hAnsi="IRANSans" w:cs="B Nazanin"/>
          <w:sz w:val="26"/>
          <w:szCs w:val="26"/>
        </w:rPr>
        <w:t>: </w:t>
      </w:r>
      <w:r w:rsidRPr="00E850AE">
        <w:rPr>
          <w:rFonts w:ascii="Courier New" w:eastAsia="Times New Roman" w:hAnsi="Courier New" w:cs="Courier New"/>
          <w:color w:val="37474F"/>
        </w:rPr>
        <w:t>null</w:t>
      </w:r>
      <w:r w:rsidRPr="00E850AE">
        <w:rPr>
          <w:rFonts w:ascii="IRANSans" w:eastAsia="Times New Roman" w:hAnsi="IRANSans" w:cs="B Nazanin"/>
          <w:sz w:val="26"/>
          <w:szCs w:val="26"/>
        </w:rPr>
        <w:br/>
      </w:r>
      <w:r w:rsidRPr="00E850AE">
        <w:rPr>
          <w:rFonts w:ascii="IRANSans" w:eastAsia="Times New Roman" w:hAnsi="IRANSans" w:cs="B Nazanin"/>
          <w:b/>
          <w:bCs/>
          <w:sz w:val="26"/>
        </w:rPr>
        <w:t>Properties</w:t>
      </w:r>
    </w:p>
    <w:tbl>
      <w:tblPr>
        <w:tblW w:w="16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0"/>
      </w:tblGrid>
      <w:tr w:rsidR="00E850AE" w:rsidRPr="00E850AE" w:rsidTr="00E850AE">
        <w:trPr>
          <w:tblHeader/>
        </w:trPr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rPr>
                <w:rFonts w:ascii="IRANSans" w:eastAsia="Times New Roman" w:hAnsi="IRANSans" w:cs="B Nazanin"/>
                <w:color w:val="FFFFFF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color w:val="FFFFFF"/>
                <w:sz w:val="24"/>
                <w:szCs w:val="24"/>
              </w:rPr>
              <w:t>Name</w:t>
            </w:r>
          </w:p>
        </w:tc>
      </w:tr>
      <w:tr w:rsidR="00E850AE" w:rsidRPr="00E850AE" w:rsidTr="00E850AE">
        <w:tc>
          <w:tcPr>
            <w:tcW w:w="0" w:type="auto"/>
            <w:tcBorders>
              <w:top w:val="nil"/>
            </w:tcBorders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rPr>
                <w:rFonts w:ascii="IRANSans" w:eastAsia="Times New Roman" w:hAnsi="IRANSans" w:cs="B Nazanin"/>
                <w:sz w:val="24"/>
                <w:szCs w:val="24"/>
              </w:rPr>
            </w:pPr>
            <w:proofErr w:type="spellStart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minDate</w:t>
            </w:r>
            <w:proofErr w:type="spellEnd"/>
          </w:p>
        </w:tc>
      </w:tr>
    </w:tbl>
    <w:p w:rsidR="00E850AE" w:rsidRPr="00E850AE" w:rsidRDefault="00E850AE" w:rsidP="00E850AE">
      <w:pPr>
        <w:bidi w:val="0"/>
        <w:spacing w:beforeAutospacing="1" w:after="0" w:afterAutospacing="1" w:line="240" w:lineRule="auto"/>
        <w:outlineLvl w:val="1"/>
        <w:rPr>
          <w:rFonts w:ascii="IRANSans" w:eastAsia="Times New Roman" w:hAnsi="IRANSans" w:cs="B Nazanin"/>
          <w:spacing w:val="-2"/>
          <w:sz w:val="36"/>
          <w:szCs w:val="36"/>
        </w:rPr>
      </w:pPr>
      <w:bookmarkStart w:id="24" w:name="Config.maxDate"/>
      <w:bookmarkEnd w:id="24"/>
      <w:proofErr w:type="spellStart"/>
      <w:proofErr w:type="gramStart"/>
      <w:r w:rsidRPr="00E850AE">
        <w:rPr>
          <w:rFonts w:ascii="IRANSans" w:eastAsia="Times New Roman" w:hAnsi="IRANSans" w:cs="B Nazanin"/>
          <w:spacing w:val="-2"/>
          <w:sz w:val="36"/>
          <w:szCs w:val="36"/>
        </w:rPr>
        <w:t>Config.maxDate</w:t>
      </w:r>
      <w:proofErr w:type="spellEnd"/>
      <w:r w:rsidRPr="00E850AE">
        <w:rPr>
          <w:rFonts w:ascii="IRANSans" w:eastAsia="Times New Roman" w:hAnsi="IRANSans" w:cs="B Nazanin"/>
          <w:spacing w:val="-2"/>
          <w:sz w:val="36"/>
          <w:szCs w:val="36"/>
        </w:rPr>
        <w:t xml:space="preserve"> :</w:t>
      </w:r>
      <w:proofErr w:type="gramEnd"/>
      <w:r w:rsidRPr="00E850AE">
        <w:rPr>
          <w:rFonts w:ascii="IRANSans" w:eastAsia="Times New Roman" w:hAnsi="IRANSans" w:cs="B Nazanin"/>
          <w:spacing w:val="-2"/>
          <w:sz w:val="36"/>
          <w:szCs w:val="36"/>
        </w:rPr>
        <w:t> </w:t>
      </w:r>
      <w:r w:rsidRPr="00E850AE">
        <w:rPr>
          <w:rFonts w:ascii="Courier New" w:eastAsia="Times New Roman" w:hAnsi="Courier New" w:cs="Courier New"/>
          <w:color w:val="37474F"/>
          <w:spacing w:val="-2"/>
          <w:sz w:val="35"/>
        </w:rPr>
        <w:t>Date</w:t>
      </w:r>
      <w:hyperlink r:id="rId131" w:anchor="configmaxdate-date" w:tooltip="Permanent link" w:history="1">
        <w:r w:rsidRPr="00E850AE">
          <w:rPr>
            <w:rFonts w:ascii="IRANSans" w:eastAsia="Times New Roman" w:hAnsi="IRANSans" w:cs="B Nazanin"/>
            <w:color w:val="0000FF"/>
            <w:spacing w:val="-2"/>
            <w:sz w:val="36"/>
            <w:szCs w:val="36"/>
            <w:u w:val="single"/>
          </w:rPr>
          <w:t>¶</w:t>
        </w:r>
      </w:hyperlink>
    </w:p>
    <w:p w:rsidR="00E850AE" w:rsidRPr="00E850AE" w:rsidRDefault="00E850AE" w:rsidP="00E850AE">
      <w:pPr>
        <w:bidi w:val="0"/>
        <w:spacing w:before="240" w:after="240" w:line="240" w:lineRule="auto"/>
        <w:rPr>
          <w:rFonts w:ascii="IRANSans" w:eastAsia="Times New Roman" w:hAnsi="IRANSans" w:cs="B Nazanin"/>
          <w:sz w:val="26"/>
          <w:szCs w:val="26"/>
        </w:rPr>
      </w:pPr>
      <w:r w:rsidRPr="00E850AE">
        <w:rPr>
          <w:rFonts w:ascii="IRANSans" w:eastAsia="Times New Roman" w:hAnsi="IRANSans" w:cs="B Nazanin"/>
          <w:sz w:val="26"/>
          <w:szCs w:val="26"/>
        </w:rPr>
        <w:t xml:space="preserve">Set max date on </w:t>
      </w:r>
      <w:proofErr w:type="spellStart"/>
      <w:proofErr w:type="gramStart"/>
      <w:r w:rsidRPr="00E850AE">
        <w:rPr>
          <w:rFonts w:ascii="IRANSans" w:eastAsia="Times New Roman" w:hAnsi="IRANSans" w:cs="B Nazanin"/>
          <w:sz w:val="26"/>
          <w:szCs w:val="26"/>
        </w:rPr>
        <w:t>datepicker</w:t>
      </w:r>
      <w:proofErr w:type="spellEnd"/>
      <w:r w:rsidRPr="00E850AE">
        <w:rPr>
          <w:rFonts w:ascii="IRANSans" w:eastAsia="Times New Roman" w:hAnsi="IRANSans" w:cs="B Nazanin"/>
          <w:sz w:val="26"/>
          <w:szCs w:val="26"/>
        </w:rPr>
        <w:t>,</w:t>
      </w:r>
      <w:proofErr w:type="gramEnd"/>
      <w:r w:rsidRPr="00E850AE">
        <w:rPr>
          <w:rFonts w:ascii="IRANSans" w:eastAsia="Times New Roman" w:hAnsi="IRANSans" w:cs="B Nazanin"/>
          <w:sz w:val="26"/>
          <w:szCs w:val="26"/>
        </w:rPr>
        <w:t xml:space="preserve"> prevent user select date after given </w:t>
      </w:r>
      <w:proofErr w:type="spellStart"/>
      <w:r w:rsidRPr="00E850AE">
        <w:rPr>
          <w:rFonts w:ascii="IRANSans" w:eastAsia="Times New Roman" w:hAnsi="IRANSans" w:cs="B Nazanin"/>
          <w:sz w:val="26"/>
          <w:szCs w:val="26"/>
        </w:rPr>
        <w:t>unix</w:t>
      </w:r>
      <w:proofErr w:type="spellEnd"/>
      <w:r w:rsidRPr="00E850AE">
        <w:rPr>
          <w:rFonts w:ascii="IRANSans" w:eastAsia="Times New Roman" w:hAnsi="IRANSans" w:cs="B Nazanin"/>
          <w:sz w:val="26"/>
          <w:szCs w:val="26"/>
        </w:rPr>
        <w:t xml:space="preserve"> time</w:t>
      </w:r>
    </w:p>
    <w:p w:rsidR="00E850AE" w:rsidRPr="00E850AE" w:rsidRDefault="00E850AE" w:rsidP="00E850AE">
      <w:pPr>
        <w:bidi w:val="0"/>
        <w:spacing w:after="0" w:line="240" w:lineRule="auto"/>
        <w:rPr>
          <w:rFonts w:ascii="IRANSans" w:eastAsia="Times New Roman" w:hAnsi="IRANSans" w:cs="B Nazanin"/>
          <w:sz w:val="26"/>
          <w:szCs w:val="26"/>
        </w:rPr>
      </w:pPr>
      <w:r w:rsidRPr="00E850AE">
        <w:rPr>
          <w:rFonts w:ascii="IRANSans" w:eastAsia="Times New Roman" w:hAnsi="IRANSans" w:cs="B Nazanin"/>
          <w:b/>
          <w:bCs/>
          <w:sz w:val="26"/>
        </w:rPr>
        <w:t>Kind</w:t>
      </w:r>
      <w:r w:rsidRPr="00E850AE">
        <w:rPr>
          <w:rFonts w:ascii="IRANSans" w:eastAsia="Times New Roman" w:hAnsi="IRANSans" w:cs="B Nazanin"/>
          <w:sz w:val="26"/>
          <w:szCs w:val="26"/>
        </w:rPr>
        <w:t>: static property of </w:t>
      </w:r>
      <w:proofErr w:type="spellStart"/>
      <w:r w:rsidRPr="00E850AE">
        <w:rPr>
          <w:rFonts w:ascii="IRANSans" w:eastAsia="Times New Roman" w:hAnsi="IRANSans" w:cs="B Nazanin"/>
          <w:sz w:val="26"/>
          <w:szCs w:val="26"/>
        </w:rPr>
        <w:fldChar w:fldCharType="begin"/>
      </w:r>
      <w:r w:rsidRPr="00E850AE">
        <w:rPr>
          <w:rFonts w:ascii="IRANSans" w:eastAsia="Times New Roman" w:hAnsi="IRANSans" w:cs="B Nazanin"/>
          <w:sz w:val="26"/>
          <w:szCs w:val="26"/>
        </w:rPr>
        <w:instrText xml:space="preserve"> HYPERLINK "http://babakhani.github.io/PersianWebToolkit/doc/datepicker/options/" \l "Config" </w:instrText>
      </w:r>
      <w:r w:rsidRPr="00E850AE">
        <w:rPr>
          <w:rFonts w:ascii="IRANSans" w:eastAsia="Times New Roman" w:hAnsi="IRANSans" w:cs="B Nazanin"/>
          <w:sz w:val="26"/>
          <w:szCs w:val="26"/>
        </w:rPr>
        <w:fldChar w:fldCharType="separate"/>
      </w:r>
      <w:r w:rsidRPr="00E850AE">
        <w:rPr>
          <w:rFonts w:ascii="Courier New" w:eastAsia="Times New Roman" w:hAnsi="Courier New" w:cs="Courier New"/>
          <w:color w:val="EF5350"/>
        </w:rPr>
        <w:t>Config</w:t>
      </w:r>
      <w:proofErr w:type="spellEnd"/>
      <w:r w:rsidRPr="00E850AE">
        <w:rPr>
          <w:rFonts w:ascii="IRANSans" w:eastAsia="Times New Roman" w:hAnsi="IRANSans" w:cs="B Nazanin"/>
          <w:sz w:val="26"/>
          <w:szCs w:val="26"/>
        </w:rPr>
        <w:fldChar w:fldCharType="end"/>
      </w:r>
      <w:r w:rsidRPr="00E850AE">
        <w:rPr>
          <w:rFonts w:ascii="IRANSans" w:eastAsia="Times New Roman" w:hAnsi="IRANSans" w:cs="B Nazanin"/>
          <w:sz w:val="26"/>
          <w:szCs w:val="26"/>
        </w:rPr>
        <w:br/>
      </w:r>
      <w:r w:rsidRPr="00E850AE">
        <w:rPr>
          <w:rFonts w:ascii="IRANSans" w:eastAsia="Times New Roman" w:hAnsi="IRANSans" w:cs="B Nazanin"/>
          <w:b/>
          <w:bCs/>
          <w:sz w:val="26"/>
        </w:rPr>
        <w:t>Default</w:t>
      </w:r>
      <w:r w:rsidRPr="00E850AE">
        <w:rPr>
          <w:rFonts w:ascii="IRANSans" w:eastAsia="Times New Roman" w:hAnsi="IRANSans" w:cs="B Nazanin"/>
          <w:sz w:val="26"/>
          <w:szCs w:val="26"/>
        </w:rPr>
        <w:t>: </w:t>
      </w:r>
      <w:r w:rsidRPr="00E850AE">
        <w:rPr>
          <w:rFonts w:ascii="Courier New" w:eastAsia="Times New Roman" w:hAnsi="Courier New" w:cs="Courier New"/>
          <w:color w:val="37474F"/>
        </w:rPr>
        <w:t>null</w:t>
      </w:r>
      <w:r w:rsidRPr="00E850AE">
        <w:rPr>
          <w:rFonts w:ascii="IRANSans" w:eastAsia="Times New Roman" w:hAnsi="IRANSans" w:cs="B Nazanin"/>
          <w:sz w:val="26"/>
          <w:szCs w:val="26"/>
        </w:rPr>
        <w:br/>
      </w:r>
      <w:r w:rsidRPr="00E850AE">
        <w:rPr>
          <w:rFonts w:ascii="IRANSans" w:eastAsia="Times New Roman" w:hAnsi="IRANSans" w:cs="B Nazanin"/>
          <w:b/>
          <w:bCs/>
          <w:sz w:val="26"/>
        </w:rPr>
        <w:t>Properties</w:t>
      </w:r>
    </w:p>
    <w:tbl>
      <w:tblPr>
        <w:tblW w:w="16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0"/>
      </w:tblGrid>
      <w:tr w:rsidR="00E850AE" w:rsidRPr="00E850AE" w:rsidTr="00E850AE">
        <w:trPr>
          <w:tblHeader/>
        </w:trPr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rPr>
                <w:rFonts w:ascii="IRANSans" w:eastAsia="Times New Roman" w:hAnsi="IRANSans" w:cs="B Nazanin"/>
                <w:color w:val="FFFFFF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color w:val="FFFFFF"/>
                <w:sz w:val="24"/>
                <w:szCs w:val="24"/>
              </w:rPr>
              <w:t>Name</w:t>
            </w:r>
          </w:p>
        </w:tc>
      </w:tr>
      <w:tr w:rsidR="00E850AE" w:rsidRPr="00E850AE" w:rsidTr="00E850AE">
        <w:tc>
          <w:tcPr>
            <w:tcW w:w="0" w:type="auto"/>
            <w:tcBorders>
              <w:top w:val="nil"/>
            </w:tcBorders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rPr>
                <w:rFonts w:ascii="IRANSans" w:eastAsia="Times New Roman" w:hAnsi="IRANSans" w:cs="B Nazanin"/>
                <w:sz w:val="24"/>
                <w:szCs w:val="24"/>
              </w:rPr>
            </w:pPr>
            <w:proofErr w:type="spellStart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maxDate</w:t>
            </w:r>
            <w:proofErr w:type="spellEnd"/>
          </w:p>
        </w:tc>
      </w:tr>
    </w:tbl>
    <w:p w:rsidR="00E850AE" w:rsidRPr="00E850AE" w:rsidRDefault="00E850AE" w:rsidP="00E850AE">
      <w:pPr>
        <w:bidi w:val="0"/>
        <w:spacing w:beforeAutospacing="1" w:after="0" w:afterAutospacing="1" w:line="240" w:lineRule="auto"/>
        <w:outlineLvl w:val="1"/>
        <w:rPr>
          <w:rFonts w:ascii="IRANSans" w:eastAsia="Times New Roman" w:hAnsi="IRANSans" w:cs="B Nazanin"/>
          <w:spacing w:val="-2"/>
          <w:sz w:val="36"/>
          <w:szCs w:val="36"/>
        </w:rPr>
      </w:pPr>
      <w:bookmarkStart w:id="25" w:name="Config.navigator"/>
      <w:bookmarkEnd w:id="25"/>
      <w:proofErr w:type="spellStart"/>
      <w:proofErr w:type="gramStart"/>
      <w:r w:rsidRPr="00E850AE">
        <w:rPr>
          <w:rFonts w:ascii="IRANSans" w:eastAsia="Times New Roman" w:hAnsi="IRANSans" w:cs="B Nazanin"/>
          <w:spacing w:val="-2"/>
          <w:sz w:val="36"/>
          <w:szCs w:val="36"/>
        </w:rPr>
        <w:lastRenderedPageBreak/>
        <w:t>Config.navigator</w:t>
      </w:r>
      <w:proofErr w:type="spellEnd"/>
      <w:r w:rsidRPr="00E850AE">
        <w:rPr>
          <w:rFonts w:ascii="IRANSans" w:eastAsia="Times New Roman" w:hAnsi="IRANSans" w:cs="B Nazanin"/>
          <w:spacing w:val="-2"/>
          <w:sz w:val="36"/>
          <w:szCs w:val="36"/>
        </w:rPr>
        <w:t xml:space="preserve"> :</w:t>
      </w:r>
      <w:proofErr w:type="gramEnd"/>
      <w:r w:rsidRPr="00E850AE">
        <w:rPr>
          <w:rFonts w:ascii="IRANSans" w:eastAsia="Times New Roman" w:hAnsi="IRANSans" w:cs="B Nazanin"/>
          <w:spacing w:val="-2"/>
          <w:sz w:val="36"/>
          <w:szCs w:val="36"/>
        </w:rPr>
        <w:t> </w:t>
      </w:r>
      <w:r w:rsidRPr="00E850AE">
        <w:rPr>
          <w:rFonts w:ascii="Courier New" w:eastAsia="Times New Roman" w:hAnsi="Courier New" w:cs="Courier New"/>
          <w:color w:val="37474F"/>
          <w:spacing w:val="-2"/>
          <w:sz w:val="35"/>
        </w:rPr>
        <w:t>object</w:t>
      </w:r>
      <w:hyperlink r:id="rId132" w:anchor="confignavigator-object" w:tooltip="Permanent link" w:history="1">
        <w:r w:rsidRPr="00E850AE">
          <w:rPr>
            <w:rFonts w:ascii="IRANSans" w:eastAsia="Times New Roman" w:hAnsi="IRANSans" w:cs="B Nazanin"/>
            <w:color w:val="0000FF"/>
            <w:spacing w:val="-2"/>
            <w:sz w:val="36"/>
            <w:szCs w:val="36"/>
            <w:u w:val="single"/>
          </w:rPr>
          <w:t>¶</w:t>
        </w:r>
      </w:hyperlink>
    </w:p>
    <w:p w:rsidR="00E850AE" w:rsidRPr="00E850AE" w:rsidRDefault="00E850AE" w:rsidP="00E850AE">
      <w:pPr>
        <w:bidi w:val="0"/>
        <w:spacing w:before="240" w:after="240" w:line="240" w:lineRule="auto"/>
        <w:rPr>
          <w:rFonts w:ascii="IRANSans" w:eastAsia="Times New Roman" w:hAnsi="IRANSans" w:cs="B Nazanin"/>
          <w:sz w:val="26"/>
          <w:szCs w:val="26"/>
        </w:rPr>
      </w:pPr>
      <w:proofErr w:type="gramStart"/>
      <w:r w:rsidRPr="00E850AE">
        <w:rPr>
          <w:rFonts w:ascii="IRANSans" w:eastAsia="Times New Roman" w:hAnsi="IRANSans" w:cs="B Nazanin"/>
          <w:sz w:val="26"/>
          <w:szCs w:val="26"/>
        </w:rPr>
        <w:t>navigator</w:t>
      </w:r>
      <w:proofErr w:type="gramEnd"/>
      <w:r w:rsidRPr="00E850AE">
        <w:rPr>
          <w:rFonts w:ascii="IRANSans" w:eastAsia="Times New Roman" w:hAnsi="IRANSans" w:cs="B Nazanin"/>
          <w:sz w:val="26"/>
          <w:szCs w:val="26"/>
        </w:rPr>
        <w:t xml:space="preserve"> </w:t>
      </w:r>
      <w:proofErr w:type="spellStart"/>
      <w:r w:rsidRPr="00E850AE">
        <w:rPr>
          <w:rFonts w:ascii="IRANSans" w:eastAsia="Times New Roman" w:hAnsi="IRANSans" w:cs="B Nazanin"/>
          <w:sz w:val="26"/>
          <w:szCs w:val="26"/>
        </w:rPr>
        <w:t>config</w:t>
      </w:r>
      <w:proofErr w:type="spellEnd"/>
      <w:r w:rsidRPr="00E850AE">
        <w:rPr>
          <w:rFonts w:ascii="IRANSans" w:eastAsia="Times New Roman" w:hAnsi="IRANSans" w:cs="B Nazanin"/>
          <w:sz w:val="26"/>
          <w:szCs w:val="26"/>
        </w:rPr>
        <w:t xml:space="preserve"> object</w:t>
      </w:r>
    </w:p>
    <w:p w:rsidR="00E850AE" w:rsidRPr="00E850AE" w:rsidRDefault="00E850AE" w:rsidP="00E850AE">
      <w:pPr>
        <w:bidi w:val="0"/>
        <w:spacing w:after="0" w:line="240" w:lineRule="auto"/>
        <w:rPr>
          <w:rFonts w:ascii="IRANSans" w:eastAsia="Times New Roman" w:hAnsi="IRANSans" w:cs="B Nazanin"/>
          <w:sz w:val="26"/>
          <w:szCs w:val="26"/>
        </w:rPr>
      </w:pPr>
      <w:r w:rsidRPr="00E850AE">
        <w:rPr>
          <w:rFonts w:ascii="IRANSans" w:eastAsia="Times New Roman" w:hAnsi="IRANSans" w:cs="B Nazanin"/>
          <w:b/>
          <w:bCs/>
          <w:sz w:val="26"/>
        </w:rPr>
        <w:t>Kind</w:t>
      </w:r>
      <w:r w:rsidRPr="00E850AE">
        <w:rPr>
          <w:rFonts w:ascii="IRANSans" w:eastAsia="Times New Roman" w:hAnsi="IRANSans" w:cs="B Nazanin"/>
          <w:sz w:val="26"/>
          <w:szCs w:val="26"/>
        </w:rPr>
        <w:t>: static property of </w:t>
      </w:r>
      <w:proofErr w:type="spellStart"/>
      <w:r w:rsidRPr="00E850AE">
        <w:rPr>
          <w:rFonts w:ascii="IRANSans" w:eastAsia="Times New Roman" w:hAnsi="IRANSans" w:cs="B Nazanin"/>
          <w:sz w:val="26"/>
          <w:szCs w:val="26"/>
        </w:rPr>
        <w:fldChar w:fldCharType="begin"/>
      </w:r>
      <w:r w:rsidRPr="00E850AE">
        <w:rPr>
          <w:rFonts w:ascii="IRANSans" w:eastAsia="Times New Roman" w:hAnsi="IRANSans" w:cs="B Nazanin"/>
          <w:sz w:val="26"/>
          <w:szCs w:val="26"/>
        </w:rPr>
        <w:instrText xml:space="preserve"> HYPERLINK "http://babakhani.github.io/PersianWebToolkit/doc/datepicker/options/" \l "Config" </w:instrText>
      </w:r>
      <w:r w:rsidRPr="00E850AE">
        <w:rPr>
          <w:rFonts w:ascii="IRANSans" w:eastAsia="Times New Roman" w:hAnsi="IRANSans" w:cs="B Nazanin"/>
          <w:sz w:val="26"/>
          <w:szCs w:val="26"/>
        </w:rPr>
        <w:fldChar w:fldCharType="separate"/>
      </w:r>
      <w:r w:rsidRPr="00E850AE">
        <w:rPr>
          <w:rFonts w:ascii="Courier New" w:eastAsia="Times New Roman" w:hAnsi="Courier New" w:cs="Courier New"/>
          <w:color w:val="EF5350"/>
        </w:rPr>
        <w:t>Config</w:t>
      </w:r>
      <w:proofErr w:type="spellEnd"/>
      <w:r w:rsidRPr="00E850AE">
        <w:rPr>
          <w:rFonts w:ascii="IRANSans" w:eastAsia="Times New Roman" w:hAnsi="IRANSans" w:cs="B Nazanin"/>
          <w:sz w:val="26"/>
          <w:szCs w:val="26"/>
        </w:rPr>
        <w:fldChar w:fldCharType="end"/>
      </w:r>
      <w:r w:rsidRPr="00E850AE">
        <w:rPr>
          <w:rFonts w:ascii="IRANSans" w:eastAsia="Times New Roman" w:hAnsi="IRANSans" w:cs="B Nazanin"/>
          <w:sz w:val="26"/>
          <w:szCs w:val="26"/>
        </w:rPr>
        <w:br/>
      </w:r>
      <w:r w:rsidRPr="00E850AE">
        <w:rPr>
          <w:rFonts w:ascii="IRANSans" w:eastAsia="Times New Roman" w:hAnsi="IRANSans" w:cs="B Nazanin"/>
          <w:b/>
          <w:bCs/>
          <w:sz w:val="26"/>
        </w:rPr>
        <w:t>Default</w:t>
      </w:r>
      <w:r w:rsidRPr="00E850AE">
        <w:rPr>
          <w:rFonts w:ascii="IRANSans" w:eastAsia="Times New Roman" w:hAnsi="IRANSans" w:cs="B Nazanin"/>
          <w:sz w:val="26"/>
          <w:szCs w:val="26"/>
        </w:rPr>
        <w:t>: </w:t>
      </w:r>
      <w:r w:rsidRPr="00E850AE">
        <w:rPr>
          <w:rFonts w:ascii="Courier New" w:eastAsia="Times New Roman" w:hAnsi="Courier New" w:cs="Courier New"/>
          <w:color w:val="37474F"/>
        </w:rPr>
        <w:t>true</w:t>
      </w:r>
    </w:p>
    <w:p w:rsidR="00E850AE" w:rsidRPr="00E850AE" w:rsidRDefault="0076411C" w:rsidP="00E850AE">
      <w:pPr>
        <w:numPr>
          <w:ilvl w:val="0"/>
          <w:numId w:val="5"/>
        </w:numPr>
        <w:bidi w:val="0"/>
        <w:spacing w:beforeAutospacing="1" w:after="0" w:line="240" w:lineRule="auto"/>
        <w:ind w:left="450"/>
        <w:rPr>
          <w:rFonts w:ascii="IRANSans" w:eastAsia="Times New Roman" w:hAnsi="IRANSans" w:cs="B Nazanin"/>
          <w:sz w:val="26"/>
          <w:szCs w:val="26"/>
        </w:rPr>
      </w:pPr>
      <w:hyperlink r:id="rId133" w:anchor="Config.navigator" w:history="1"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.navigator</w:t>
        </w:r>
      </w:hyperlink>
      <w:r w:rsidR="00E850AE" w:rsidRPr="00E850AE">
        <w:rPr>
          <w:rFonts w:ascii="IRANSans" w:eastAsia="Times New Roman" w:hAnsi="IRANSans" w:cs="B Nazanin"/>
          <w:sz w:val="26"/>
          <w:szCs w:val="26"/>
        </w:rPr>
        <w:t> : </w:t>
      </w:r>
      <w:r w:rsidR="00E850AE" w:rsidRPr="00E850AE">
        <w:rPr>
          <w:rFonts w:ascii="Courier New" w:eastAsia="Times New Roman" w:hAnsi="Courier New" w:cs="Courier New"/>
          <w:color w:val="37474F"/>
        </w:rPr>
        <w:t>object</w:t>
      </w:r>
    </w:p>
    <w:p w:rsidR="00E850AE" w:rsidRPr="00E850AE" w:rsidRDefault="0076411C" w:rsidP="00E850AE">
      <w:pPr>
        <w:numPr>
          <w:ilvl w:val="1"/>
          <w:numId w:val="5"/>
        </w:numPr>
        <w:bidi w:val="0"/>
        <w:spacing w:beforeAutospacing="1" w:after="0" w:line="240" w:lineRule="auto"/>
        <w:ind w:left="900"/>
        <w:rPr>
          <w:rFonts w:ascii="IRANSans" w:eastAsia="Times New Roman" w:hAnsi="IRANSans" w:cs="B Nazanin"/>
          <w:sz w:val="26"/>
          <w:szCs w:val="26"/>
        </w:rPr>
      </w:pPr>
      <w:hyperlink r:id="rId134" w:anchor="Config.navigator.enabled" w:history="1"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.enabled</w:t>
        </w:r>
      </w:hyperlink>
      <w:r w:rsidR="00E850AE" w:rsidRPr="00E850AE">
        <w:rPr>
          <w:rFonts w:ascii="IRANSans" w:eastAsia="Times New Roman" w:hAnsi="IRANSans" w:cs="B Nazanin"/>
          <w:sz w:val="26"/>
          <w:szCs w:val="26"/>
        </w:rPr>
        <w:t> : </w:t>
      </w:r>
      <w:proofErr w:type="spellStart"/>
      <w:r w:rsidR="00E850AE" w:rsidRPr="00E850AE">
        <w:rPr>
          <w:rFonts w:ascii="Courier New" w:eastAsia="Times New Roman" w:hAnsi="Courier New" w:cs="Courier New"/>
          <w:color w:val="37474F"/>
        </w:rPr>
        <w:t>boolean</w:t>
      </w:r>
      <w:proofErr w:type="spellEnd"/>
    </w:p>
    <w:p w:rsidR="00E850AE" w:rsidRPr="00E850AE" w:rsidRDefault="0076411C" w:rsidP="00E850AE">
      <w:pPr>
        <w:numPr>
          <w:ilvl w:val="1"/>
          <w:numId w:val="5"/>
        </w:numPr>
        <w:bidi w:val="0"/>
        <w:spacing w:beforeAutospacing="1" w:after="0" w:line="240" w:lineRule="auto"/>
        <w:ind w:left="900"/>
        <w:rPr>
          <w:rFonts w:ascii="IRANSans" w:eastAsia="Times New Roman" w:hAnsi="IRANSans" w:cs="B Nazanin"/>
          <w:sz w:val="26"/>
          <w:szCs w:val="26"/>
        </w:rPr>
      </w:pPr>
      <w:hyperlink r:id="rId135" w:anchor="Config.navigator.scroll" w:history="1"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.scroll</w:t>
        </w:r>
      </w:hyperlink>
      <w:r w:rsidR="00E850AE" w:rsidRPr="00E850AE">
        <w:rPr>
          <w:rFonts w:ascii="IRANSans" w:eastAsia="Times New Roman" w:hAnsi="IRANSans" w:cs="B Nazanin"/>
          <w:sz w:val="26"/>
          <w:szCs w:val="26"/>
        </w:rPr>
        <w:t> : </w:t>
      </w:r>
      <w:r w:rsidR="00E850AE" w:rsidRPr="00E850AE">
        <w:rPr>
          <w:rFonts w:ascii="Courier New" w:eastAsia="Times New Roman" w:hAnsi="Courier New" w:cs="Courier New"/>
          <w:color w:val="37474F"/>
        </w:rPr>
        <w:t>object</w:t>
      </w:r>
    </w:p>
    <w:p w:rsidR="00E850AE" w:rsidRPr="00E850AE" w:rsidRDefault="0076411C" w:rsidP="00E850AE">
      <w:pPr>
        <w:numPr>
          <w:ilvl w:val="2"/>
          <w:numId w:val="5"/>
        </w:numPr>
        <w:bidi w:val="0"/>
        <w:spacing w:beforeAutospacing="1" w:after="0" w:line="240" w:lineRule="auto"/>
        <w:ind w:left="1350"/>
        <w:rPr>
          <w:rFonts w:ascii="IRANSans" w:eastAsia="Times New Roman" w:hAnsi="IRANSans" w:cs="B Nazanin"/>
          <w:sz w:val="26"/>
          <w:szCs w:val="26"/>
        </w:rPr>
      </w:pPr>
      <w:hyperlink r:id="rId136" w:anchor="Config.navigator.scroll.enabled" w:history="1"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.enabled</w:t>
        </w:r>
      </w:hyperlink>
      <w:r w:rsidR="00E850AE" w:rsidRPr="00E850AE">
        <w:rPr>
          <w:rFonts w:ascii="IRANSans" w:eastAsia="Times New Roman" w:hAnsi="IRANSans" w:cs="B Nazanin"/>
          <w:sz w:val="26"/>
          <w:szCs w:val="26"/>
        </w:rPr>
        <w:t> : </w:t>
      </w:r>
      <w:proofErr w:type="spellStart"/>
      <w:r w:rsidR="00E850AE" w:rsidRPr="00E850AE">
        <w:rPr>
          <w:rFonts w:ascii="Courier New" w:eastAsia="Times New Roman" w:hAnsi="Courier New" w:cs="Courier New"/>
          <w:color w:val="37474F"/>
        </w:rPr>
        <w:t>boolean</w:t>
      </w:r>
      <w:proofErr w:type="spellEnd"/>
    </w:p>
    <w:p w:rsidR="00E850AE" w:rsidRPr="00E850AE" w:rsidRDefault="0076411C" w:rsidP="00E850AE">
      <w:pPr>
        <w:numPr>
          <w:ilvl w:val="1"/>
          <w:numId w:val="5"/>
        </w:numPr>
        <w:bidi w:val="0"/>
        <w:spacing w:before="100" w:beforeAutospacing="1" w:after="120" w:line="240" w:lineRule="auto"/>
        <w:ind w:left="900"/>
        <w:rPr>
          <w:rFonts w:ascii="IRANSans" w:eastAsia="Times New Roman" w:hAnsi="IRANSans" w:cs="B Nazanin"/>
          <w:sz w:val="26"/>
          <w:szCs w:val="26"/>
        </w:rPr>
      </w:pPr>
      <w:hyperlink r:id="rId137" w:anchor="Config.navigator.text" w:history="1"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.text</w:t>
        </w:r>
      </w:hyperlink>
    </w:p>
    <w:p w:rsidR="00E850AE" w:rsidRPr="00E850AE" w:rsidRDefault="0076411C" w:rsidP="00E850AE">
      <w:pPr>
        <w:numPr>
          <w:ilvl w:val="2"/>
          <w:numId w:val="5"/>
        </w:numPr>
        <w:bidi w:val="0"/>
        <w:spacing w:before="100" w:beforeAutospacing="1" w:after="120" w:line="240" w:lineRule="auto"/>
        <w:ind w:left="1350"/>
        <w:rPr>
          <w:rFonts w:ascii="IRANSans" w:eastAsia="Times New Roman" w:hAnsi="IRANSans" w:cs="B Nazanin"/>
          <w:sz w:val="26"/>
          <w:szCs w:val="26"/>
        </w:rPr>
      </w:pPr>
      <w:hyperlink r:id="rId138" w:anchor="Config.navigator.text.btnNextText" w:history="1"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.</w:t>
        </w:r>
        <w:proofErr w:type="spellStart"/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btnNextText</w:t>
        </w:r>
        <w:proofErr w:type="spellEnd"/>
      </w:hyperlink>
    </w:p>
    <w:p w:rsidR="00E850AE" w:rsidRPr="00E850AE" w:rsidRDefault="0076411C" w:rsidP="00E850AE">
      <w:pPr>
        <w:numPr>
          <w:ilvl w:val="2"/>
          <w:numId w:val="5"/>
        </w:numPr>
        <w:bidi w:val="0"/>
        <w:spacing w:before="100" w:beforeAutospacing="1" w:after="0" w:line="240" w:lineRule="auto"/>
        <w:ind w:left="1350"/>
        <w:rPr>
          <w:rFonts w:ascii="IRANSans" w:eastAsia="Times New Roman" w:hAnsi="IRANSans" w:cs="B Nazanin"/>
          <w:sz w:val="26"/>
          <w:szCs w:val="26"/>
        </w:rPr>
      </w:pPr>
      <w:hyperlink r:id="rId139" w:anchor="Config.navigator.text.btnPrevText" w:history="1"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.</w:t>
        </w:r>
        <w:proofErr w:type="spellStart"/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btnPrevText</w:t>
        </w:r>
        <w:proofErr w:type="spellEnd"/>
      </w:hyperlink>
    </w:p>
    <w:p w:rsidR="00E850AE" w:rsidRPr="00E850AE" w:rsidRDefault="0076411C" w:rsidP="00E850AE">
      <w:pPr>
        <w:numPr>
          <w:ilvl w:val="1"/>
          <w:numId w:val="5"/>
        </w:numPr>
        <w:bidi w:val="0"/>
        <w:spacing w:before="100" w:beforeAutospacing="1" w:after="120" w:line="240" w:lineRule="auto"/>
        <w:ind w:left="900"/>
        <w:rPr>
          <w:rFonts w:ascii="IRANSans" w:eastAsia="Times New Roman" w:hAnsi="IRANSans" w:cs="B Nazanin"/>
          <w:sz w:val="26"/>
          <w:szCs w:val="26"/>
        </w:rPr>
      </w:pPr>
      <w:hyperlink r:id="rId140" w:anchor="Config.navigator.event_onNext" w:history="1"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"</w:t>
        </w:r>
        <w:proofErr w:type="spellStart"/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onNext</w:t>
        </w:r>
        <w:proofErr w:type="spellEnd"/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"</w:t>
        </w:r>
      </w:hyperlink>
    </w:p>
    <w:p w:rsidR="00E850AE" w:rsidRPr="00E850AE" w:rsidRDefault="0076411C" w:rsidP="00E850AE">
      <w:pPr>
        <w:numPr>
          <w:ilvl w:val="1"/>
          <w:numId w:val="5"/>
        </w:numPr>
        <w:bidi w:val="0"/>
        <w:spacing w:before="100" w:beforeAutospacing="1" w:after="120" w:line="240" w:lineRule="auto"/>
        <w:ind w:left="900"/>
        <w:rPr>
          <w:rFonts w:ascii="IRANSans" w:eastAsia="Times New Roman" w:hAnsi="IRANSans" w:cs="B Nazanin"/>
          <w:sz w:val="26"/>
          <w:szCs w:val="26"/>
        </w:rPr>
      </w:pPr>
      <w:hyperlink r:id="rId141" w:anchor="Config.navigator.event_onPrev" w:history="1"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"</w:t>
        </w:r>
        <w:proofErr w:type="spellStart"/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onPrev</w:t>
        </w:r>
        <w:proofErr w:type="spellEnd"/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"</w:t>
        </w:r>
      </w:hyperlink>
    </w:p>
    <w:p w:rsidR="00E850AE" w:rsidRPr="00E850AE" w:rsidRDefault="0076411C" w:rsidP="00E850AE">
      <w:pPr>
        <w:numPr>
          <w:ilvl w:val="1"/>
          <w:numId w:val="5"/>
        </w:numPr>
        <w:bidi w:val="0"/>
        <w:spacing w:before="100" w:beforeAutospacing="1" w:after="0" w:line="240" w:lineRule="auto"/>
        <w:ind w:left="900"/>
        <w:rPr>
          <w:rFonts w:ascii="IRANSans" w:eastAsia="Times New Roman" w:hAnsi="IRANSans" w:cs="B Nazanin"/>
          <w:sz w:val="26"/>
          <w:szCs w:val="26"/>
        </w:rPr>
      </w:pPr>
      <w:hyperlink r:id="rId142" w:anchor="Config.navigator.event_onSwitch" w:history="1"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"</w:t>
        </w:r>
        <w:proofErr w:type="spellStart"/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onSwitch</w:t>
        </w:r>
        <w:proofErr w:type="spellEnd"/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"</w:t>
        </w:r>
      </w:hyperlink>
    </w:p>
    <w:p w:rsidR="00E850AE" w:rsidRPr="00E850AE" w:rsidRDefault="00E850AE" w:rsidP="00E850AE">
      <w:pPr>
        <w:pBdr>
          <w:left w:val="single" w:sz="36" w:space="8" w:color="EF5350"/>
        </w:pBdr>
        <w:bidi w:val="0"/>
        <w:spacing w:beforeAutospacing="1" w:after="0" w:afterAutospacing="1" w:line="240" w:lineRule="auto"/>
        <w:ind w:firstLine="150"/>
        <w:outlineLvl w:val="2"/>
        <w:rPr>
          <w:rFonts w:ascii="IRANSans" w:eastAsia="Times New Roman" w:hAnsi="IRANSans" w:cs="B Nazanin"/>
          <w:spacing w:val="-2"/>
          <w:sz w:val="27"/>
          <w:szCs w:val="27"/>
        </w:rPr>
      </w:pPr>
      <w:bookmarkStart w:id="26" w:name="Config.navigator.enabled"/>
      <w:bookmarkEnd w:id="26"/>
      <w:proofErr w:type="spellStart"/>
      <w:proofErr w:type="gramStart"/>
      <w:r w:rsidRPr="00E850AE">
        <w:rPr>
          <w:rFonts w:ascii="IRANSans" w:eastAsia="Times New Roman" w:hAnsi="IRANSans" w:cs="B Nazanin"/>
          <w:spacing w:val="-2"/>
          <w:sz w:val="27"/>
          <w:szCs w:val="27"/>
        </w:rPr>
        <w:t>navigator.enabled</w:t>
      </w:r>
      <w:proofErr w:type="spellEnd"/>
      <w:r w:rsidRPr="00E850AE">
        <w:rPr>
          <w:rFonts w:ascii="IRANSans" w:eastAsia="Times New Roman" w:hAnsi="IRANSans" w:cs="B Nazanin"/>
          <w:spacing w:val="-2"/>
          <w:sz w:val="27"/>
          <w:szCs w:val="27"/>
        </w:rPr>
        <w:t xml:space="preserve"> :</w:t>
      </w:r>
      <w:proofErr w:type="gramEnd"/>
      <w:r w:rsidRPr="00E850AE">
        <w:rPr>
          <w:rFonts w:ascii="IRANSans" w:eastAsia="Times New Roman" w:hAnsi="IRANSans" w:cs="B Nazanin"/>
          <w:spacing w:val="-2"/>
          <w:sz w:val="27"/>
          <w:szCs w:val="27"/>
        </w:rPr>
        <w:t> </w:t>
      </w:r>
      <w:proofErr w:type="spellStart"/>
      <w:r w:rsidRPr="00E850AE">
        <w:rPr>
          <w:rFonts w:ascii="Courier New" w:eastAsia="Times New Roman" w:hAnsi="Courier New" w:cs="Courier New"/>
          <w:color w:val="37474F"/>
          <w:spacing w:val="-2"/>
          <w:sz w:val="28"/>
        </w:rPr>
        <w:t>boolean</w:t>
      </w:r>
      <w:proofErr w:type="spellEnd"/>
      <w:r w:rsidRPr="00E850AE">
        <w:rPr>
          <w:rFonts w:ascii="IRANSans" w:eastAsia="Times New Roman" w:hAnsi="IRANSans" w:cs="B Nazanin"/>
          <w:spacing w:val="-2"/>
          <w:sz w:val="27"/>
          <w:szCs w:val="27"/>
        </w:rPr>
        <w:fldChar w:fldCharType="begin"/>
      </w:r>
      <w:r w:rsidRPr="00E850AE">
        <w:rPr>
          <w:rFonts w:ascii="IRANSans" w:eastAsia="Times New Roman" w:hAnsi="IRANSans" w:cs="B Nazanin"/>
          <w:spacing w:val="-2"/>
          <w:sz w:val="27"/>
          <w:szCs w:val="27"/>
        </w:rPr>
        <w:instrText xml:space="preserve"> HYPERLINK "http://babakhani.github.io/PersianWebToolkit/doc/datepicker/options/" \l "navigatorenabled-boolean" \o "Permanent link" </w:instrText>
      </w:r>
      <w:r w:rsidRPr="00E850AE">
        <w:rPr>
          <w:rFonts w:ascii="IRANSans" w:eastAsia="Times New Roman" w:hAnsi="IRANSans" w:cs="B Nazanin"/>
          <w:spacing w:val="-2"/>
          <w:sz w:val="27"/>
          <w:szCs w:val="27"/>
        </w:rPr>
        <w:fldChar w:fldCharType="separate"/>
      </w:r>
      <w:r w:rsidRPr="00E850AE">
        <w:rPr>
          <w:rFonts w:ascii="IRANSans" w:eastAsia="Times New Roman" w:hAnsi="IRANSans" w:cs="B Nazanin"/>
          <w:color w:val="0000FF"/>
          <w:spacing w:val="-2"/>
          <w:sz w:val="27"/>
          <w:szCs w:val="27"/>
          <w:u w:val="single"/>
        </w:rPr>
        <w:t>¶</w:t>
      </w:r>
      <w:r w:rsidRPr="00E850AE">
        <w:rPr>
          <w:rFonts w:ascii="IRANSans" w:eastAsia="Times New Roman" w:hAnsi="IRANSans" w:cs="B Nazanin"/>
          <w:spacing w:val="-2"/>
          <w:sz w:val="27"/>
          <w:szCs w:val="27"/>
        </w:rPr>
        <w:fldChar w:fldCharType="end"/>
      </w:r>
    </w:p>
    <w:p w:rsidR="00E850AE" w:rsidRPr="00E850AE" w:rsidRDefault="00E850AE" w:rsidP="00E850AE">
      <w:pPr>
        <w:bidi w:val="0"/>
        <w:spacing w:before="240" w:after="240" w:line="240" w:lineRule="auto"/>
        <w:rPr>
          <w:rFonts w:ascii="IRANSans" w:eastAsia="Times New Roman" w:hAnsi="IRANSans" w:cs="B Nazanin"/>
          <w:sz w:val="26"/>
          <w:szCs w:val="26"/>
        </w:rPr>
      </w:pPr>
      <w:proofErr w:type="gramStart"/>
      <w:r w:rsidRPr="00E850AE">
        <w:rPr>
          <w:rFonts w:ascii="IRANSans" w:eastAsia="Times New Roman" w:hAnsi="IRANSans" w:cs="B Nazanin"/>
          <w:sz w:val="26"/>
          <w:szCs w:val="26"/>
        </w:rPr>
        <w:t>make</w:t>
      </w:r>
      <w:proofErr w:type="gramEnd"/>
      <w:r w:rsidRPr="00E850AE">
        <w:rPr>
          <w:rFonts w:ascii="IRANSans" w:eastAsia="Times New Roman" w:hAnsi="IRANSans" w:cs="B Nazanin"/>
          <w:sz w:val="26"/>
          <w:szCs w:val="26"/>
        </w:rPr>
        <w:t xml:space="preserve"> navigator enable or disable</w:t>
      </w:r>
    </w:p>
    <w:p w:rsidR="00E850AE" w:rsidRPr="00E850AE" w:rsidRDefault="00E850AE" w:rsidP="00E850AE">
      <w:pPr>
        <w:bidi w:val="0"/>
        <w:spacing w:after="0" w:line="240" w:lineRule="auto"/>
        <w:rPr>
          <w:rFonts w:ascii="IRANSans" w:eastAsia="Times New Roman" w:hAnsi="IRANSans" w:cs="B Nazanin"/>
          <w:sz w:val="26"/>
          <w:szCs w:val="26"/>
        </w:rPr>
      </w:pPr>
      <w:r w:rsidRPr="00E850AE">
        <w:rPr>
          <w:rFonts w:ascii="IRANSans" w:eastAsia="Times New Roman" w:hAnsi="IRANSans" w:cs="B Nazanin"/>
          <w:b/>
          <w:bCs/>
          <w:sz w:val="26"/>
        </w:rPr>
        <w:t>Kind</w:t>
      </w:r>
      <w:r w:rsidRPr="00E850AE">
        <w:rPr>
          <w:rFonts w:ascii="IRANSans" w:eastAsia="Times New Roman" w:hAnsi="IRANSans" w:cs="B Nazanin"/>
          <w:sz w:val="26"/>
          <w:szCs w:val="26"/>
        </w:rPr>
        <w:t>: static property of </w:t>
      </w:r>
      <w:hyperlink r:id="rId143" w:anchor="Config.navigator" w:history="1">
        <w:r w:rsidRPr="00E850AE">
          <w:rPr>
            <w:rFonts w:ascii="Courier New" w:eastAsia="Times New Roman" w:hAnsi="Courier New" w:cs="Courier New"/>
            <w:color w:val="EF5350"/>
          </w:rPr>
          <w:t>navigator</w:t>
        </w:r>
      </w:hyperlink>
      <w:r w:rsidRPr="00E850AE">
        <w:rPr>
          <w:rFonts w:ascii="IRANSans" w:eastAsia="Times New Roman" w:hAnsi="IRANSans" w:cs="B Nazanin"/>
          <w:sz w:val="26"/>
          <w:szCs w:val="26"/>
        </w:rPr>
        <w:br/>
      </w:r>
      <w:r w:rsidRPr="00E850AE">
        <w:rPr>
          <w:rFonts w:ascii="IRANSans" w:eastAsia="Times New Roman" w:hAnsi="IRANSans" w:cs="B Nazanin"/>
          <w:b/>
          <w:bCs/>
          <w:sz w:val="26"/>
        </w:rPr>
        <w:t>Default</w:t>
      </w:r>
      <w:r w:rsidRPr="00E850AE">
        <w:rPr>
          <w:rFonts w:ascii="IRANSans" w:eastAsia="Times New Roman" w:hAnsi="IRANSans" w:cs="B Nazanin"/>
          <w:sz w:val="26"/>
          <w:szCs w:val="26"/>
        </w:rPr>
        <w:t>: </w:t>
      </w:r>
      <w:r w:rsidRPr="00E850AE">
        <w:rPr>
          <w:rFonts w:ascii="Courier New" w:eastAsia="Times New Roman" w:hAnsi="Courier New" w:cs="Courier New"/>
          <w:color w:val="37474F"/>
        </w:rPr>
        <w:t>true</w:t>
      </w:r>
      <w:r w:rsidRPr="00E850AE">
        <w:rPr>
          <w:rFonts w:ascii="IRANSans" w:eastAsia="Times New Roman" w:hAnsi="IRANSans" w:cs="B Nazanin"/>
          <w:sz w:val="26"/>
          <w:szCs w:val="26"/>
        </w:rPr>
        <w:br/>
      </w:r>
      <w:bookmarkStart w:id="27" w:name="Config.navigator.scroll"/>
      <w:bookmarkEnd w:id="27"/>
    </w:p>
    <w:p w:rsidR="00E850AE" w:rsidRPr="00E850AE" w:rsidRDefault="00E850AE" w:rsidP="00E850AE">
      <w:pPr>
        <w:pBdr>
          <w:left w:val="single" w:sz="36" w:space="8" w:color="EF5350"/>
        </w:pBdr>
        <w:bidi w:val="0"/>
        <w:spacing w:beforeAutospacing="1" w:after="0" w:afterAutospacing="1" w:line="240" w:lineRule="auto"/>
        <w:ind w:firstLine="150"/>
        <w:outlineLvl w:val="2"/>
        <w:rPr>
          <w:rFonts w:ascii="IRANSans" w:eastAsia="Times New Roman" w:hAnsi="IRANSans" w:cs="B Nazanin"/>
          <w:spacing w:val="-2"/>
          <w:sz w:val="27"/>
          <w:szCs w:val="27"/>
        </w:rPr>
      </w:pPr>
      <w:proofErr w:type="spellStart"/>
      <w:proofErr w:type="gramStart"/>
      <w:r w:rsidRPr="00E850AE">
        <w:rPr>
          <w:rFonts w:ascii="IRANSans" w:eastAsia="Times New Roman" w:hAnsi="IRANSans" w:cs="B Nazanin"/>
          <w:spacing w:val="-2"/>
          <w:sz w:val="27"/>
          <w:szCs w:val="27"/>
        </w:rPr>
        <w:t>navigator.scroll</w:t>
      </w:r>
      <w:proofErr w:type="spellEnd"/>
      <w:r w:rsidRPr="00E850AE">
        <w:rPr>
          <w:rFonts w:ascii="IRANSans" w:eastAsia="Times New Roman" w:hAnsi="IRANSans" w:cs="B Nazanin"/>
          <w:spacing w:val="-2"/>
          <w:sz w:val="27"/>
          <w:szCs w:val="27"/>
        </w:rPr>
        <w:t xml:space="preserve"> :</w:t>
      </w:r>
      <w:proofErr w:type="gramEnd"/>
      <w:r w:rsidRPr="00E850AE">
        <w:rPr>
          <w:rFonts w:ascii="IRANSans" w:eastAsia="Times New Roman" w:hAnsi="IRANSans" w:cs="B Nazanin"/>
          <w:spacing w:val="-2"/>
          <w:sz w:val="27"/>
          <w:szCs w:val="27"/>
        </w:rPr>
        <w:t> </w:t>
      </w:r>
      <w:r w:rsidRPr="00E850AE">
        <w:rPr>
          <w:rFonts w:ascii="Courier New" w:eastAsia="Times New Roman" w:hAnsi="Courier New" w:cs="Courier New"/>
          <w:color w:val="37474F"/>
          <w:spacing w:val="-2"/>
          <w:sz w:val="28"/>
        </w:rPr>
        <w:t>object</w:t>
      </w:r>
      <w:hyperlink r:id="rId144" w:anchor="navigatorscroll-object" w:tooltip="Permanent link" w:history="1">
        <w:r w:rsidRPr="00E850AE">
          <w:rPr>
            <w:rFonts w:ascii="IRANSans" w:eastAsia="Times New Roman" w:hAnsi="IRANSans" w:cs="B Nazanin"/>
            <w:color w:val="0000FF"/>
            <w:spacing w:val="-2"/>
            <w:sz w:val="27"/>
            <w:szCs w:val="27"/>
            <w:u w:val="single"/>
          </w:rPr>
          <w:t>¶</w:t>
        </w:r>
      </w:hyperlink>
    </w:p>
    <w:p w:rsidR="00E850AE" w:rsidRPr="00E850AE" w:rsidRDefault="00E850AE" w:rsidP="00E850AE">
      <w:pPr>
        <w:bidi w:val="0"/>
        <w:spacing w:before="240" w:after="240" w:line="240" w:lineRule="auto"/>
        <w:rPr>
          <w:rFonts w:ascii="IRANSans" w:eastAsia="Times New Roman" w:hAnsi="IRANSans" w:cs="B Nazanin"/>
          <w:sz w:val="26"/>
          <w:szCs w:val="26"/>
        </w:rPr>
      </w:pPr>
      <w:proofErr w:type="gramStart"/>
      <w:r w:rsidRPr="00E850AE">
        <w:rPr>
          <w:rFonts w:ascii="IRANSans" w:eastAsia="Times New Roman" w:hAnsi="IRANSans" w:cs="B Nazanin"/>
          <w:sz w:val="26"/>
          <w:szCs w:val="26"/>
        </w:rPr>
        <w:lastRenderedPageBreak/>
        <w:t>scroll</w:t>
      </w:r>
      <w:proofErr w:type="gramEnd"/>
      <w:r w:rsidRPr="00E850AE">
        <w:rPr>
          <w:rFonts w:ascii="IRANSans" w:eastAsia="Times New Roman" w:hAnsi="IRANSans" w:cs="B Nazanin"/>
          <w:sz w:val="26"/>
          <w:szCs w:val="26"/>
        </w:rPr>
        <w:t xml:space="preserve"> navigation options</w:t>
      </w:r>
    </w:p>
    <w:p w:rsidR="00E850AE" w:rsidRPr="00E850AE" w:rsidRDefault="00E850AE" w:rsidP="00E850AE">
      <w:pPr>
        <w:bidi w:val="0"/>
        <w:spacing w:before="240" w:after="240" w:line="240" w:lineRule="auto"/>
        <w:rPr>
          <w:rFonts w:ascii="IRANSans" w:eastAsia="Times New Roman" w:hAnsi="IRANSans" w:cs="B Nazanin"/>
          <w:sz w:val="26"/>
          <w:szCs w:val="26"/>
        </w:rPr>
      </w:pPr>
      <w:r w:rsidRPr="00E850AE">
        <w:rPr>
          <w:rFonts w:ascii="IRANSans" w:eastAsia="Times New Roman" w:hAnsi="IRANSans" w:cs="B Nazanin"/>
          <w:b/>
          <w:bCs/>
          <w:sz w:val="26"/>
        </w:rPr>
        <w:t>Kind</w:t>
      </w:r>
      <w:r w:rsidRPr="00E850AE">
        <w:rPr>
          <w:rFonts w:ascii="IRANSans" w:eastAsia="Times New Roman" w:hAnsi="IRANSans" w:cs="B Nazanin"/>
          <w:sz w:val="26"/>
          <w:szCs w:val="26"/>
        </w:rPr>
        <w:t>: static property of </w:t>
      </w:r>
      <w:hyperlink r:id="rId145" w:anchor="Config.navigator" w:history="1">
        <w:r w:rsidRPr="00E850AE">
          <w:rPr>
            <w:rFonts w:ascii="Courier New" w:eastAsia="Times New Roman" w:hAnsi="Courier New" w:cs="Courier New"/>
            <w:color w:val="EF5350"/>
          </w:rPr>
          <w:t>navigator</w:t>
        </w:r>
      </w:hyperlink>
      <w:r w:rsidRPr="00E850AE">
        <w:rPr>
          <w:rFonts w:ascii="IRANSans" w:eastAsia="Times New Roman" w:hAnsi="IRANSans" w:cs="B Nazanin"/>
          <w:sz w:val="26"/>
          <w:szCs w:val="26"/>
        </w:rPr>
        <w:br/>
      </w:r>
      <w:bookmarkStart w:id="28" w:name="Config.navigator.scroll.enabled"/>
      <w:bookmarkEnd w:id="28"/>
    </w:p>
    <w:p w:rsidR="00E850AE" w:rsidRPr="00E850AE" w:rsidRDefault="00E850AE" w:rsidP="00E850AE">
      <w:pPr>
        <w:pBdr>
          <w:left w:val="single" w:sz="18" w:space="8" w:color="EF5350"/>
        </w:pBdr>
        <w:bidi w:val="0"/>
        <w:spacing w:beforeAutospacing="1" w:after="0" w:afterAutospacing="1" w:line="240" w:lineRule="auto"/>
        <w:ind w:firstLine="150"/>
        <w:outlineLvl w:val="3"/>
        <w:rPr>
          <w:rFonts w:ascii="IRANSans" w:eastAsia="Times New Roman" w:hAnsi="IRANSans" w:cs="B Nazanin"/>
          <w:b/>
          <w:bCs/>
          <w:sz w:val="27"/>
          <w:szCs w:val="27"/>
        </w:rPr>
      </w:pPr>
      <w:proofErr w:type="spellStart"/>
      <w:proofErr w:type="gramStart"/>
      <w:r w:rsidRPr="00E850AE">
        <w:rPr>
          <w:rFonts w:ascii="IRANSans" w:eastAsia="Times New Roman" w:hAnsi="IRANSans" w:cs="B Nazanin"/>
          <w:b/>
          <w:bCs/>
          <w:sz w:val="27"/>
          <w:szCs w:val="27"/>
        </w:rPr>
        <w:t>scroll.enabled</w:t>
      </w:r>
      <w:proofErr w:type="spellEnd"/>
      <w:r w:rsidRPr="00E850AE">
        <w:rPr>
          <w:rFonts w:ascii="IRANSans" w:eastAsia="Times New Roman" w:hAnsi="IRANSans" w:cs="B Nazanin"/>
          <w:b/>
          <w:bCs/>
          <w:sz w:val="27"/>
          <w:szCs w:val="27"/>
        </w:rPr>
        <w:t xml:space="preserve"> :</w:t>
      </w:r>
      <w:proofErr w:type="gramEnd"/>
      <w:r w:rsidRPr="00E850AE">
        <w:rPr>
          <w:rFonts w:ascii="IRANSans" w:eastAsia="Times New Roman" w:hAnsi="IRANSans" w:cs="B Nazanin"/>
          <w:b/>
          <w:bCs/>
          <w:sz w:val="27"/>
          <w:szCs w:val="27"/>
        </w:rPr>
        <w:t> </w:t>
      </w:r>
      <w:proofErr w:type="spellStart"/>
      <w:r w:rsidRPr="00E850AE">
        <w:rPr>
          <w:rFonts w:ascii="Courier New" w:eastAsia="Times New Roman" w:hAnsi="Courier New" w:cs="Courier New"/>
          <w:color w:val="37474F"/>
          <w:sz w:val="23"/>
        </w:rPr>
        <w:t>boolean</w:t>
      </w:r>
      <w:proofErr w:type="spellEnd"/>
      <w:r w:rsidRPr="00E850AE">
        <w:rPr>
          <w:rFonts w:ascii="IRANSans" w:eastAsia="Times New Roman" w:hAnsi="IRANSans" w:cs="B Nazanin"/>
          <w:b/>
          <w:bCs/>
          <w:sz w:val="27"/>
          <w:szCs w:val="27"/>
        </w:rPr>
        <w:fldChar w:fldCharType="begin"/>
      </w:r>
      <w:r w:rsidRPr="00E850AE">
        <w:rPr>
          <w:rFonts w:ascii="IRANSans" w:eastAsia="Times New Roman" w:hAnsi="IRANSans" w:cs="B Nazanin"/>
          <w:b/>
          <w:bCs/>
          <w:sz w:val="27"/>
          <w:szCs w:val="27"/>
        </w:rPr>
        <w:instrText xml:space="preserve"> HYPERLINK "http://babakhani.github.io/PersianWebToolkit/doc/datepicker/options/" \l "scrollenabled-boolean" \o "Permanent link" </w:instrText>
      </w:r>
      <w:r w:rsidRPr="00E850AE">
        <w:rPr>
          <w:rFonts w:ascii="IRANSans" w:eastAsia="Times New Roman" w:hAnsi="IRANSans" w:cs="B Nazanin"/>
          <w:b/>
          <w:bCs/>
          <w:sz w:val="27"/>
          <w:szCs w:val="27"/>
        </w:rPr>
        <w:fldChar w:fldCharType="separate"/>
      </w:r>
      <w:r w:rsidRPr="00E850AE">
        <w:rPr>
          <w:rFonts w:ascii="IRANSans" w:eastAsia="Times New Roman" w:hAnsi="IRANSans" w:cs="B Nazanin"/>
          <w:b/>
          <w:bCs/>
          <w:color w:val="0000FF"/>
          <w:sz w:val="27"/>
          <w:u w:val="single"/>
        </w:rPr>
        <w:t>¶</w:t>
      </w:r>
      <w:r w:rsidRPr="00E850AE">
        <w:rPr>
          <w:rFonts w:ascii="IRANSans" w:eastAsia="Times New Roman" w:hAnsi="IRANSans" w:cs="B Nazanin"/>
          <w:b/>
          <w:bCs/>
          <w:sz w:val="27"/>
          <w:szCs w:val="27"/>
        </w:rPr>
        <w:fldChar w:fldCharType="end"/>
      </w:r>
    </w:p>
    <w:p w:rsidR="00E850AE" w:rsidRPr="00E850AE" w:rsidRDefault="00E850AE" w:rsidP="00E850AE">
      <w:pPr>
        <w:bidi w:val="0"/>
        <w:spacing w:before="240" w:after="240" w:line="240" w:lineRule="auto"/>
        <w:rPr>
          <w:rFonts w:ascii="IRANSans" w:eastAsia="Times New Roman" w:hAnsi="IRANSans" w:cs="B Nazanin"/>
          <w:sz w:val="26"/>
          <w:szCs w:val="26"/>
        </w:rPr>
      </w:pPr>
      <w:proofErr w:type="gramStart"/>
      <w:r w:rsidRPr="00E850AE">
        <w:rPr>
          <w:rFonts w:ascii="IRANSans" w:eastAsia="Times New Roman" w:hAnsi="IRANSans" w:cs="B Nazanin"/>
          <w:sz w:val="26"/>
          <w:szCs w:val="26"/>
        </w:rPr>
        <w:t>if</w:t>
      </w:r>
      <w:proofErr w:type="gramEnd"/>
      <w:r w:rsidRPr="00E850AE">
        <w:rPr>
          <w:rFonts w:ascii="IRANSans" w:eastAsia="Times New Roman" w:hAnsi="IRANSans" w:cs="B Nazanin"/>
          <w:sz w:val="26"/>
          <w:szCs w:val="26"/>
        </w:rPr>
        <w:t xml:space="preserve"> you want make disable scroll navigation set this option false</w:t>
      </w:r>
    </w:p>
    <w:p w:rsidR="00E850AE" w:rsidRPr="00E850AE" w:rsidRDefault="00E850AE" w:rsidP="00E850AE">
      <w:pPr>
        <w:bidi w:val="0"/>
        <w:spacing w:after="0" w:line="240" w:lineRule="auto"/>
        <w:rPr>
          <w:rFonts w:ascii="IRANSans" w:eastAsia="Times New Roman" w:hAnsi="IRANSans" w:cs="B Nazanin"/>
          <w:sz w:val="26"/>
          <w:szCs w:val="26"/>
        </w:rPr>
      </w:pPr>
      <w:r w:rsidRPr="00E850AE">
        <w:rPr>
          <w:rFonts w:ascii="IRANSans" w:eastAsia="Times New Roman" w:hAnsi="IRANSans" w:cs="B Nazanin"/>
          <w:b/>
          <w:bCs/>
          <w:sz w:val="26"/>
        </w:rPr>
        <w:t>Kind</w:t>
      </w:r>
      <w:r w:rsidRPr="00E850AE">
        <w:rPr>
          <w:rFonts w:ascii="IRANSans" w:eastAsia="Times New Roman" w:hAnsi="IRANSans" w:cs="B Nazanin"/>
          <w:sz w:val="26"/>
          <w:szCs w:val="26"/>
        </w:rPr>
        <w:t>: static property of </w:t>
      </w:r>
      <w:hyperlink r:id="rId146" w:anchor="Config.navigator.scroll" w:history="1">
        <w:r w:rsidRPr="00E850AE">
          <w:rPr>
            <w:rFonts w:ascii="Courier New" w:eastAsia="Times New Roman" w:hAnsi="Courier New" w:cs="Courier New"/>
            <w:color w:val="EF5350"/>
          </w:rPr>
          <w:t>scroll</w:t>
        </w:r>
      </w:hyperlink>
      <w:r w:rsidRPr="00E850AE">
        <w:rPr>
          <w:rFonts w:ascii="IRANSans" w:eastAsia="Times New Roman" w:hAnsi="IRANSans" w:cs="B Nazanin"/>
          <w:sz w:val="26"/>
          <w:szCs w:val="26"/>
        </w:rPr>
        <w:br/>
      </w:r>
      <w:r w:rsidRPr="00E850AE">
        <w:rPr>
          <w:rFonts w:ascii="IRANSans" w:eastAsia="Times New Roman" w:hAnsi="IRANSans" w:cs="B Nazanin"/>
          <w:b/>
          <w:bCs/>
          <w:sz w:val="26"/>
        </w:rPr>
        <w:t>Default</w:t>
      </w:r>
      <w:r w:rsidRPr="00E850AE">
        <w:rPr>
          <w:rFonts w:ascii="IRANSans" w:eastAsia="Times New Roman" w:hAnsi="IRANSans" w:cs="B Nazanin"/>
          <w:sz w:val="26"/>
          <w:szCs w:val="26"/>
        </w:rPr>
        <w:t>: </w:t>
      </w:r>
      <w:r w:rsidRPr="00E850AE">
        <w:rPr>
          <w:rFonts w:ascii="Courier New" w:eastAsia="Times New Roman" w:hAnsi="Courier New" w:cs="Courier New"/>
          <w:color w:val="37474F"/>
        </w:rPr>
        <w:t>true</w:t>
      </w:r>
      <w:r w:rsidRPr="00E850AE">
        <w:rPr>
          <w:rFonts w:ascii="IRANSans" w:eastAsia="Times New Roman" w:hAnsi="IRANSans" w:cs="B Nazanin"/>
          <w:sz w:val="26"/>
          <w:szCs w:val="26"/>
        </w:rPr>
        <w:br/>
      </w:r>
      <w:bookmarkStart w:id="29" w:name="Config.navigator.text"/>
      <w:bookmarkEnd w:id="29"/>
    </w:p>
    <w:p w:rsidR="00E850AE" w:rsidRPr="00E850AE" w:rsidRDefault="00E850AE" w:rsidP="00E850AE">
      <w:pPr>
        <w:pBdr>
          <w:left w:val="single" w:sz="36" w:space="8" w:color="EF5350"/>
        </w:pBdr>
        <w:bidi w:val="0"/>
        <w:spacing w:before="100" w:beforeAutospacing="1" w:after="100" w:afterAutospacing="1" w:line="240" w:lineRule="auto"/>
        <w:ind w:firstLine="150"/>
        <w:outlineLvl w:val="2"/>
        <w:rPr>
          <w:rFonts w:ascii="IRANSans" w:eastAsia="Times New Roman" w:hAnsi="IRANSans" w:cs="B Nazanin"/>
          <w:spacing w:val="-2"/>
          <w:sz w:val="27"/>
          <w:szCs w:val="27"/>
        </w:rPr>
      </w:pPr>
      <w:proofErr w:type="spellStart"/>
      <w:r w:rsidRPr="00E850AE">
        <w:rPr>
          <w:rFonts w:ascii="IRANSans" w:eastAsia="Times New Roman" w:hAnsi="IRANSans" w:cs="B Nazanin"/>
          <w:spacing w:val="-2"/>
          <w:sz w:val="27"/>
          <w:szCs w:val="27"/>
        </w:rPr>
        <w:t>navigator.text</w:t>
      </w:r>
      <w:proofErr w:type="spellEnd"/>
      <w:r w:rsidRPr="00E850AE">
        <w:rPr>
          <w:rFonts w:ascii="IRANSans" w:eastAsia="Times New Roman" w:hAnsi="IRANSans" w:cs="B Nazanin"/>
          <w:spacing w:val="-2"/>
          <w:sz w:val="27"/>
          <w:szCs w:val="27"/>
        </w:rPr>
        <w:fldChar w:fldCharType="begin"/>
      </w:r>
      <w:r w:rsidRPr="00E850AE">
        <w:rPr>
          <w:rFonts w:ascii="IRANSans" w:eastAsia="Times New Roman" w:hAnsi="IRANSans" w:cs="B Nazanin"/>
          <w:spacing w:val="-2"/>
          <w:sz w:val="27"/>
          <w:szCs w:val="27"/>
        </w:rPr>
        <w:instrText xml:space="preserve"> HYPERLINK "http://babakhani.github.io/PersianWebToolkit/doc/datepicker/options/" \l "navigatortext" \o "Permanent link" </w:instrText>
      </w:r>
      <w:r w:rsidRPr="00E850AE">
        <w:rPr>
          <w:rFonts w:ascii="IRANSans" w:eastAsia="Times New Roman" w:hAnsi="IRANSans" w:cs="B Nazanin"/>
          <w:spacing w:val="-2"/>
          <w:sz w:val="27"/>
          <w:szCs w:val="27"/>
        </w:rPr>
        <w:fldChar w:fldCharType="separate"/>
      </w:r>
      <w:r w:rsidRPr="00E850AE">
        <w:rPr>
          <w:rFonts w:ascii="IRANSans" w:eastAsia="Times New Roman" w:hAnsi="IRANSans" w:cs="B Nazanin"/>
          <w:color w:val="0000FF"/>
          <w:spacing w:val="-2"/>
          <w:sz w:val="27"/>
          <w:szCs w:val="27"/>
          <w:u w:val="single"/>
        </w:rPr>
        <w:t>¶</w:t>
      </w:r>
      <w:r w:rsidRPr="00E850AE">
        <w:rPr>
          <w:rFonts w:ascii="IRANSans" w:eastAsia="Times New Roman" w:hAnsi="IRANSans" w:cs="B Nazanin"/>
          <w:spacing w:val="-2"/>
          <w:sz w:val="27"/>
          <w:szCs w:val="27"/>
        </w:rPr>
        <w:fldChar w:fldCharType="end"/>
      </w:r>
    </w:p>
    <w:p w:rsidR="00E850AE" w:rsidRPr="00E850AE" w:rsidRDefault="00E850AE" w:rsidP="00E850AE">
      <w:pPr>
        <w:bidi w:val="0"/>
        <w:spacing w:before="240" w:after="240" w:line="240" w:lineRule="auto"/>
        <w:rPr>
          <w:rFonts w:ascii="IRANSans" w:eastAsia="Times New Roman" w:hAnsi="IRANSans" w:cs="B Nazanin"/>
          <w:sz w:val="26"/>
          <w:szCs w:val="26"/>
        </w:rPr>
      </w:pPr>
      <w:proofErr w:type="gramStart"/>
      <w:r w:rsidRPr="00E850AE">
        <w:rPr>
          <w:rFonts w:ascii="IRANSans" w:eastAsia="Times New Roman" w:hAnsi="IRANSans" w:cs="B Nazanin"/>
          <w:sz w:val="26"/>
          <w:szCs w:val="26"/>
        </w:rPr>
        <w:t>navigator</w:t>
      </w:r>
      <w:proofErr w:type="gramEnd"/>
      <w:r w:rsidRPr="00E850AE">
        <w:rPr>
          <w:rFonts w:ascii="IRANSans" w:eastAsia="Times New Roman" w:hAnsi="IRANSans" w:cs="B Nazanin"/>
          <w:sz w:val="26"/>
          <w:szCs w:val="26"/>
        </w:rPr>
        <w:t xml:space="preserve"> text </w:t>
      </w:r>
      <w:proofErr w:type="spellStart"/>
      <w:r w:rsidRPr="00E850AE">
        <w:rPr>
          <w:rFonts w:ascii="IRANSans" w:eastAsia="Times New Roman" w:hAnsi="IRANSans" w:cs="B Nazanin"/>
          <w:sz w:val="26"/>
          <w:szCs w:val="26"/>
        </w:rPr>
        <w:t>config</w:t>
      </w:r>
      <w:proofErr w:type="spellEnd"/>
      <w:r w:rsidRPr="00E850AE">
        <w:rPr>
          <w:rFonts w:ascii="IRANSans" w:eastAsia="Times New Roman" w:hAnsi="IRANSans" w:cs="B Nazanin"/>
          <w:sz w:val="26"/>
          <w:szCs w:val="26"/>
        </w:rPr>
        <w:t xml:space="preserve"> object</w:t>
      </w:r>
    </w:p>
    <w:p w:rsidR="00E850AE" w:rsidRPr="00E850AE" w:rsidRDefault="00E850AE" w:rsidP="00E850AE">
      <w:pPr>
        <w:bidi w:val="0"/>
        <w:spacing w:before="240" w:after="240" w:line="240" w:lineRule="auto"/>
        <w:rPr>
          <w:rFonts w:ascii="IRANSans" w:eastAsia="Times New Roman" w:hAnsi="IRANSans" w:cs="B Nazanin"/>
          <w:sz w:val="26"/>
          <w:szCs w:val="26"/>
        </w:rPr>
      </w:pPr>
      <w:r w:rsidRPr="00E850AE">
        <w:rPr>
          <w:rFonts w:ascii="IRANSans" w:eastAsia="Times New Roman" w:hAnsi="IRANSans" w:cs="B Nazanin"/>
          <w:b/>
          <w:bCs/>
          <w:sz w:val="26"/>
        </w:rPr>
        <w:t>Kind</w:t>
      </w:r>
      <w:r w:rsidRPr="00E850AE">
        <w:rPr>
          <w:rFonts w:ascii="IRANSans" w:eastAsia="Times New Roman" w:hAnsi="IRANSans" w:cs="B Nazanin"/>
          <w:sz w:val="26"/>
          <w:szCs w:val="26"/>
        </w:rPr>
        <w:t>: static property of </w:t>
      </w:r>
      <w:hyperlink r:id="rId147" w:anchor="Config.navigator" w:history="1">
        <w:r w:rsidRPr="00E850AE">
          <w:rPr>
            <w:rFonts w:ascii="Courier New" w:eastAsia="Times New Roman" w:hAnsi="Courier New" w:cs="Courier New"/>
            <w:color w:val="EF5350"/>
          </w:rPr>
          <w:t>navigator</w:t>
        </w:r>
      </w:hyperlink>
    </w:p>
    <w:p w:rsidR="00E850AE" w:rsidRPr="00E850AE" w:rsidRDefault="0076411C" w:rsidP="00E850AE">
      <w:pPr>
        <w:numPr>
          <w:ilvl w:val="0"/>
          <w:numId w:val="6"/>
        </w:numPr>
        <w:bidi w:val="0"/>
        <w:spacing w:before="100" w:beforeAutospacing="1" w:after="0" w:line="240" w:lineRule="auto"/>
        <w:ind w:left="450"/>
        <w:rPr>
          <w:rFonts w:ascii="IRANSans" w:eastAsia="Times New Roman" w:hAnsi="IRANSans" w:cs="B Nazanin"/>
          <w:sz w:val="26"/>
          <w:szCs w:val="26"/>
        </w:rPr>
      </w:pPr>
      <w:hyperlink r:id="rId148" w:anchor="Config.navigator.text" w:history="1"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.text</w:t>
        </w:r>
      </w:hyperlink>
    </w:p>
    <w:p w:rsidR="00E850AE" w:rsidRPr="00E850AE" w:rsidRDefault="0076411C" w:rsidP="00E850AE">
      <w:pPr>
        <w:numPr>
          <w:ilvl w:val="1"/>
          <w:numId w:val="6"/>
        </w:numPr>
        <w:bidi w:val="0"/>
        <w:spacing w:before="100" w:beforeAutospacing="1" w:after="120" w:line="240" w:lineRule="auto"/>
        <w:ind w:left="900"/>
        <w:rPr>
          <w:rFonts w:ascii="IRANSans" w:eastAsia="Times New Roman" w:hAnsi="IRANSans" w:cs="B Nazanin"/>
          <w:sz w:val="26"/>
          <w:szCs w:val="26"/>
        </w:rPr>
      </w:pPr>
      <w:hyperlink r:id="rId149" w:anchor="Config.navigator.text.btnNextText" w:history="1"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.</w:t>
        </w:r>
        <w:proofErr w:type="spellStart"/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btnNextText</w:t>
        </w:r>
        <w:proofErr w:type="spellEnd"/>
      </w:hyperlink>
    </w:p>
    <w:p w:rsidR="00E850AE" w:rsidRPr="00E850AE" w:rsidRDefault="0076411C" w:rsidP="00E850AE">
      <w:pPr>
        <w:numPr>
          <w:ilvl w:val="1"/>
          <w:numId w:val="6"/>
        </w:numPr>
        <w:bidi w:val="0"/>
        <w:spacing w:before="100" w:beforeAutospacing="1" w:after="0" w:line="240" w:lineRule="auto"/>
        <w:ind w:left="900"/>
        <w:rPr>
          <w:rFonts w:ascii="IRANSans" w:eastAsia="Times New Roman" w:hAnsi="IRANSans" w:cs="B Nazanin"/>
          <w:sz w:val="26"/>
          <w:szCs w:val="26"/>
        </w:rPr>
      </w:pPr>
      <w:hyperlink r:id="rId150" w:anchor="Config.navigator.text.btnPrevText" w:history="1"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.</w:t>
        </w:r>
        <w:proofErr w:type="spellStart"/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btnPrevText</w:t>
        </w:r>
        <w:proofErr w:type="spellEnd"/>
      </w:hyperlink>
    </w:p>
    <w:p w:rsidR="00E850AE" w:rsidRPr="00E850AE" w:rsidRDefault="00E850AE" w:rsidP="00E850AE">
      <w:pPr>
        <w:pBdr>
          <w:left w:val="single" w:sz="18" w:space="8" w:color="EF5350"/>
        </w:pBdr>
        <w:bidi w:val="0"/>
        <w:spacing w:before="100" w:beforeAutospacing="1" w:after="100" w:afterAutospacing="1" w:line="240" w:lineRule="auto"/>
        <w:ind w:firstLine="150"/>
        <w:outlineLvl w:val="3"/>
        <w:rPr>
          <w:rFonts w:ascii="IRANSans" w:eastAsia="Times New Roman" w:hAnsi="IRANSans" w:cs="B Nazanin"/>
          <w:b/>
          <w:bCs/>
          <w:sz w:val="27"/>
          <w:szCs w:val="27"/>
        </w:rPr>
      </w:pPr>
      <w:bookmarkStart w:id="30" w:name="Config.navigator.text.btnNextText"/>
      <w:bookmarkEnd w:id="30"/>
      <w:proofErr w:type="spellStart"/>
      <w:r w:rsidRPr="00E850AE">
        <w:rPr>
          <w:rFonts w:ascii="IRANSans" w:eastAsia="Times New Roman" w:hAnsi="IRANSans" w:cs="B Nazanin"/>
          <w:b/>
          <w:bCs/>
          <w:sz w:val="27"/>
          <w:szCs w:val="27"/>
        </w:rPr>
        <w:t>text.btnNextText</w:t>
      </w:r>
      <w:proofErr w:type="spellEnd"/>
      <w:r w:rsidRPr="00E850AE">
        <w:rPr>
          <w:rFonts w:ascii="IRANSans" w:eastAsia="Times New Roman" w:hAnsi="IRANSans" w:cs="B Nazanin"/>
          <w:b/>
          <w:bCs/>
          <w:sz w:val="27"/>
          <w:szCs w:val="27"/>
        </w:rPr>
        <w:fldChar w:fldCharType="begin"/>
      </w:r>
      <w:r w:rsidRPr="00E850AE">
        <w:rPr>
          <w:rFonts w:ascii="IRANSans" w:eastAsia="Times New Roman" w:hAnsi="IRANSans" w:cs="B Nazanin"/>
          <w:b/>
          <w:bCs/>
          <w:sz w:val="27"/>
          <w:szCs w:val="27"/>
        </w:rPr>
        <w:instrText xml:space="preserve"> HYPERLINK "http://babakhani.github.io/PersianWebToolkit/doc/datepicker/options/" \l "textbtnnexttext" \o "Permanent link" </w:instrText>
      </w:r>
      <w:r w:rsidRPr="00E850AE">
        <w:rPr>
          <w:rFonts w:ascii="IRANSans" w:eastAsia="Times New Roman" w:hAnsi="IRANSans" w:cs="B Nazanin"/>
          <w:b/>
          <w:bCs/>
          <w:sz w:val="27"/>
          <w:szCs w:val="27"/>
        </w:rPr>
        <w:fldChar w:fldCharType="separate"/>
      </w:r>
      <w:r w:rsidRPr="00E850AE">
        <w:rPr>
          <w:rFonts w:ascii="IRANSans" w:eastAsia="Times New Roman" w:hAnsi="IRANSans" w:cs="B Nazanin"/>
          <w:b/>
          <w:bCs/>
          <w:color w:val="0000FF"/>
          <w:sz w:val="27"/>
          <w:u w:val="single"/>
        </w:rPr>
        <w:t>¶</w:t>
      </w:r>
      <w:r w:rsidRPr="00E850AE">
        <w:rPr>
          <w:rFonts w:ascii="IRANSans" w:eastAsia="Times New Roman" w:hAnsi="IRANSans" w:cs="B Nazanin"/>
          <w:b/>
          <w:bCs/>
          <w:sz w:val="27"/>
          <w:szCs w:val="27"/>
        </w:rPr>
        <w:fldChar w:fldCharType="end"/>
      </w:r>
    </w:p>
    <w:p w:rsidR="00E850AE" w:rsidRPr="00E850AE" w:rsidRDefault="00E850AE" w:rsidP="00E850AE">
      <w:pPr>
        <w:bidi w:val="0"/>
        <w:spacing w:before="240" w:after="240" w:line="240" w:lineRule="auto"/>
        <w:rPr>
          <w:rFonts w:ascii="IRANSans" w:eastAsia="Times New Roman" w:hAnsi="IRANSans" w:cs="B Nazanin"/>
          <w:sz w:val="26"/>
          <w:szCs w:val="26"/>
        </w:rPr>
      </w:pPr>
      <w:proofErr w:type="gramStart"/>
      <w:r w:rsidRPr="00E850AE">
        <w:rPr>
          <w:rFonts w:ascii="IRANSans" w:eastAsia="Times New Roman" w:hAnsi="IRANSans" w:cs="B Nazanin"/>
          <w:sz w:val="26"/>
          <w:szCs w:val="26"/>
        </w:rPr>
        <w:t>text</w:t>
      </w:r>
      <w:proofErr w:type="gramEnd"/>
      <w:r w:rsidRPr="00E850AE">
        <w:rPr>
          <w:rFonts w:ascii="IRANSans" w:eastAsia="Times New Roman" w:hAnsi="IRANSans" w:cs="B Nazanin"/>
          <w:sz w:val="26"/>
          <w:szCs w:val="26"/>
        </w:rPr>
        <w:t xml:space="preserve"> of next button</w:t>
      </w:r>
    </w:p>
    <w:p w:rsidR="00E850AE" w:rsidRPr="00E850AE" w:rsidRDefault="00E850AE" w:rsidP="00E850AE">
      <w:pPr>
        <w:bidi w:val="0"/>
        <w:spacing w:after="0" w:line="240" w:lineRule="auto"/>
        <w:rPr>
          <w:rFonts w:ascii="IRANSans" w:eastAsia="Times New Roman" w:hAnsi="IRANSans" w:cs="B Nazanin"/>
          <w:sz w:val="26"/>
          <w:szCs w:val="26"/>
        </w:rPr>
      </w:pPr>
      <w:r w:rsidRPr="00E850AE">
        <w:rPr>
          <w:rFonts w:ascii="IRANSans" w:eastAsia="Times New Roman" w:hAnsi="IRANSans" w:cs="B Nazanin"/>
          <w:b/>
          <w:bCs/>
          <w:sz w:val="26"/>
        </w:rPr>
        <w:t>Kind</w:t>
      </w:r>
      <w:r w:rsidRPr="00E850AE">
        <w:rPr>
          <w:rFonts w:ascii="IRANSans" w:eastAsia="Times New Roman" w:hAnsi="IRANSans" w:cs="B Nazanin"/>
          <w:sz w:val="26"/>
          <w:szCs w:val="26"/>
        </w:rPr>
        <w:t>: static property of </w:t>
      </w:r>
      <w:hyperlink r:id="rId151" w:anchor="Config.navigator.text" w:history="1">
        <w:r w:rsidRPr="00E850AE">
          <w:rPr>
            <w:rFonts w:ascii="Courier New" w:eastAsia="Times New Roman" w:hAnsi="Courier New" w:cs="Courier New"/>
            <w:color w:val="EF5350"/>
          </w:rPr>
          <w:t>text</w:t>
        </w:r>
      </w:hyperlink>
      <w:r w:rsidRPr="00E850AE">
        <w:rPr>
          <w:rFonts w:ascii="IRANSans" w:eastAsia="Times New Roman" w:hAnsi="IRANSans" w:cs="B Nazanin"/>
          <w:sz w:val="26"/>
          <w:szCs w:val="26"/>
        </w:rPr>
        <w:br/>
      </w:r>
      <w:r w:rsidRPr="00E850AE">
        <w:rPr>
          <w:rFonts w:ascii="IRANSans" w:eastAsia="Times New Roman" w:hAnsi="IRANSans" w:cs="B Nazanin"/>
          <w:b/>
          <w:bCs/>
          <w:sz w:val="26"/>
        </w:rPr>
        <w:t>Default</w:t>
      </w:r>
      <w:r w:rsidRPr="00E850AE">
        <w:rPr>
          <w:rFonts w:ascii="IRANSans" w:eastAsia="Times New Roman" w:hAnsi="IRANSans" w:cs="B Nazanin"/>
          <w:sz w:val="26"/>
          <w:szCs w:val="26"/>
        </w:rPr>
        <w:t>: </w:t>
      </w:r>
      <w:r w:rsidRPr="00E850AE">
        <w:rPr>
          <w:rFonts w:ascii="Courier New" w:eastAsia="Times New Roman" w:hAnsi="Courier New" w:cs="Courier New"/>
          <w:color w:val="37474F"/>
        </w:rPr>
        <w:t>'&lt;'</w:t>
      </w:r>
      <w:r w:rsidRPr="00E850AE">
        <w:rPr>
          <w:rFonts w:ascii="IRANSans" w:eastAsia="Times New Roman" w:hAnsi="IRANSans" w:cs="B Nazanin"/>
          <w:sz w:val="26"/>
          <w:szCs w:val="26"/>
        </w:rPr>
        <w:br/>
      </w:r>
      <w:bookmarkStart w:id="31" w:name="Config.navigator.text.btnPrevText"/>
      <w:bookmarkEnd w:id="31"/>
    </w:p>
    <w:p w:rsidR="00E850AE" w:rsidRPr="00E850AE" w:rsidRDefault="00E850AE" w:rsidP="00E850AE">
      <w:pPr>
        <w:pBdr>
          <w:left w:val="single" w:sz="18" w:space="8" w:color="EF5350"/>
        </w:pBdr>
        <w:bidi w:val="0"/>
        <w:spacing w:before="100" w:beforeAutospacing="1" w:after="100" w:afterAutospacing="1" w:line="240" w:lineRule="auto"/>
        <w:ind w:firstLine="150"/>
        <w:outlineLvl w:val="3"/>
        <w:rPr>
          <w:rFonts w:ascii="IRANSans" w:eastAsia="Times New Roman" w:hAnsi="IRANSans" w:cs="B Nazanin"/>
          <w:b/>
          <w:bCs/>
          <w:sz w:val="27"/>
          <w:szCs w:val="27"/>
        </w:rPr>
      </w:pPr>
      <w:proofErr w:type="spellStart"/>
      <w:r w:rsidRPr="00E850AE">
        <w:rPr>
          <w:rFonts w:ascii="IRANSans" w:eastAsia="Times New Roman" w:hAnsi="IRANSans" w:cs="B Nazanin"/>
          <w:b/>
          <w:bCs/>
          <w:sz w:val="27"/>
          <w:szCs w:val="27"/>
        </w:rPr>
        <w:lastRenderedPageBreak/>
        <w:t>text.btnPrevText</w:t>
      </w:r>
      <w:proofErr w:type="spellEnd"/>
      <w:r w:rsidRPr="00E850AE">
        <w:rPr>
          <w:rFonts w:ascii="IRANSans" w:eastAsia="Times New Roman" w:hAnsi="IRANSans" w:cs="B Nazanin"/>
          <w:b/>
          <w:bCs/>
          <w:sz w:val="27"/>
          <w:szCs w:val="27"/>
        </w:rPr>
        <w:fldChar w:fldCharType="begin"/>
      </w:r>
      <w:r w:rsidRPr="00E850AE">
        <w:rPr>
          <w:rFonts w:ascii="IRANSans" w:eastAsia="Times New Roman" w:hAnsi="IRANSans" w:cs="B Nazanin"/>
          <w:b/>
          <w:bCs/>
          <w:sz w:val="27"/>
          <w:szCs w:val="27"/>
        </w:rPr>
        <w:instrText xml:space="preserve"> HYPERLINK "http://babakhani.github.io/PersianWebToolkit/doc/datepicker/options/" \l "textbtnprevtext" \o "Permanent link" </w:instrText>
      </w:r>
      <w:r w:rsidRPr="00E850AE">
        <w:rPr>
          <w:rFonts w:ascii="IRANSans" w:eastAsia="Times New Roman" w:hAnsi="IRANSans" w:cs="B Nazanin"/>
          <w:b/>
          <w:bCs/>
          <w:sz w:val="27"/>
          <w:szCs w:val="27"/>
        </w:rPr>
        <w:fldChar w:fldCharType="separate"/>
      </w:r>
      <w:r w:rsidRPr="00E850AE">
        <w:rPr>
          <w:rFonts w:ascii="IRANSans" w:eastAsia="Times New Roman" w:hAnsi="IRANSans" w:cs="B Nazanin"/>
          <w:b/>
          <w:bCs/>
          <w:color w:val="0000FF"/>
          <w:sz w:val="27"/>
          <w:u w:val="single"/>
        </w:rPr>
        <w:t>¶</w:t>
      </w:r>
      <w:r w:rsidRPr="00E850AE">
        <w:rPr>
          <w:rFonts w:ascii="IRANSans" w:eastAsia="Times New Roman" w:hAnsi="IRANSans" w:cs="B Nazanin"/>
          <w:b/>
          <w:bCs/>
          <w:sz w:val="27"/>
          <w:szCs w:val="27"/>
        </w:rPr>
        <w:fldChar w:fldCharType="end"/>
      </w:r>
    </w:p>
    <w:p w:rsidR="00E850AE" w:rsidRPr="00E850AE" w:rsidRDefault="00E850AE" w:rsidP="00E850AE">
      <w:pPr>
        <w:bidi w:val="0"/>
        <w:spacing w:before="240" w:after="240" w:line="240" w:lineRule="auto"/>
        <w:rPr>
          <w:rFonts w:ascii="IRANSans" w:eastAsia="Times New Roman" w:hAnsi="IRANSans" w:cs="B Nazanin"/>
          <w:sz w:val="26"/>
          <w:szCs w:val="26"/>
        </w:rPr>
      </w:pPr>
      <w:proofErr w:type="gramStart"/>
      <w:r w:rsidRPr="00E850AE">
        <w:rPr>
          <w:rFonts w:ascii="IRANSans" w:eastAsia="Times New Roman" w:hAnsi="IRANSans" w:cs="B Nazanin"/>
          <w:sz w:val="26"/>
          <w:szCs w:val="26"/>
        </w:rPr>
        <w:t>text</w:t>
      </w:r>
      <w:proofErr w:type="gramEnd"/>
      <w:r w:rsidRPr="00E850AE">
        <w:rPr>
          <w:rFonts w:ascii="IRANSans" w:eastAsia="Times New Roman" w:hAnsi="IRANSans" w:cs="B Nazanin"/>
          <w:sz w:val="26"/>
          <w:szCs w:val="26"/>
        </w:rPr>
        <w:t xml:space="preserve"> of </w:t>
      </w:r>
      <w:proofErr w:type="spellStart"/>
      <w:r w:rsidRPr="00E850AE">
        <w:rPr>
          <w:rFonts w:ascii="IRANSans" w:eastAsia="Times New Roman" w:hAnsi="IRANSans" w:cs="B Nazanin"/>
          <w:sz w:val="26"/>
          <w:szCs w:val="26"/>
        </w:rPr>
        <w:t>prev</w:t>
      </w:r>
      <w:proofErr w:type="spellEnd"/>
      <w:r w:rsidRPr="00E850AE">
        <w:rPr>
          <w:rFonts w:ascii="IRANSans" w:eastAsia="Times New Roman" w:hAnsi="IRANSans" w:cs="B Nazanin"/>
          <w:sz w:val="26"/>
          <w:szCs w:val="26"/>
        </w:rPr>
        <w:t xml:space="preserve"> button</w:t>
      </w:r>
    </w:p>
    <w:p w:rsidR="00E850AE" w:rsidRPr="00E850AE" w:rsidRDefault="00E850AE" w:rsidP="00E850AE">
      <w:pPr>
        <w:bidi w:val="0"/>
        <w:spacing w:before="240" w:after="240" w:line="240" w:lineRule="auto"/>
        <w:rPr>
          <w:rFonts w:ascii="IRANSans" w:eastAsia="Times New Roman" w:hAnsi="IRANSans" w:cs="B Nazanin"/>
          <w:sz w:val="26"/>
          <w:szCs w:val="26"/>
        </w:rPr>
      </w:pPr>
      <w:r w:rsidRPr="00E850AE">
        <w:rPr>
          <w:rFonts w:ascii="IRANSans" w:eastAsia="Times New Roman" w:hAnsi="IRANSans" w:cs="B Nazanin"/>
          <w:b/>
          <w:bCs/>
          <w:sz w:val="26"/>
        </w:rPr>
        <w:t>Kind</w:t>
      </w:r>
      <w:r w:rsidRPr="00E850AE">
        <w:rPr>
          <w:rFonts w:ascii="IRANSans" w:eastAsia="Times New Roman" w:hAnsi="IRANSans" w:cs="B Nazanin"/>
          <w:sz w:val="26"/>
          <w:szCs w:val="26"/>
        </w:rPr>
        <w:t>: static property of </w:t>
      </w:r>
      <w:hyperlink r:id="rId152" w:anchor="Config.navigator.text" w:history="1">
        <w:r w:rsidRPr="00E850AE">
          <w:rPr>
            <w:rFonts w:ascii="Courier New" w:eastAsia="Times New Roman" w:hAnsi="Courier New" w:cs="Courier New"/>
            <w:color w:val="EF5350"/>
          </w:rPr>
          <w:t>text</w:t>
        </w:r>
      </w:hyperlink>
      <w:r w:rsidRPr="00E850AE">
        <w:rPr>
          <w:rFonts w:ascii="IRANSans" w:eastAsia="Times New Roman" w:hAnsi="IRANSans" w:cs="B Nazanin"/>
          <w:sz w:val="26"/>
          <w:szCs w:val="26"/>
        </w:rPr>
        <w:br/>
      </w:r>
      <w:r w:rsidRPr="00E850AE">
        <w:rPr>
          <w:rFonts w:ascii="IRANSans" w:eastAsia="Times New Roman" w:hAnsi="IRANSans" w:cs="B Nazanin"/>
          <w:b/>
          <w:bCs/>
          <w:sz w:val="26"/>
        </w:rPr>
        <w:t>Default</w:t>
      </w:r>
      <w:proofErr w:type="gramStart"/>
      <w:r w:rsidRPr="00E850AE">
        <w:rPr>
          <w:rFonts w:ascii="IRANSans" w:eastAsia="Times New Roman" w:hAnsi="IRANSans" w:cs="B Nazanin"/>
          <w:b/>
          <w:bCs/>
          <w:sz w:val="26"/>
        </w:rPr>
        <w:t>:</w:t>
      </w:r>
      <w:r w:rsidRPr="00E850AE">
        <w:rPr>
          <w:rFonts w:ascii="IRANSans" w:eastAsia="Times New Roman" w:hAnsi="IRANSans" w:cs="B Nazanin"/>
          <w:sz w:val="26"/>
          <w:szCs w:val="26"/>
        </w:rPr>
        <w:t>:</w:t>
      </w:r>
      <w:proofErr w:type="gramEnd"/>
      <w:r w:rsidRPr="00E850AE">
        <w:rPr>
          <w:rFonts w:ascii="IRANSans" w:eastAsia="Times New Roman" w:hAnsi="IRANSans" w:cs="B Nazanin"/>
          <w:sz w:val="26"/>
          <w:szCs w:val="26"/>
        </w:rPr>
        <w:t xml:space="preserve"> '&gt;'</w:t>
      </w:r>
      <w:r w:rsidRPr="00E850AE">
        <w:rPr>
          <w:rFonts w:ascii="IRANSans" w:eastAsia="Times New Roman" w:hAnsi="IRANSans" w:cs="B Nazanin"/>
          <w:sz w:val="26"/>
          <w:szCs w:val="26"/>
        </w:rPr>
        <w:br/>
      </w:r>
      <w:bookmarkStart w:id="32" w:name="Config.navigator.event_onNext"/>
      <w:bookmarkEnd w:id="32"/>
    </w:p>
    <w:p w:rsidR="00E850AE" w:rsidRPr="00E850AE" w:rsidRDefault="00E850AE" w:rsidP="00E850AE">
      <w:pPr>
        <w:pBdr>
          <w:left w:val="single" w:sz="36" w:space="8" w:color="EF5350"/>
        </w:pBdr>
        <w:bidi w:val="0"/>
        <w:spacing w:before="100" w:beforeAutospacing="1" w:after="100" w:afterAutospacing="1" w:line="240" w:lineRule="auto"/>
        <w:ind w:firstLine="150"/>
        <w:outlineLvl w:val="2"/>
        <w:rPr>
          <w:rFonts w:ascii="IRANSans" w:eastAsia="Times New Roman" w:hAnsi="IRANSans" w:cs="B Nazanin"/>
          <w:spacing w:val="-2"/>
          <w:sz w:val="27"/>
          <w:szCs w:val="27"/>
        </w:rPr>
      </w:pPr>
      <w:r w:rsidRPr="00E850AE">
        <w:rPr>
          <w:rFonts w:ascii="IRANSans" w:eastAsia="Times New Roman" w:hAnsi="IRANSans" w:cs="B Nazanin"/>
          <w:spacing w:val="-2"/>
          <w:sz w:val="27"/>
          <w:szCs w:val="27"/>
        </w:rPr>
        <w:t>"</w:t>
      </w:r>
      <w:proofErr w:type="spellStart"/>
      <w:proofErr w:type="gramStart"/>
      <w:r w:rsidRPr="00E850AE">
        <w:rPr>
          <w:rFonts w:ascii="IRANSans" w:eastAsia="Times New Roman" w:hAnsi="IRANSans" w:cs="B Nazanin"/>
          <w:spacing w:val="-2"/>
          <w:sz w:val="27"/>
          <w:szCs w:val="27"/>
        </w:rPr>
        <w:t>onNext</w:t>
      </w:r>
      <w:proofErr w:type="spellEnd"/>
      <w:proofErr w:type="gramEnd"/>
      <w:r w:rsidRPr="00E850AE">
        <w:rPr>
          <w:rFonts w:ascii="IRANSans" w:eastAsia="Times New Roman" w:hAnsi="IRANSans" w:cs="B Nazanin"/>
          <w:spacing w:val="-2"/>
          <w:sz w:val="27"/>
          <w:szCs w:val="27"/>
        </w:rPr>
        <w:t>"</w:t>
      </w:r>
      <w:hyperlink r:id="rId153" w:anchor="onnext" w:tooltip="Permanent link" w:history="1">
        <w:r w:rsidRPr="00E850AE">
          <w:rPr>
            <w:rFonts w:ascii="IRANSans" w:eastAsia="Times New Roman" w:hAnsi="IRANSans" w:cs="B Nazanin"/>
            <w:color w:val="0000FF"/>
            <w:spacing w:val="-2"/>
            <w:sz w:val="27"/>
            <w:szCs w:val="27"/>
            <w:u w:val="single"/>
          </w:rPr>
          <w:t>¶</w:t>
        </w:r>
      </w:hyperlink>
    </w:p>
    <w:p w:rsidR="00E850AE" w:rsidRPr="00E850AE" w:rsidRDefault="00E850AE" w:rsidP="00E850AE">
      <w:pPr>
        <w:bidi w:val="0"/>
        <w:spacing w:before="240" w:after="240" w:line="240" w:lineRule="auto"/>
        <w:rPr>
          <w:rFonts w:ascii="IRANSans" w:eastAsia="Times New Roman" w:hAnsi="IRANSans" w:cs="B Nazanin"/>
          <w:sz w:val="26"/>
          <w:szCs w:val="26"/>
        </w:rPr>
      </w:pPr>
      <w:r w:rsidRPr="00E850AE">
        <w:rPr>
          <w:rFonts w:ascii="IRANSans" w:eastAsia="Times New Roman" w:hAnsi="IRANSans" w:cs="B Nazanin"/>
          <w:sz w:val="26"/>
          <w:szCs w:val="26"/>
        </w:rPr>
        <w:t>Called when navigator goes to next state</w:t>
      </w:r>
    </w:p>
    <w:p w:rsidR="00E850AE" w:rsidRPr="00E850AE" w:rsidRDefault="00E850AE" w:rsidP="00E850AE">
      <w:pPr>
        <w:bidi w:val="0"/>
        <w:spacing w:before="240" w:after="240" w:line="240" w:lineRule="auto"/>
        <w:rPr>
          <w:rFonts w:ascii="IRANSans" w:eastAsia="Times New Roman" w:hAnsi="IRANSans" w:cs="B Nazanin"/>
          <w:sz w:val="26"/>
          <w:szCs w:val="26"/>
        </w:rPr>
      </w:pPr>
      <w:r w:rsidRPr="00E850AE">
        <w:rPr>
          <w:rFonts w:ascii="IRANSans" w:eastAsia="Times New Roman" w:hAnsi="IRANSans" w:cs="B Nazanin"/>
          <w:b/>
          <w:bCs/>
          <w:sz w:val="26"/>
        </w:rPr>
        <w:t>Kind</w:t>
      </w:r>
      <w:r w:rsidRPr="00E850AE">
        <w:rPr>
          <w:rFonts w:ascii="IRANSans" w:eastAsia="Times New Roman" w:hAnsi="IRANSans" w:cs="B Nazanin"/>
          <w:sz w:val="26"/>
          <w:szCs w:val="26"/>
        </w:rPr>
        <w:t>: event emitted by </w:t>
      </w:r>
      <w:hyperlink r:id="rId154" w:anchor="Config.navigator" w:history="1">
        <w:r w:rsidRPr="00E850AE">
          <w:rPr>
            <w:rFonts w:ascii="Courier New" w:eastAsia="Times New Roman" w:hAnsi="Courier New" w:cs="Courier New"/>
            <w:color w:val="EF5350"/>
          </w:rPr>
          <w:t>navigator</w:t>
        </w:r>
      </w:hyperlink>
      <w:r w:rsidRPr="00E850AE">
        <w:rPr>
          <w:rFonts w:ascii="IRANSans" w:eastAsia="Times New Roman" w:hAnsi="IRANSans" w:cs="B Nazanin"/>
          <w:sz w:val="26"/>
          <w:szCs w:val="26"/>
        </w:rPr>
        <w:br/>
      </w:r>
      <w:r w:rsidRPr="00E850AE">
        <w:rPr>
          <w:rFonts w:ascii="IRANSans" w:eastAsia="Times New Roman" w:hAnsi="IRANSans" w:cs="B Nazanin"/>
          <w:b/>
          <w:bCs/>
          <w:sz w:val="26"/>
        </w:rPr>
        <w:t>Example</w:t>
      </w:r>
    </w:p>
    <w:p w:rsidR="00E850AE" w:rsidRPr="00E850AE" w:rsidRDefault="00E850AE" w:rsidP="00E85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textAlignment w:val="top"/>
        <w:rPr>
          <w:rFonts w:ascii="Courier New" w:eastAsia="Times New Roman" w:hAnsi="Courier New" w:cs="Courier New"/>
          <w:color w:val="37474F"/>
        </w:rPr>
      </w:pPr>
      <w:proofErr w:type="gramStart"/>
      <w:r w:rsidRPr="00E850AE">
        <w:rPr>
          <w:rFonts w:ascii="IRANSans" w:eastAsia="Times New Roman" w:hAnsi="IRANSans" w:cs="Courier New"/>
          <w:color w:val="3B78E7"/>
        </w:rPr>
        <w:t>function</w:t>
      </w:r>
      <w:proofErr w:type="gramEnd"/>
      <w:r w:rsidRPr="00E850AE">
        <w:rPr>
          <w:rFonts w:ascii="Courier New" w:eastAsia="Times New Roman" w:hAnsi="Courier New" w:cs="Courier New"/>
          <w:color w:val="37474F"/>
        </w:rPr>
        <w:t xml:space="preserve"> </w:t>
      </w:r>
      <w:r w:rsidRPr="00E850AE">
        <w:rPr>
          <w:rFonts w:ascii="IRANSans" w:eastAsia="Times New Roman" w:hAnsi="IRANSans" w:cs="Courier New"/>
          <w:color w:val="37474F"/>
        </w:rPr>
        <w:t>(</w:t>
      </w:r>
      <w:r w:rsidRPr="00E850AE">
        <w:rPr>
          <w:rFonts w:ascii="IRANSans" w:eastAsia="Times New Roman" w:hAnsi="IRANSans" w:cs="Courier New"/>
          <w:color w:val="EC407A"/>
        </w:rPr>
        <w:t>navigator</w:t>
      </w:r>
      <w:r w:rsidRPr="00E850AE">
        <w:rPr>
          <w:rFonts w:ascii="IRANSans" w:eastAsia="Times New Roman" w:hAnsi="IRANSans" w:cs="Courier New"/>
          <w:color w:val="37474F"/>
        </w:rPr>
        <w:t>)</w:t>
      </w:r>
      <w:r w:rsidRPr="00E850AE">
        <w:rPr>
          <w:rFonts w:ascii="Courier New" w:eastAsia="Times New Roman" w:hAnsi="Courier New" w:cs="Courier New"/>
          <w:color w:val="37474F"/>
        </w:rPr>
        <w:t xml:space="preserve"> </w:t>
      </w:r>
      <w:r w:rsidRPr="00E850AE">
        <w:rPr>
          <w:rFonts w:ascii="IRANSans" w:eastAsia="Times New Roman" w:hAnsi="IRANSans" w:cs="Courier New"/>
          <w:color w:val="37474F"/>
        </w:rPr>
        <w:t>{</w:t>
      </w:r>
    </w:p>
    <w:p w:rsidR="00E850AE" w:rsidRPr="00E850AE" w:rsidRDefault="00E850AE" w:rsidP="00E85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textAlignment w:val="top"/>
        <w:rPr>
          <w:rFonts w:ascii="Courier New" w:eastAsia="Times New Roman" w:hAnsi="Courier New" w:cs="Courier New"/>
          <w:color w:val="37474F"/>
        </w:rPr>
      </w:pPr>
      <w:r w:rsidRPr="00E850AE">
        <w:rPr>
          <w:rFonts w:ascii="Courier New" w:eastAsia="Times New Roman" w:hAnsi="Courier New" w:cs="Courier New"/>
          <w:color w:val="37474F"/>
        </w:rPr>
        <w:t xml:space="preserve">     </w:t>
      </w:r>
      <w:r w:rsidRPr="00E850AE">
        <w:rPr>
          <w:rFonts w:ascii="IRANSans" w:eastAsia="Times New Roman" w:hAnsi="IRANSans" w:cs="Courier New"/>
          <w:color w:val="999999"/>
        </w:rPr>
        <w:t>//</w:t>
      </w:r>
      <w:proofErr w:type="gramStart"/>
      <w:r w:rsidRPr="00E850AE">
        <w:rPr>
          <w:rFonts w:ascii="IRANSans" w:eastAsia="Times New Roman" w:hAnsi="IRANSans" w:cs="Courier New"/>
          <w:color w:val="999999"/>
        </w:rPr>
        <w:t>log(</w:t>
      </w:r>
      <w:proofErr w:type="gramEnd"/>
      <w:r w:rsidRPr="00E850AE">
        <w:rPr>
          <w:rFonts w:ascii="IRANSans" w:eastAsia="Times New Roman" w:hAnsi="IRANSans" w:cs="Courier New"/>
          <w:color w:val="999999"/>
        </w:rPr>
        <w:t>'navigator next ');</w:t>
      </w:r>
    </w:p>
    <w:p w:rsidR="00E850AE" w:rsidRPr="00E850AE" w:rsidRDefault="00E850AE" w:rsidP="00E85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line="240" w:lineRule="auto"/>
        <w:textAlignment w:val="top"/>
        <w:rPr>
          <w:rFonts w:ascii="Courier New" w:eastAsia="Times New Roman" w:hAnsi="Courier New" w:cs="Courier New"/>
          <w:color w:val="37474F"/>
        </w:rPr>
      </w:pPr>
      <w:r w:rsidRPr="00E850AE">
        <w:rPr>
          <w:rFonts w:ascii="Courier New" w:eastAsia="Times New Roman" w:hAnsi="Courier New" w:cs="Courier New"/>
          <w:color w:val="37474F"/>
        </w:rPr>
        <w:t xml:space="preserve"> </w:t>
      </w:r>
      <w:r w:rsidRPr="00E850AE">
        <w:rPr>
          <w:rFonts w:ascii="IRANSans" w:eastAsia="Times New Roman" w:hAnsi="IRANSans" w:cs="Courier New"/>
          <w:color w:val="37474F"/>
        </w:rPr>
        <w:t>}</w:t>
      </w:r>
    </w:p>
    <w:p w:rsidR="00E850AE" w:rsidRPr="00E850AE" w:rsidRDefault="00E850AE" w:rsidP="00E850AE">
      <w:pPr>
        <w:pBdr>
          <w:left w:val="single" w:sz="36" w:space="8" w:color="EF5350"/>
        </w:pBdr>
        <w:bidi w:val="0"/>
        <w:spacing w:before="100" w:beforeAutospacing="1" w:after="100" w:afterAutospacing="1" w:line="240" w:lineRule="auto"/>
        <w:ind w:firstLine="150"/>
        <w:outlineLvl w:val="2"/>
        <w:rPr>
          <w:rFonts w:ascii="IRANSans" w:eastAsia="Times New Roman" w:hAnsi="IRANSans" w:cs="B Nazanin"/>
          <w:spacing w:val="-2"/>
          <w:sz w:val="27"/>
          <w:szCs w:val="27"/>
        </w:rPr>
      </w:pPr>
      <w:bookmarkStart w:id="33" w:name="Config.navigator.event_onPrev"/>
      <w:bookmarkEnd w:id="33"/>
      <w:r w:rsidRPr="00E850AE">
        <w:rPr>
          <w:rFonts w:ascii="IRANSans" w:eastAsia="Times New Roman" w:hAnsi="IRANSans" w:cs="B Nazanin"/>
          <w:spacing w:val="-2"/>
          <w:sz w:val="27"/>
          <w:szCs w:val="27"/>
        </w:rPr>
        <w:t>"</w:t>
      </w:r>
      <w:proofErr w:type="spellStart"/>
      <w:proofErr w:type="gramStart"/>
      <w:r w:rsidRPr="00E850AE">
        <w:rPr>
          <w:rFonts w:ascii="IRANSans" w:eastAsia="Times New Roman" w:hAnsi="IRANSans" w:cs="B Nazanin"/>
          <w:spacing w:val="-2"/>
          <w:sz w:val="27"/>
          <w:szCs w:val="27"/>
        </w:rPr>
        <w:t>onPrev</w:t>
      </w:r>
      <w:proofErr w:type="spellEnd"/>
      <w:proofErr w:type="gramEnd"/>
      <w:r w:rsidRPr="00E850AE">
        <w:rPr>
          <w:rFonts w:ascii="IRANSans" w:eastAsia="Times New Roman" w:hAnsi="IRANSans" w:cs="B Nazanin"/>
          <w:spacing w:val="-2"/>
          <w:sz w:val="27"/>
          <w:szCs w:val="27"/>
        </w:rPr>
        <w:t>"</w:t>
      </w:r>
      <w:hyperlink r:id="rId155" w:anchor="onprev" w:tooltip="Permanent link" w:history="1">
        <w:r w:rsidRPr="00E850AE">
          <w:rPr>
            <w:rFonts w:ascii="IRANSans" w:eastAsia="Times New Roman" w:hAnsi="IRANSans" w:cs="B Nazanin"/>
            <w:color w:val="0000FF"/>
            <w:spacing w:val="-2"/>
            <w:sz w:val="27"/>
            <w:szCs w:val="27"/>
            <w:u w:val="single"/>
          </w:rPr>
          <w:t>¶</w:t>
        </w:r>
      </w:hyperlink>
    </w:p>
    <w:p w:rsidR="00E850AE" w:rsidRPr="00E850AE" w:rsidRDefault="00E850AE" w:rsidP="00E850AE">
      <w:pPr>
        <w:bidi w:val="0"/>
        <w:spacing w:before="240" w:after="240" w:line="240" w:lineRule="auto"/>
        <w:rPr>
          <w:rFonts w:ascii="IRANSans" w:eastAsia="Times New Roman" w:hAnsi="IRANSans" w:cs="B Nazanin"/>
          <w:sz w:val="26"/>
          <w:szCs w:val="26"/>
        </w:rPr>
      </w:pPr>
      <w:r w:rsidRPr="00E850AE">
        <w:rPr>
          <w:rFonts w:ascii="IRANSans" w:eastAsia="Times New Roman" w:hAnsi="IRANSans" w:cs="B Nazanin"/>
          <w:sz w:val="26"/>
          <w:szCs w:val="26"/>
        </w:rPr>
        <w:t>Called when navigator goes to previews state</w:t>
      </w:r>
    </w:p>
    <w:p w:rsidR="00E850AE" w:rsidRPr="00E850AE" w:rsidRDefault="00E850AE" w:rsidP="00E850AE">
      <w:pPr>
        <w:bidi w:val="0"/>
        <w:spacing w:before="240" w:after="240" w:line="240" w:lineRule="auto"/>
        <w:rPr>
          <w:rFonts w:ascii="IRANSans" w:eastAsia="Times New Roman" w:hAnsi="IRANSans" w:cs="B Nazanin"/>
          <w:sz w:val="26"/>
          <w:szCs w:val="26"/>
        </w:rPr>
      </w:pPr>
      <w:r w:rsidRPr="00E850AE">
        <w:rPr>
          <w:rFonts w:ascii="IRANSans" w:eastAsia="Times New Roman" w:hAnsi="IRANSans" w:cs="B Nazanin"/>
          <w:b/>
          <w:bCs/>
          <w:sz w:val="26"/>
        </w:rPr>
        <w:t>Kind</w:t>
      </w:r>
      <w:r w:rsidRPr="00E850AE">
        <w:rPr>
          <w:rFonts w:ascii="IRANSans" w:eastAsia="Times New Roman" w:hAnsi="IRANSans" w:cs="B Nazanin"/>
          <w:sz w:val="26"/>
          <w:szCs w:val="26"/>
        </w:rPr>
        <w:t>: event emitted by </w:t>
      </w:r>
      <w:hyperlink r:id="rId156" w:anchor="Config.navigator" w:history="1">
        <w:r w:rsidRPr="00E850AE">
          <w:rPr>
            <w:rFonts w:ascii="Courier New" w:eastAsia="Times New Roman" w:hAnsi="Courier New" w:cs="Courier New"/>
            <w:color w:val="EF5350"/>
          </w:rPr>
          <w:t>navigator</w:t>
        </w:r>
      </w:hyperlink>
      <w:r w:rsidRPr="00E850AE">
        <w:rPr>
          <w:rFonts w:ascii="IRANSans" w:eastAsia="Times New Roman" w:hAnsi="IRANSans" w:cs="B Nazanin"/>
          <w:sz w:val="26"/>
          <w:szCs w:val="26"/>
        </w:rPr>
        <w:br/>
      </w:r>
      <w:r w:rsidRPr="00E850AE">
        <w:rPr>
          <w:rFonts w:ascii="IRANSans" w:eastAsia="Times New Roman" w:hAnsi="IRANSans" w:cs="B Nazanin"/>
          <w:b/>
          <w:bCs/>
          <w:sz w:val="26"/>
        </w:rPr>
        <w:t>Example</w:t>
      </w:r>
    </w:p>
    <w:p w:rsidR="00E850AE" w:rsidRPr="00E850AE" w:rsidRDefault="00E850AE" w:rsidP="00E85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textAlignment w:val="top"/>
        <w:rPr>
          <w:rFonts w:ascii="Courier New" w:eastAsia="Times New Roman" w:hAnsi="Courier New" w:cs="Courier New"/>
          <w:color w:val="37474F"/>
        </w:rPr>
      </w:pPr>
      <w:proofErr w:type="gramStart"/>
      <w:r w:rsidRPr="00E850AE">
        <w:rPr>
          <w:rFonts w:ascii="IRANSans" w:eastAsia="Times New Roman" w:hAnsi="IRANSans" w:cs="Courier New"/>
          <w:color w:val="3B78E7"/>
        </w:rPr>
        <w:t>function</w:t>
      </w:r>
      <w:proofErr w:type="gramEnd"/>
      <w:r w:rsidRPr="00E850AE">
        <w:rPr>
          <w:rFonts w:ascii="Courier New" w:eastAsia="Times New Roman" w:hAnsi="Courier New" w:cs="Courier New"/>
          <w:color w:val="37474F"/>
        </w:rPr>
        <w:t xml:space="preserve"> </w:t>
      </w:r>
      <w:r w:rsidRPr="00E850AE">
        <w:rPr>
          <w:rFonts w:ascii="IRANSans" w:eastAsia="Times New Roman" w:hAnsi="IRANSans" w:cs="Courier New"/>
          <w:color w:val="37474F"/>
        </w:rPr>
        <w:t>(</w:t>
      </w:r>
      <w:r w:rsidRPr="00E850AE">
        <w:rPr>
          <w:rFonts w:ascii="IRANSans" w:eastAsia="Times New Roman" w:hAnsi="IRANSans" w:cs="Courier New"/>
          <w:color w:val="EC407A"/>
        </w:rPr>
        <w:t>navigator</w:t>
      </w:r>
      <w:r w:rsidRPr="00E850AE">
        <w:rPr>
          <w:rFonts w:ascii="IRANSans" w:eastAsia="Times New Roman" w:hAnsi="IRANSans" w:cs="Courier New"/>
          <w:color w:val="37474F"/>
        </w:rPr>
        <w:t>)</w:t>
      </w:r>
      <w:r w:rsidRPr="00E850AE">
        <w:rPr>
          <w:rFonts w:ascii="Courier New" w:eastAsia="Times New Roman" w:hAnsi="Courier New" w:cs="Courier New"/>
          <w:color w:val="37474F"/>
        </w:rPr>
        <w:t xml:space="preserve"> </w:t>
      </w:r>
      <w:r w:rsidRPr="00E850AE">
        <w:rPr>
          <w:rFonts w:ascii="IRANSans" w:eastAsia="Times New Roman" w:hAnsi="IRANSans" w:cs="Courier New"/>
          <w:color w:val="37474F"/>
        </w:rPr>
        <w:t>{</w:t>
      </w:r>
    </w:p>
    <w:p w:rsidR="00E850AE" w:rsidRPr="00E850AE" w:rsidRDefault="00E850AE" w:rsidP="00E85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textAlignment w:val="top"/>
        <w:rPr>
          <w:rFonts w:ascii="Courier New" w:eastAsia="Times New Roman" w:hAnsi="Courier New" w:cs="Courier New"/>
          <w:color w:val="37474F"/>
        </w:rPr>
      </w:pPr>
      <w:r w:rsidRPr="00E850AE">
        <w:rPr>
          <w:rFonts w:ascii="Courier New" w:eastAsia="Times New Roman" w:hAnsi="Courier New" w:cs="Courier New"/>
          <w:color w:val="37474F"/>
        </w:rPr>
        <w:t xml:space="preserve">     </w:t>
      </w:r>
      <w:r w:rsidRPr="00E850AE">
        <w:rPr>
          <w:rFonts w:ascii="IRANSans" w:eastAsia="Times New Roman" w:hAnsi="IRANSans" w:cs="Courier New"/>
          <w:color w:val="999999"/>
        </w:rPr>
        <w:t>//</w:t>
      </w:r>
      <w:proofErr w:type="gramStart"/>
      <w:r w:rsidRPr="00E850AE">
        <w:rPr>
          <w:rFonts w:ascii="IRANSans" w:eastAsia="Times New Roman" w:hAnsi="IRANSans" w:cs="Courier New"/>
          <w:color w:val="999999"/>
        </w:rPr>
        <w:t>log(</w:t>
      </w:r>
      <w:proofErr w:type="gramEnd"/>
      <w:r w:rsidRPr="00E850AE">
        <w:rPr>
          <w:rFonts w:ascii="IRANSans" w:eastAsia="Times New Roman" w:hAnsi="IRANSans" w:cs="Courier New"/>
          <w:color w:val="999999"/>
        </w:rPr>
        <w:t xml:space="preserve">'navigator </w:t>
      </w:r>
      <w:proofErr w:type="spellStart"/>
      <w:r w:rsidRPr="00E850AE">
        <w:rPr>
          <w:rFonts w:ascii="IRANSans" w:eastAsia="Times New Roman" w:hAnsi="IRANSans" w:cs="Courier New"/>
          <w:color w:val="999999"/>
        </w:rPr>
        <w:t>prev</w:t>
      </w:r>
      <w:proofErr w:type="spellEnd"/>
      <w:r w:rsidRPr="00E850AE">
        <w:rPr>
          <w:rFonts w:ascii="IRANSans" w:eastAsia="Times New Roman" w:hAnsi="IRANSans" w:cs="Courier New"/>
          <w:color w:val="999999"/>
        </w:rPr>
        <w:t xml:space="preserve"> ');</w:t>
      </w:r>
    </w:p>
    <w:p w:rsidR="00E850AE" w:rsidRPr="00E850AE" w:rsidRDefault="00E850AE" w:rsidP="00E85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line="240" w:lineRule="auto"/>
        <w:textAlignment w:val="top"/>
        <w:rPr>
          <w:rFonts w:ascii="Courier New" w:eastAsia="Times New Roman" w:hAnsi="Courier New" w:cs="Courier New"/>
          <w:color w:val="37474F"/>
        </w:rPr>
      </w:pPr>
      <w:r w:rsidRPr="00E850AE">
        <w:rPr>
          <w:rFonts w:ascii="Courier New" w:eastAsia="Times New Roman" w:hAnsi="Courier New" w:cs="Courier New"/>
          <w:color w:val="37474F"/>
        </w:rPr>
        <w:t xml:space="preserve"> </w:t>
      </w:r>
      <w:r w:rsidRPr="00E850AE">
        <w:rPr>
          <w:rFonts w:ascii="IRANSans" w:eastAsia="Times New Roman" w:hAnsi="IRANSans" w:cs="Courier New"/>
          <w:color w:val="37474F"/>
        </w:rPr>
        <w:t>}</w:t>
      </w:r>
    </w:p>
    <w:p w:rsidR="00E850AE" w:rsidRPr="00E850AE" w:rsidRDefault="00E850AE" w:rsidP="00E850AE">
      <w:pPr>
        <w:pBdr>
          <w:left w:val="single" w:sz="36" w:space="8" w:color="EF5350"/>
        </w:pBdr>
        <w:bidi w:val="0"/>
        <w:spacing w:before="100" w:beforeAutospacing="1" w:after="100" w:afterAutospacing="1" w:line="240" w:lineRule="auto"/>
        <w:ind w:firstLine="150"/>
        <w:outlineLvl w:val="2"/>
        <w:rPr>
          <w:rFonts w:ascii="IRANSans" w:eastAsia="Times New Roman" w:hAnsi="IRANSans" w:cs="B Nazanin"/>
          <w:spacing w:val="-2"/>
          <w:sz w:val="27"/>
          <w:szCs w:val="27"/>
        </w:rPr>
      </w:pPr>
      <w:bookmarkStart w:id="34" w:name="Config.navigator.event_onSwitch"/>
      <w:bookmarkEnd w:id="34"/>
      <w:r w:rsidRPr="00E850AE">
        <w:rPr>
          <w:rFonts w:ascii="IRANSans" w:eastAsia="Times New Roman" w:hAnsi="IRANSans" w:cs="B Nazanin"/>
          <w:spacing w:val="-2"/>
          <w:sz w:val="27"/>
          <w:szCs w:val="27"/>
        </w:rPr>
        <w:t>"</w:t>
      </w:r>
      <w:proofErr w:type="spellStart"/>
      <w:proofErr w:type="gramStart"/>
      <w:r w:rsidRPr="00E850AE">
        <w:rPr>
          <w:rFonts w:ascii="IRANSans" w:eastAsia="Times New Roman" w:hAnsi="IRANSans" w:cs="B Nazanin"/>
          <w:spacing w:val="-2"/>
          <w:sz w:val="27"/>
          <w:szCs w:val="27"/>
        </w:rPr>
        <w:t>onSwitch</w:t>
      </w:r>
      <w:proofErr w:type="spellEnd"/>
      <w:proofErr w:type="gramEnd"/>
      <w:r w:rsidRPr="00E850AE">
        <w:rPr>
          <w:rFonts w:ascii="IRANSans" w:eastAsia="Times New Roman" w:hAnsi="IRANSans" w:cs="B Nazanin"/>
          <w:spacing w:val="-2"/>
          <w:sz w:val="27"/>
          <w:szCs w:val="27"/>
        </w:rPr>
        <w:t>"</w:t>
      </w:r>
      <w:hyperlink r:id="rId157" w:anchor="onswitch" w:tooltip="Permanent link" w:history="1">
        <w:r w:rsidRPr="00E850AE">
          <w:rPr>
            <w:rFonts w:ascii="IRANSans" w:eastAsia="Times New Roman" w:hAnsi="IRANSans" w:cs="B Nazanin"/>
            <w:color w:val="0000FF"/>
            <w:spacing w:val="-2"/>
            <w:sz w:val="27"/>
            <w:szCs w:val="27"/>
            <w:u w:val="single"/>
          </w:rPr>
          <w:t>¶</w:t>
        </w:r>
      </w:hyperlink>
    </w:p>
    <w:p w:rsidR="00E850AE" w:rsidRPr="00E850AE" w:rsidRDefault="00E850AE" w:rsidP="00E850AE">
      <w:pPr>
        <w:bidi w:val="0"/>
        <w:spacing w:before="240" w:after="240" w:line="240" w:lineRule="auto"/>
        <w:rPr>
          <w:rFonts w:ascii="IRANSans" w:eastAsia="Times New Roman" w:hAnsi="IRANSans" w:cs="B Nazanin"/>
          <w:sz w:val="26"/>
          <w:szCs w:val="26"/>
        </w:rPr>
      </w:pPr>
      <w:r w:rsidRPr="00E850AE">
        <w:rPr>
          <w:rFonts w:ascii="IRANSans" w:eastAsia="Times New Roman" w:hAnsi="IRANSans" w:cs="B Nazanin"/>
          <w:sz w:val="26"/>
          <w:szCs w:val="26"/>
        </w:rPr>
        <w:lastRenderedPageBreak/>
        <w:t>Called when navigator switch</w:t>
      </w:r>
    </w:p>
    <w:p w:rsidR="00E850AE" w:rsidRPr="00E850AE" w:rsidRDefault="00E850AE" w:rsidP="00E850AE">
      <w:pPr>
        <w:bidi w:val="0"/>
        <w:spacing w:before="240" w:after="240" w:line="240" w:lineRule="auto"/>
        <w:rPr>
          <w:rFonts w:ascii="IRANSans" w:eastAsia="Times New Roman" w:hAnsi="IRANSans" w:cs="B Nazanin"/>
          <w:sz w:val="26"/>
          <w:szCs w:val="26"/>
        </w:rPr>
      </w:pPr>
      <w:r w:rsidRPr="00E850AE">
        <w:rPr>
          <w:rFonts w:ascii="IRANSans" w:eastAsia="Times New Roman" w:hAnsi="IRANSans" w:cs="B Nazanin"/>
          <w:b/>
          <w:bCs/>
          <w:sz w:val="26"/>
        </w:rPr>
        <w:t>Kind</w:t>
      </w:r>
      <w:r w:rsidRPr="00E850AE">
        <w:rPr>
          <w:rFonts w:ascii="IRANSans" w:eastAsia="Times New Roman" w:hAnsi="IRANSans" w:cs="B Nazanin"/>
          <w:sz w:val="26"/>
          <w:szCs w:val="26"/>
        </w:rPr>
        <w:t>: event emitted by </w:t>
      </w:r>
      <w:hyperlink r:id="rId158" w:anchor="Config.navigator" w:history="1">
        <w:r w:rsidRPr="00E850AE">
          <w:rPr>
            <w:rFonts w:ascii="Courier New" w:eastAsia="Times New Roman" w:hAnsi="Courier New" w:cs="Courier New"/>
            <w:color w:val="EF5350"/>
          </w:rPr>
          <w:t>navigator</w:t>
        </w:r>
      </w:hyperlink>
      <w:r w:rsidRPr="00E850AE">
        <w:rPr>
          <w:rFonts w:ascii="IRANSans" w:eastAsia="Times New Roman" w:hAnsi="IRANSans" w:cs="B Nazanin"/>
          <w:sz w:val="26"/>
          <w:szCs w:val="26"/>
        </w:rPr>
        <w:br/>
      </w:r>
      <w:r w:rsidRPr="00E850AE">
        <w:rPr>
          <w:rFonts w:ascii="IRANSans" w:eastAsia="Times New Roman" w:hAnsi="IRANSans" w:cs="B Nazanin"/>
          <w:b/>
          <w:bCs/>
          <w:sz w:val="26"/>
        </w:rPr>
        <w:t>Example</w:t>
      </w:r>
    </w:p>
    <w:p w:rsidR="00E850AE" w:rsidRPr="00E850AE" w:rsidRDefault="00E850AE" w:rsidP="00E85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textAlignment w:val="top"/>
        <w:rPr>
          <w:rFonts w:ascii="Courier New" w:eastAsia="Times New Roman" w:hAnsi="Courier New" w:cs="Courier New"/>
          <w:color w:val="37474F"/>
        </w:rPr>
      </w:pPr>
      <w:proofErr w:type="gramStart"/>
      <w:r w:rsidRPr="00E850AE">
        <w:rPr>
          <w:rFonts w:ascii="IRANSans" w:eastAsia="Times New Roman" w:hAnsi="IRANSans" w:cs="Courier New"/>
          <w:color w:val="3B78E7"/>
        </w:rPr>
        <w:t>function</w:t>
      </w:r>
      <w:proofErr w:type="gramEnd"/>
      <w:r w:rsidRPr="00E850AE">
        <w:rPr>
          <w:rFonts w:ascii="Courier New" w:eastAsia="Times New Roman" w:hAnsi="Courier New" w:cs="Courier New"/>
          <w:color w:val="37474F"/>
        </w:rPr>
        <w:t xml:space="preserve"> </w:t>
      </w:r>
      <w:r w:rsidRPr="00E850AE">
        <w:rPr>
          <w:rFonts w:ascii="IRANSans" w:eastAsia="Times New Roman" w:hAnsi="IRANSans" w:cs="Courier New"/>
          <w:color w:val="37474F"/>
        </w:rPr>
        <w:t>(</w:t>
      </w:r>
      <w:proofErr w:type="spellStart"/>
      <w:r w:rsidRPr="00E850AE">
        <w:rPr>
          <w:rFonts w:ascii="IRANSans" w:eastAsia="Times New Roman" w:hAnsi="IRANSans" w:cs="Courier New"/>
          <w:color w:val="EC407A"/>
        </w:rPr>
        <w:t>datepickerObject</w:t>
      </w:r>
      <w:proofErr w:type="spellEnd"/>
      <w:r w:rsidRPr="00E850AE">
        <w:rPr>
          <w:rFonts w:ascii="IRANSans" w:eastAsia="Times New Roman" w:hAnsi="IRANSans" w:cs="Courier New"/>
          <w:color w:val="37474F"/>
        </w:rPr>
        <w:t>)</w:t>
      </w:r>
      <w:r w:rsidRPr="00E850AE">
        <w:rPr>
          <w:rFonts w:ascii="Courier New" w:eastAsia="Times New Roman" w:hAnsi="Courier New" w:cs="Courier New"/>
          <w:color w:val="37474F"/>
        </w:rPr>
        <w:t xml:space="preserve"> </w:t>
      </w:r>
      <w:r w:rsidRPr="00E850AE">
        <w:rPr>
          <w:rFonts w:ascii="IRANSans" w:eastAsia="Times New Roman" w:hAnsi="IRANSans" w:cs="Courier New"/>
          <w:color w:val="37474F"/>
        </w:rPr>
        <w:t>{</w:t>
      </w:r>
    </w:p>
    <w:p w:rsidR="00E850AE" w:rsidRPr="00E850AE" w:rsidRDefault="00E850AE" w:rsidP="00E85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textAlignment w:val="top"/>
        <w:rPr>
          <w:rFonts w:ascii="Courier New" w:eastAsia="Times New Roman" w:hAnsi="Courier New" w:cs="Courier New"/>
          <w:color w:val="37474F"/>
        </w:rPr>
      </w:pPr>
      <w:r w:rsidRPr="00E850AE">
        <w:rPr>
          <w:rFonts w:ascii="Courier New" w:eastAsia="Times New Roman" w:hAnsi="Courier New" w:cs="Courier New"/>
          <w:color w:val="37474F"/>
        </w:rPr>
        <w:t xml:space="preserve">                </w:t>
      </w:r>
      <w:r w:rsidRPr="00E850AE">
        <w:rPr>
          <w:rFonts w:ascii="IRANSans" w:eastAsia="Times New Roman" w:hAnsi="IRANSans" w:cs="Courier New"/>
          <w:color w:val="999999"/>
        </w:rPr>
        <w:t xml:space="preserve">// </w:t>
      </w:r>
      <w:proofErr w:type="gramStart"/>
      <w:r w:rsidRPr="00E850AE">
        <w:rPr>
          <w:rFonts w:ascii="IRANSans" w:eastAsia="Times New Roman" w:hAnsi="IRANSans" w:cs="Courier New"/>
          <w:color w:val="999999"/>
        </w:rPr>
        <w:t>console.log(</w:t>
      </w:r>
      <w:proofErr w:type="gramEnd"/>
      <w:r w:rsidRPr="00E850AE">
        <w:rPr>
          <w:rFonts w:ascii="IRANSans" w:eastAsia="Times New Roman" w:hAnsi="IRANSans" w:cs="Courier New"/>
          <w:color w:val="999999"/>
        </w:rPr>
        <w:t>'navigator switch ');</w:t>
      </w:r>
    </w:p>
    <w:p w:rsidR="00E850AE" w:rsidRPr="00E850AE" w:rsidRDefault="00E850AE" w:rsidP="00E85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line="240" w:lineRule="auto"/>
        <w:textAlignment w:val="top"/>
        <w:rPr>
          <w:rFonts w:ascii="Courier New" w:eastAsia="Times New Roman" w:hAnsi="Courier New" w:cs="Courier New"/>
          <w:color w:val="37474F"/>
        </w:rPr>
      </w:pPr>
      <w:r w:rsidRPr="00E850AE">
        <w:rPr>
          <w:rFonts w:ascii="Courier New" w:eastAsia="Times New Roman" w:hAnsi="Courier New" w:cs="Courier New"/>
          <w:color w:val="37474F"/>
        </w:rPr>
        <w:t xml:space="preserve"> </w:t>
      </w:r>
      <w:r w:rsidRPr="00E850AE">
        <w:rPr>
          <w:rFonts w:ascii="IRANSans" w:eastAsia="Times New Roman" w:hAnsi="IRANSans" w:cs="Courier New"/>
          <w:color w:val="37474F"/>
        </w:rPr>
        <w:t>}</w:t>
      </w:r>
    </w:p>
    <w:p w:rsidR="00E850AE" w:rsidRPr="00E850AE" w:rsidRDefault="00E850AE" w:rsidP="00E850AE">
      <w:pPr>
        <w:bidi w:val="0"/>
        <w:spacing w:beforeAutospacing="1" w:after="0" w:afterAutospacing="1" w:line="240" w:lineRule="auto"/>
        <w:outlineLvl w:val="1"/>
        <w:rPr>
          <w:rFonts w:ascii="IRANSans" w:eastAsia="Times New Roman" w:hAnsi="IRANSans" w:cs="B Nazanin"/>
          <w:spacing w:val="-2"/>
          <w:sz w:val="36"/>
          <w:szCs w:val="36"/>
        </w:rPr>
      </w:pPr>
      <w:bookmarkStart w:id="35" w:name="Config.toolbox"/>
      <w:bookmarkEnd w:id="35"/>
      <w:proofErr w:type="spellStart"/>
      <w:proofErr w:type="gramStart"/>
      <w:r w:rsidRPr="00E850AE">
        <w:rPr>
          <w:rFonts w:ascii="IRANSans" w:eastAsia="Times New Roman" w:hAnsi="IRANSans" w:cs="B Nazanin"/>
          <w:spacing w:val="-2"/>
          <w:sz w:val="36"/>
          <w:szCs w:val="36"/>
        </w:rPr>
        <w:t>Config.toolbox</w:t>
      </w:r>
      <w:proofErr w:type="spellEnd"/>
      <w:r w:rsidRPr="00E850AE">
        <w:rPr>
          <w:rFonts w:ascii="IRANSans" w:eastAsia="Times New Roman" w:hAnsi="IRANSans" w:cs="B Nazanin"/>
          <w:spacing w:val="-2"/>
          <w:sz w:val="36"/>
          <w:szCs w:val="36"/>
        </w:rPr>
        <w:t xml:space="preserve"> :</w:t>
      </w:r>
      <w:proofErr w:type="gramEnd"/>
      <w:r w:rsidRPr="00E850AE">
        <w:rPr>
          <w:rFonts w:ascii="IRANSans" w:eastAsia="Times New Roman" w:hAnsi="IRANSans" w:cs="B Nazanin"/>
          <w:spacing w:val="-2"/>
          <w:sz w:val="36"/>
          <w:szCs w:val="36"/>
        </w:rPr>
        <w:t> </w:t>
      </w:r>
      <w:r w:rsidRPr="00E850AE">
        <w:rPr>
          <w:rFonts w:ascii="Courier New" w:eastAsia="Times New Roman" w:hAnsi="Courier New" w:cs="Courier New"/>
          <w:color w:val="37474F"/>
          <w:spacing w:val="-2"/>
          <w:sz w:val="35"/>
        </w:rPr>
        <w:t>object</w:t>
      </w:r>
      <w:hyperlink r:id="rId159" w:anchor="configtoolbox-object" w:tooltip="Permanent link" w:history="1">
        <w:r w:rsidRPr="00E850AE">
          <w:rPr>
            <w:rFonts w:ascii="IRANSans" w:eastAsia="Times New Roman" w:hAnsi="IRANSans" w:cs="B Nazanin"/>
            <w:color w:val="0000FF"/>
            <w:spacing w:val="-2"/>
            <w:sz w:val="36"/>
            <w:szCs w:val="36"/>
            <w:u w:val="single"/>
          </w:rPr>
          <w:t>¶</w:t>
        </w:r>
      </w:hyperlink>
    </w:p>
    <w:p w:rsidR="00E850AE" w:rsidRPr="00E850AE" w:rsidRDefault="00E850AE" w:rsidP="00E850AE">
      <w:pPr>
        <w:bidi w:val="0"/>
        <w:spacing w:before="240" w:after="240" w:line="240" w:lineRule="auto"/>
        <w:rPr>
          <w:rFonts w:ascii="IRANSans" w:eastAsia="Times New Roman" w:hAnsi="IRANSans" w:cs="B Nazanin"/>
          <w:sz w:val="26"/>
          <w:szCs w:val="26"/>
        </w:rPr>
      </w:pPr>
      <w:proofErr w:type="gramStart"/>
      <w:r w:rsidRPr="00E850AE">
        <w:rPr>
          <w:rFonts w:ascii="IRANSans" w:eastAsia="Times New Roman" w:hAnsi="IRANSans" w:cs="B Nazanin"/>
          <w:sz w:val="26"/>
          <w:szCs w:val="26"/>
        </w:rPr>
        <w:t>toolbox</w:t>
      </w:r>
      <w:proofErr w:type="gramEnd"/>
      <w:r w:rsidRPr="00E850AE">
        <w:rPr>
          <w:rFonts w:ascii="IRANSans" w:eastAsia="Times New Roman" w:hAnsi="IRANSans" w:cs="B Nazanin"/>
          <w:sz w:val="26"/>
          <w:szCs w:val="26"/>
        </w:rPr>
        <w:t xml:space="preserve"> </w:t>
      </w:r>
      <w:proofErr w:type="spellStart"/>
      <w:r w:rsidRPr="00E850AE">
        <w:rPr>
          <w:rFonts w:ascii="IRANSans" w:eastAsia="Times New Roman" w:hAnsi="IRANSans" w:cs="B Nazanin"/>
          <w:sz w:val="26"/>
          <w:szCs w:val="26"/>
        </w:rPr>
        <w:t>config</w:t>
      </w:r>
      <w:proofErr w:type="spellEnd"/>
      <w:r w:rsidRPr="00E850AE">
        <w:rPr>
          <w:rFonts w:ascii="IRANSans" w:eastAsia="Times New Roman" w:hAnsi="IRANSans" w:cs="B Nazanin"/>
          <w:sz w:val="26"/>
          <w:szCs w:val="26"/>
        </w:rPr>
        <w:t xml:space="preserve"> object</w:t>
      </w:r>
    </w:p>
    <w:p w:rsidR="00E850AE" w:rsidRPr="00E850AE" w:rsidRDefault="00E850AE" w:rsidP="00E850AE">
      <w:pPr>
        <w:bidi w:val="0"/>
        <w:spacing w:after="0" w:line="240" w:lineRule="auto"/>
        <w:rPr>
          <w:rFonts w:ascii="IRANSans" w:eastAsia="Times New Roman" w:hAnsi="IRANSans" w:cs="B Nazanin"/>
          <w:sz w:val="26"/>
          <w:szCs w:val="26"/>
        </w:rPr>
      </w:pPr>
      <w:r w:rsidRPr="00E850AE">
        <w:rPr>
          <w:rFonts w:ascii="IRANSans" w:eastAsia="Times New Roman" w:hAnsi="IRANSans" w:cs="B Nazanin"/>
          <w:b/>
          <w:bCs/>
          <w:sz w:val="26"/>
        </w:rPr>
        <w:t>Kind</w:t>
      </w:r>
      <w:r w:rsidRPr="00E850AE">
        <w:rPr>
          <w:rFonts w:ascii="IRANSans" w:eastAsia="Times New Roman" w:hAnsi="IRANSans" w:cs="B Nazanin"/>
          <w:sz w:val="26"/>
          <w:szCs w:val="26"/>
        </w:rPr>
        <w:t>: static property of </w:t>
      </w:r>
      <w:proofErr w:type="spellStart"/>
      <w:r w:rsidRPr="00E850AE">
        <w:rPr>
          <w:rFonts w:ascii="IRANSans" w:eastAsia="Times New Roman" w:hAnsi="IRANSans" w:cs="B Nazanin"/>
          <w:sz w:val="26"/>
          <w:szCs w:val="26"/>
        </w:rPr>
        <w:fldChar w:fldCharType="begin"/>
      </w:r>
      <w:r w:rsidRPr="00E850AE">
        <w:rPr>
          <w:rFonts w:ascii="IRANSans" w:eastAsia="Times New Roman" w:hAnsi="IRANSans" w:cs="B Nazanin"/>
          <w:sz w:val="26"/>
          <w:szCs w:val="26"/>
        </w:rPr>
        <w:instrText xml:space="preserve"> HYPERLINK "http://babakhani.github.io/PersianWebToolkit/doc/datepicker/options/" \l "Config" </w:instrText>
      </w:r>
      <w:r w:rsidRPr="00E850AE">
        <w:rPr>
          <w:rFonts w:ascii="IRANSans" w:eastAsia="Times New Roman" w:hAnsi="IRANSans" w:cs="B Nazanin"/>
          <w:sz w:val="26"/>
          <w:szCs w:val="26"/>
        </w:rPr>
        <w:fldChar w:fldCharType="separate"/>
      </w:r>
      <w:r w:rsidRPr="00E850AE">
        <w:rPr>
          <w:rFonts w:ascii="Courier New" w:eastAsia="Times New Roman" w:hAnsi="Courier New" w:cs="Courier New"/>
          <w:color w:val="EF5350"/>
        </w:rPr>
        <w:t>Config</w:t>
      </w:r>
      <w:proofErr w:type="spellEnd"/>
      <w:r w:rsidRPr="00E850AE">
        <w:rPr>
          <w:rFonts w:ascii="IRANSans" w:eastAsia="Times New Roman" w:hAnsi="IRANSans" w:cs="B Nazanin"/>
          <w:sz w:val="26"/>
          <w:szCs w:val="26"/>
        </w:rPr>
        <w:fldChar w:fldCharType="end"/>
      </w:r>
      <w:r w:rsidRPr="00E850AE">
        <w:rPr>
          <w:rFonts w:ascii="IRANSans" w:eastAsia="Times New Roman" w:hAnsi="IRANSans" w:cs="B Nazanin"/>
          <w:sz w:val="26"/>
          <w:szCs w:val="26"/>
        </w:rPr>
        <w:br/>
      </w:r>
      <w:r w:rsidRPr="00E850AE">
        <w:rPr>
          <w:rFonts w:ascii="IRANSans" w:eastAsia="Times New Roman" w:hAnsi="IRANSans" w:cs="B Nazanin"/>
          <w:b/>
          <w:bCs/>
          <w:sz w:val="26"/>
        </w:rPr>
        <w:t>Default</w:t>
      </w:r>
      <w:r w:rsidRPr="00E850AE">
        <w:rPr>
          <w:rFonts w:ascii="IRANSans" w:eastAsia="Times New Roman" w:hAnsi="IRANSans" w:cs="B Nazanin"/>
          <w:sz w:val="26"/>
          <w:szCs w:val="26"/>
        </w:rPr>
        <w:t>: </w:t>
      </w:r>
      <w:r w:rsidRPr="00E850AE">
        <w:rPr>
          <w:rFonts w:ascii="Courier New" w:eastAsia="Times New Roman" w:hAnsi="Courier New" w:cs="Courier New"/>
          <w:color w:val="37474F"/>
        </w:rPr>
        <w:t>true</w:t>
      </w:r>
    </w:p>
    <w:p w:rsidR="00E850AE" w:rsidRPr="00E850AE" w:rsidRDefault="0076411C" w:rsidP="00E850AE">
      <w:pPr>
        <w:numPr>
          <w:ilvl w:val="0"/>
          <w:numId w:val="7"/>
        </w:numPr>
        <w:bidi w:val="0"/>
        <w:spacing w:beforeAutospacing="1" w:after="0" w:line="240" w:lineRule="auto"/>
        <w:ind w:left="450"/>
        <w:rPr>
          <w:rFonts w:ascii="IRANSans" w:eastAsia="Times New Roman" w:hAnsi="IRANSans" w:cs="B Nazanin"/>
          <w:sz w:val="26"/>
          <w:szCs w:val="26"/>
        </w:rPr>
      </w:pPr>
      <w:hyperlink r:id="rId160" w:anchor="Config.toolbox" w:history="1"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.toolbox</w:t>
        </w:r>
      </w:hyperlink>
      <w:r w:rsidR="00E850AE" w:rsidRPr="00E850AE">
        <w:rPr>
          <w:rFonts w:ascii="IRANSans" w:eastAsia="Times New Roman" w:hAnsi="IRANSans" w:cs="B Nazanin"/>
          <w:sz w:val="26"/>
          <w:szCs w:val="26"/>
        </w:rPr>
        <w:t> : </w:t>
      </w:r>
      <w:r w:rsidR="00E850AE" w:rsidRPr="00E850AE">
        <w:rPr>
          <w:rFonts w:ascii="Courier New" w:eastAsia="Times New Roman" w:hAnsi="Courier New" w:cs="Courier New"/>
          <w:color w:val="37474F"/>
        </w:rPr>
        <w:t>object</w:t>
      </w:r>
    </w:p>
    <w:p w:rsidR="00E850AE" w:rsidRPr="00E850AE" w:rsidRDefault="0076411C" w:rsidP="00E850AE">
      <w:pPr>
        <w:numPr>
          <w:ilvl w:val="1"/>
          <w:numId w:val="7"/>
        </w:numPr>
        <w:bidi w:val="0"/>
        <w:spacing w:beforeAutospacing="1" w:after="0" w:line="240" w:lineRule="auto"/>
        <w:ind w:left="900"/>
        <w:rPr>
          <w:rFonts w:ascii="IRANSans" w:eastAsia="Times New Roman" w:hAnsi="IRANSans" w:cs="B Nazanin"/>
          <w:sz w:val="26"/>
          <w:szCs w:val="26"/>
        </w:rPr>
      </w:pPr>
      <w:hyperlink r:id="rId161" w:anchor="Config.toolbox.enabled" w:history="1"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.enabled</w:t>
        </w:r>
      </w:hyperlink>
      <w:r w:rsidR="00E850AE" w:rsidRPr="00E850AE">
        <w:rPr>
          <w:rFonts w:ascii="IRANSans" w:eastAsia="Times New Roman" w:hAnsi="IRANSans" w:cs="B Nazanin"/>
          <w:sz w:val="26"/>
          <w:szCs w:val="26"/>
        </w:rPr>
        <w:t> : </w:t>
      </w:r>
      <w:proofErr w:type="spellStart"/>
      <w:r w:rsidR="00E850AE" w:rsidRPr="00E850AE">
        <w:rPr>
          <w:rFonts w:ascii="Courier New" w:eastAsia="Times New Roman" w:hAnsi="Courier New" w:cs="Courier New"/>
          <w:color w:val="37474F"/>
        </w:rPr>
        <w:t>boolean</w:t>
      </w:r>
      <w:proofErr w:type="spellEnd"/>
    </w:p>
    <w:p w:rsidR="00E850AE" w:rsidRPr="00E850AE" w:rsidRDefault="00E850AE" w:rsidP="00E850AE">
      <w:pPr>
        <w:numPr>
          <w:ilvl w:val="1"/>
          <w:numId w:val="7"/>
        </w:numPr>
        <w:bidi w:val="0"/>
        <w:spacing w:beforeAutospacing="1" w:after="0" w:line="240" w:lineRule="auto"/>
        <w:ind w:left="900"/>
        <w:rPr>
          <w:rFonts w:ascii="IRANSans" w:eastAsia="Times New Roman" w:hAnsi="IRANSans" w:cs="B Nazanin"/>
          <w:sz w:val="26"/>
          <w:szCs w:val="26"/>
        </w:rPr>
      </w:pPr>
      <w:r w:rsidRPr="00E850AE">
        <w:rPr>
          <w:rFonts w:ascii="IRANSans" w:eastAsia="Times New Roman" w:hAnsi="IRANSans" w:cs="B Nazanin"/>
          <w:sz w:val="26"/>
          <w:szCs w:val="26"/>
        </w:rPr>
        <w:fldChar w:fldCharType="begin"/>
      </w:r>
      <w:del w:id="36" w:author="Unknown">
        <w:r w:rsidRPr="00E850AE">
          <w:rPr>
            <w:rFonts w:ascii="IRANSans" w:eastAsia="Times New Roman" w:hAnsi="IRANSans" w:cs="B Nazanin"/>
            <w:sz w:val="26"/>
            <w:szCs w:val="26"/>
          </w:rPr>
          <w:delInstrText xml:space="preserve"> HYPERLINK "http://babakhani.github.io/PersianWebToolkit/doc/datepicker/options/" \l "Config.toolbox.text" </w:delInstrText>
        </w:r>
        <w:r w:rsidRPr="00E850AE">
          <w:rPr>
            <w:rFonts w:ascii="IRANSans" w:eastAsia="Times New Roman" w:hAnsi="IRANSans" w:cs="B Nazanin"/>
            <w:sz w:val="26"/>
            <w:szCs w:val="26"/>
          </w:rPr>
          <w:fldChar w:fldCharType="separate"/>
        </w:r>
        <w:r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delText>.text</w:delText>
        </w:r>
        <w:r w:rsidRPr="00E850AE">
          <w:rPr>
            <w:rFonts w:ascii="IRANSans" w:eastAsia="Times New Roman" w:hAnsi="IRANSans" w:cs="B Nazanin"/>
            <w:sz w:val="26"/>
            <w:szCs w:val="26"/>
          </w:rPr>
          <w:fldChar w:fldCharType="end"/>
        </w:r>
        <w:r w:rsidRPr="00E850AE">
          <w:rPr>
            <w:rFonts w:ascii="IRANSans" w:eastAsia="Times New Roman" w:hAnsi="IRANSans" w:cs="B Nazanin"/>
            <w:sz w:val="26"/>
            <w:szCs w:val="26"/>
          </w:rPr>
          <w:delText> : </w:delText>
        </w:r>
        <w:r w:rsidRPr="00E850AE">
          <w:rPr>
            <w:rFonts w:ascii="Courier New" w:eastAsia="Times New Roman" w:hAnsi="Courier New" w:cs="Courier New"/>
            <w:color w:val="37474F"/>
          </w:rPr>
          <w:delText>object</w:delText>
        </w:r>
      </w:del>
    </w:p>
    <w:p w:rsidR="00E850AE" w:rsidRPr="00E850AE" w:rsidRDefault="00E850AE" w:rsidP="00E850AE">
      <w:pPr>
        <w:numPr>
          <w:ilvl w:val="2"/>
          <w:numId w:val="7"/>
        </w:numPr>
        <w:bidi w:val="0"/>
        <w:spacing w:beforeAutospacing="1" w:after="0" w:line="240" w:lineRule="auto"/>
        <w:ind w:left="1350"/>
        <w:rPr>
          <w:rFonts w:ascii="IRANSans" w:eastAsia="Times New Roman" w:hAnsi="IRANSans" w:cs="B Nazanin"/>
          <w:sz w:val="26"/>
          <w:szCs w:val="26"/>
        </w:rPr>
      </w:pPr>
      <w:r w:rsidRPr="00E850AE">
        <w:rPr>
          <w:rFonts w:ascii="IRANSans" w:eastAsia="Times New Roman" w:hAnsi="IRANSans" w:cs="B Nazanin"/>
          <w:sz w:val="26"/>
          <w:szCs w:val="26"/>
        </w:rPr>
        <w:fldChar w:fldCharType="begin"/>
      </w:r>
      <w:del w:id="37" w:author="Unknown">
        <w:r w:rsidRPr="00E850AE">
          <w:rPr>
            <w:rFonts w:ascii="IRANSans" w:eastAsia="Times New Roman" w:hAnsi="IRANSans" w:cs="B Nazanin"/>
            <w:sz w:val="26"/>
            <w:szCs w:val="26"/>
          </w:rPr>
          <w:delInstrText xml:space="preserve"> HYPERLINK "http://babakhani.github.io/PersianWebToolkit/doc/datepicker/options/" \l "Config.toolbox.text.btnToday" </w:delInstrText>
        </w:r>
        <w:r w:rsidRPr="00E850AE">
          <w:rPr>
            <w:rFonts w:ascii="IRANSans" w:eastAsia="Times New Roman" w:hAnsi="IRANSans" w:cs="B Nazanin"/>
            <w:sz w:val="26"/>
            <w:szCs w:val="26"/>
          </w:rPr>
          <w:fldChar w:fldCharType="separate"/>
        </w:r>
        <w:r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delText>.btnToday</w:delText>
        </w:r>
        <w:r w:rsidRPr="00E850AE">
          <w:rPr>
            <w:rFonts w:ascii="IRANSans" w:eastAsia="Times New Roman" w:hAnsi="IRANSans" w:cs="B Nazanin"/>
            <w:sz w:val="26"/>
            <w:szCs w:val="26"/>
          </w:rPr>
          <w:fldChar w:fldCharType="end"/>
        </w:r>
        <w:r w:rsidRPr="00E850AE">
          <w:rPr>
            <w:rFonts w:ascii="IRANSans" w:eastAsia="Times New Roman" w:hAnsi="IRANSans" w:cs="B Nazanin"/>
            <w:sz w:val="26"/>
            <w:szCs w:val="26"/>
          </w:rPr>
          <w:delText> : </w:delText>
        </w:r>
        <w:r w:rsidRPr="00E850AE">
          <w:rPr>
            <w:rFonts w:ascii="Courier New" w:eastAsia="Times New Roman" w:hAnsi="Courier New" w:cs="Courier New"/>
            <w:color w:val="37474F"/>
          </w:rPr>
          <w:delText>string</w:delText>
        </w:r>
      </w:del>
    </w:p>
    <w:p w:rsidR="00E850AE" w:rsidRPr="00E850AE" w:rsidRDefault="0076411C" w:rsidP="00E850AE">
      <w:pPr>
        <w:numPr>
          <w:ilvl w:val="1"/>
          <w:numId w:val="7"/>
        </w:numPr>
        <w:bidi w:val="0"/>
        <w:spacing w:before="100" w:beforeAutospacing="1" w:after="120" w:line="240" w:lineRule="auto"/>
        <w:ind w:left="900"/>
        <w:rPr>
          <w:rFonts w:ascii="IRANSans" w:eastAsia="Times New Roman" w:hAnsi="IRANSans" w:cs="B Nazanin"/>
          <w:sz w:val="26"/>
          <w:szCs w:val="26"/>
        </w:rPr>
      </w:pPr>
      <w:hyperlink r:id="rId162" w:anchor="Config.toolbox.submitButton" w:history="1"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.</w:t>
        </w:r>
        <w:proofErr w:type="spellStart"/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submitButton</w:t>
        </w:r>
        <w:proofErr w:type="spellEnd"/>
      </w:hyperlink>
    </w:p>
    <w:p w:rsidR="00E850AE" w:rsidRPr="00E850AE" w:rsidRDefault="0076411C" w:rsidP="00E850AE">
      <w:pPr>
        <w:numPr>
          <w:ilvl w:val="2"/>
          <w:numId w:val="7"/>
        </w:numPr>
        <w:bidi w:val="0"/>
        <w:spacing w:beforeAutospacing="1" w:after="0" w:line="240" w:lineRule="auto"/>
        <w:ind w:left="1350"/>
        <w:rPr>
          <w:rFonts w:ascii="IRANSans" w:eastAsia="Times New Roman" w:hAnsi="IRANSans" w:cs="B Nazanin"/>
          <w:sz w:val="26"/>
          <w:szCs w:val="26"/>
        </w:rPr>
      </w:pPr>
      <w:hyperlink r:id="rId163" w:anchor="Config.toolbox.submitButton.enabled" w:history="1"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.enabled</w:t>
        </w:r>
      </w:hyperlink>
      <w:r w:rsidR="00E850AE" w:rsidRPr="00E850AE">
        <w:rPr>
          <w:rFonts w:ascii="IRANSans" w:eastAsia="Times New Roman" w:hAnsi="IRANSans" w:cs="B Nazanin"/>
          <w:sz w:val="26"/>
          <w:szCs w:val="26"/>
        </w:rPr>
        <w:t> : </w:t>
      </w:r>
      <w:proofErr w:type="spellStart"/>
      <w:r w:rsidR="00E850AE" w:rsidRPr="00E850AE">
        <w:rPr>
          <w:rFonts w:ascii="Courier New" w:eastAsia="Times New Roman" w:hAnsi="Courier New" w:cs="Courier New"/>
          <w:color w:val="37474F"/>
        </w:rPr>
        <w:t>boolean</w:t>
      </w:r>
      <w:proofErr w:type="spellEnd"/>
    </w:p>
    <w:p w:rsidR="00E850AE" w:rsidRPr="00E850AE" w:rsidRDefault="0076411C" w:rsidP="00E850AE">
      <w:pPr>
        <w:numPr>
          <w:ilvl w:val="2"/>
          <w:numId w:val="7"/>
        </w:numPr>
        <w:bidi w:val="0"/>
        <w:spacing w:beforeAutospacing="1" w:after="0" w:line="240" w:lineRule="auto"/>
        <w:ind w:left="1350"/>
        <w:rPr>
          <w:rFonts w:ascii="IRANSans" w:eastAsia="Times New Roman" w:hAnsi="IRANSans" w:cs="B Nazanin"/>
          <w:sz w:val="26"/>
          <w:szCs w:val="26"/>
        </w:rPr>
      </w:pPr>
      <w:hyperlink r:id="rId164" w:anchor="Config.toolbox.submitButton.text" w:history="1"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.text</w:t>
        </w:r>
      </w:hyperlink>
      <w:r w:rsidR="00E850AE" w:rsidRPr="00E850AE">
        <w:rPr>
          <w:rFonts w:ascii="IRANSans" w:eastAsia="Times New Roman" w:hAnsi="IRANSans" w:cs="B Nazanin"/>
          <w:sz w:val="26"/>
          <w:szCs w:val="26"/>
        </w:rPr>
        <w:t> : </w:t>
      </w:r>
      <w:r w:rsidR="00E850AE" w:rsidRPr="00E850AE">
        <w:rPr>
          <w:rFonts w:ascii="Courier New" w:eastAsia="Times New Roman" w:hAnsi="Courier New" w:cs="Courier New"/>
          <w:color w:val="37474F"/>
        </w:rPr>
        <w:t>object</w:t>
      </w:r>
    </w:p>
    <w:p w:rsidR="00E850AE" w:rsidRPr="00E850AE" w:rsidRDefault="0076411C" w:rsidP="00E850AE">
      <w:pPr>
        <w:numPr>
          <w:ilvl w:val="3"/>
          <w:numId w:val="7"/>
        </w:numPr>
        <w:bidi w:val="0"/>
        <w:spacing w:beforeAutospacing="1" w:after="0" w:line="240" w:lineRule="auto"/>
        <w:ind w:left="1800"/>
        <w:rPr>
          <w:rFonts w:ascii="IRANSans" w:eastAsia="Times New Roman" w:hAnsi="IRANSans" w:cs="B Nazanin"/>
          <w:sz w:val="26"/>
          <w:szCs w:val="26"/>
        </w:rPr>
      </w:pPr>
      <w:hyperlink r:id="rId165" w:anchor="Config.toolbox.submitButton.text.fa" w:history="1"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.fa</w:t>
        </w:r>
      </w:hyperlink>
      <w:r w:rsidR="00E850AE" w:rsidRPr="00E850AE">
        <w:rPr>
          <w:rFonts w:ascii="IRANSans" w:eastAsia="Times New Roman" w:hAnsi="IRANSans" w:cs="B Nazanin"/>
          <w:sz w:val="26"/>
          <w:szCs w:val="26"/>
        </w:rPr>
        <w:t> : </w:t>
      </w:r>
      <w:r w:rsidR="00E850AE" w:rsidRPr="00E850AE">
        <w:rPr>
          <w:rFonts w:ascii="Courier New" w:eastAsia="Times New Roman" w:hAnsi="Courier New" w:cs="Courier New"/>
          <w:color w:val="37474F"/>
        </w:rPr>
        <w:t>object</w:t>
      </w:r>
    </w:p>
    <w:p w:rsidR="00E850AE" w:rsidRPr="00E850AE" w:rsidRDefault="0076411C" w:rsidP="00E850AE">
      <w:pPr>
        <w:numPr>
          <w:ilvl w:val="3"/>
          <w:numId w:val="7"/>
        </w:numPr>
        <w:bidi w:val="0"/>
        <w:spacing w:beforeAutospacing="1" w:after="0" w:line="240" w:lineRule="auto"/>
        <w:ind w:left="1800"/>
        <w:rPr>
          <w:rFonts w:ascii="IRANSans" w:eastAsia="Times New Roman" w:hAnsi="IRANSans" w:cs="B Nazanin"/>
          <w:sz w:val="26"/>
          <w:szCs w:val="26"/>
        </w:rPr>
      </w:pPr>
      <w:hyperlink r:id="rId166" w:anchor="Config.toolbox.submitButton.text.en" w:history="1"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.en</w:t>
        </w:r>
      </w:hyperlink>
      <w:r w:rsidR="00E850AE" w:rsidRPr="00E850AE">
        <w:rPr>
          <w:rFonts w:ascii="IRANSans" w:eastAsia="Times New Roman" w:hAnsi="IRANSans" w:cs="B Nazanin"/>
          <w:sz w:val="26"/>
          <w:szCs w:val="26"/>
        </w:rPr>
        <w:t> : </w:t>
      </w:r>
      <w:r w:rsidR="00E850AE" w:rsidRPr="00E850AE">
        <w:rPr>
          <w:rFonts w:ascii="Courier New" w:eastAsia="Times New Roman" w:hAnsi="Courier New" w:cs="Courier New"/>
          <w:color w:val="37474F"/>
        </w:rPr>
        <w:t>object</w:t>
      </w:r>
    </w:p>
    <w:p w:rsidR="00E850AE" w:rsidRPr="00E850AE" w:rsidRDefault="0076411C" w:rsidP="00E850AE">
      <w:pPr>
        <w:numPr>
          <w:ilvl w:val="2"/>
          <w:numId w:val="7"/>
        </w:numPr>
        <w:bidi w:val="0"/>
        <w:spacing w:before="100" w:beforeAutospacing="1" w:after="0" w:line="240" w:lineRule="auto"/>
        <w:ind w:left="1350"/>
        <w:rPr>
          <w:rFonts w:ascii="IRANSans" w:eastAsia="Times New Roman" w:hAnsi="IRANSans" w:cs="B Nazanin"/>
          <w:sz w:val="26"/>
          <w:szCs w:val="26"/>
        </w:rPr>
      </w:pPr>
      <w:hyperlink r:id="rId167" w:anchor="Config.toolbox.submitButton.event_onSubmit" w:history="1"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"</w:t>
        </w:r>
        <w:proofErr w:type="spellStart"/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onSubmit</w:t>
        </w:r>
        <w:proofErr w:type="spellEnd"/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"</w:t>
        </w:r>
      </w:hyperlink>
    </w:p>
    <w:p w:rsidR="00E850AE" w:rsidRPr="00E850AE" w:rsidRDefault="0076411C" w:rsidP="00E850AE">
      <w:pPr>
        <w:numPr>
          <w:ilvl w:val="1"/>
          <w:numId w:val="7"/>
        </w:numPr>
        <w:bidi w:val="0"/>
        <w:spacing w:before="100" w:beforeAutospacing="1" w:after="120" w:line="240" w:lineRule="auto"/>
        <w:ind w:left="900"/>
        <w:rPr>
          <w:rFonts w:ascii="IRANSans" w:eastAsia="Times New Roman" w:hAnsi="IRANSans" w:cs="B Nazanin"/>
          <w:sz w:val="26"/>
          <w:szCs w:val="26"/>
        </w:rPr>
      </w:pPr>
      <w:hyperlink r:id="rId168" w:anchor="Config.toolbox.todayButton" w:history="1"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.</w:t>
        </w:r>
        <w:proofErr w:type="spellStart"/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todayButton</w:t>
        </w:r>
        <w:proofErr w:type="spellEnd"/>
      </w:hyperlink>
    </w:p>
    <w:p w:rsidR="00E850AE" w:rsidRPr="00E850AE" w:rsidRDefault="0076411C" w:rsidP="00E850AE">
      <w:pPr>
        <w:numPr>
          <w:ilvl w:val="2"/>
          <w:numId w:val="7"/>
        </w:numPr>
        <w:bidi w:val="0"/>
        <w:spacing w:beforeAutospacing="1" w:after="0" w:line="240" w:lineRule="auto"/>
        <w:ind w:left="1350"/>
        <w:rPr>
          <w:rFonts w:ascii="IRANSans" w:eastAsia="Times New Roman" w:hAnsi="IRANSans" w:cs="B Nazanin"/>
          <w:sz w:val="26"/>
          <w:szCs w:val="26"/>
        </w:rPr>
      </w:pPr>
      <w:hyperlink r:id="rId169" w:anchor="Config.toolbox.todayButton.enabled" w:history="1"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.enabled</w:t>
        </w:r>
      </w:hyperlink>
      <w:r w:rsidR="00E850AE" w:rsidRPr="00E850AE">
        <w:rPr>
          <w:rFonts w:ascii="IRANSans" w:eastAsia="Times New Roman" w:hAnsi="IRANSans" w:cs="B Nazanin"/>
          <w:sz w:val="26"/>
          <w:szCs w:val="26"/>
        </w:rPr>
        <w:t> : </w:t>
      </w:r>
      <w:proofErr w:type="spellStart"/>
      <w:r w:rsidR="00E850AE" w:rsidRPr="00E850AE">
        <w:rPr>
          <w:rFonts w:ascii="Courier New" w:eastAsia="Times New Roman" w:hAnsi="Courier New" w:cs="Courier New"/>
          <w:color w:val="37474F"/>
        </w:rPr>
        <w:t>boolean</w:t>
      </w:r>
      <w:proofErr w:type="spellEnd"/>
    </w:p>
    <w:p w:rsidR="00E850AE" w:rsidRPr="00E850AE" w:rsidRDefault="0076411C" w:rsidP="00E850AE">
      <w:pPr>
        <w:numPr>
          <w:ilvl w:val="2"/>
          <w:numId w:val="7"/>
        </w:numPr>
        <w:bidi w:val="0"/>
        <w:spacing w:beforeAutospacing="1" w:after="0" w:line="240" w:lineRule="auto"/>
        <w:ind w:left="1350"/>
        <w:rPr>
          <w:rFonts w:ascii="IRANSans" w:eastAsia="Times New Roman" w:hAnsi="IRANSans" w:cs="B Nazanin"/>
          <w:sz w:val="26"/>
          <w:szCs w:val="26"/>
        </w:rPr>
      </w:pPr>
      <w:hyperlink r:id="rId170" w:anchor="Config.toolbox.todayButton.text" w:history="1"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.text</w:t>
        </w:r>
      </w:hyperlink>
      <w:r w:rsidR="00E850AE" w:rsidRPr="00E850AE">
        <w:rPr>
          <w:rFonts w:ascii="IRANSans" w:eastAsia="Times New Roman" w:hAnsi="IRANSans" w:cs="B Nazanin"/>
          <w:sz w:val="26"/>
          <w:szCs w:val="26"/>
        </w:rPr>
        <w:t> : </w:t>
      </w:r>
      <w:r w:rsidR="00E850AE" w:rsidRPr="00E850AE">
        <w:rPr>
          <w:rFonts w:ascii="Courier New" w:eastAsia="Times New Roman" w:hAnsi="Courier New" w:cs="Courier New"/>
          <w:color w:val="37474F"/>
        </w:rPr>
        <w:t>object</w:t>
      </w:r>
    </w:p>
    <w:p w:rsidR="00E850AE" w:rsidRPr="00E850AE" w:rsidRDefault="0076411C" w:rsidP="00E850AE">
      <w:pPr>
        <w:numPr>
          <w:ilvl w:val="3"/>
          <w:numId w:val="7"/>
        </w:numPr>
        <w:bidi w:val="0"/>
        <w:spacing w:beforeAutospacing="1" w:after="0" w:line="240" w:lineRule="auto"/>
        <w:ind w:left="1800"/>
        <w:rPr>
          <w:rFonts w:ascii="IRANSans" w:eastAsia="Times New Roman" w:hAnsi="IRANSans" w:cs="B Nazanin"/>
          <w:sz w:val="26"/>
          <w:szCs w:val="26"/>
        </w:rPr>
      </w:pPr>
      <w:hyperlink r:id="rId171" w:anchor="Config.toolbox.todayButton.text.fa" w:history="1"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.fa</w:t>
        </w:r>
      </w:hyperlink>
      <w:r w:rsidR="00E850AE" w:rsidRPr="00E850AE">
        <w:rPr>
          <w:rFonts w:ascii="IRANSans" w:eastAsia="Times New Roman" w:hAnsi="IRANSans" w:cs="B Nazanin"/>
          <w:sz w:val="26"/>
          <w:szCs w:val="26"/>
        </w:rPr>
        <w:t> : </w:t>
      </w:r>
      <w:r w:rsidR="00E850AE" w:rsidRPr="00E850AE">
        <w:rPr>
          <w:rFonts w:ascii="Courier New" w:eastAsia="Times New Roman" w:hAnsi="Courier New" w:cs="Courier New"/>
          <w:color w:val="37474F"/>
        </w:rPr>
        <w:t>object</w:t>
      </w:r>
    </w:p>
    <w:p w:rsidR="00E850AE" w:rsidRPr="00E850AE" w:rsidRDefault="0076411C" w:rsidP="00E850AE">
      <w:pPr>
        <w:numPr>
          <w:ilvl w:val="3"/>
          <w:numId w:val="7"/>
        </w:numPr>
        <w:bidi w:val="0"/>
        <w:spacing w:beforeAutospacing="1" w:after="0" w:line="240" w:lineRule="auto"/>
        <w:ind w:left="1800"/>
        <w:rPr>
          <w:rFonts w:ascii="IRANSans" w:eastAsia="Times New Roman" w:hAnsi="IRANSans" w:cs="B Nazanin"/>
          <w:sz w:val="26"/>
          <w:szCs w:val="26"/>
        </w:rPr>
      </w:pPr>
      <w:hyperlink r:id="rId172" w:anchor="Config.toolbox.todayButton.text.en" w:history="1"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.en</w:t>
        </w:r>
      </w:hyperlink>
      <w:r w:rsidR="00E850AE" w:rsidRPr="00E850AE">
        <w:rPr>
          <w:rFonts w:ascii="IRANSans" w:eastAsia="Times New Roman" w:hAnsi="IRANSans" w:cs="B Nazanin"/>
          <w:sz w:val="26"/>
          <w:szCs w:val="26"/>
        </w:rPr>
        <w:t> : </w:t>
      </w:r>
      <w:r w:rsidR="00E850AE" w:rsidRPr="00E850AE">
        <w:rPr>
          <w:rFonts w:ascii="Courier New" w:eastAsia="Times New Roman" w:hAnsi="Courier New" w:cs="Courier New"/>
          <w:color w:val="37474F"/>
        </w:rPr>
        <w:t>object</w:t>
      </w:r>
    </w:p>
    <w:p w:rsidR="00E850AE" w:rsidRPr="00E850AE" w:rsidRDefault="0076411C" w:rsidP="00E850AE">
      <w:pPr>
        <w:numPr>
          <w:ilvl w:val="2"/>
          <w:numId w:val="7"/>
        </w:numPr>
        <w:bidi w:val="0"/>
        <w:spacing w:before="100" w:beforeAutospacing="1" w:after="0" w:line="240" w:lineRule="auto"/>
        <w:ind w:left="1350"/>
        <w:rPr>
          <w:rFonts w:ascii="IRANSans" w:eastAsia="Times New Roman" w:hAnsi="IRANSans" w:cs="B Nazanin"/>
          <w:sz w:val="26"/>
          <w:szCs w:val="26"/>
        </w:rPr>
      </w:pPr>
      <w:hyperlink r:id="rId173" w:anchor="Config.toolbox.todayButton.event_onToday" w:history="1"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"</w:t>
        </w:r>
        <w:proofErr w:type="spellStart"/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onToday</w:t>
        </w:r>
        <w:proofErr w:type="spellEnd"/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"</w:t>
        </w:r>
      </w:hyperlink>
    </w:p>
    <w:p w:rsidR="00E850AE" w:rsidRPr="00E850AE" w:rsidRDefault="0076411C" w:rsidP="00E850AE">
      <w:pPr>
        <w:numPr>
          <w:ilvl w:val="1"/>
          <w:numId w:val="7"/>
        </w:numPr>
        <w:bidi w:val="0"/>
        <w:spacing w:beforeAutospacing="1" w:after="0" w:line="240" w:lineRule="auto"/>
        <w:ind w:left="900"/>
        <w:rPr>
          <w:rFonts w:ascii="IRANSans" w:eastAsia="Times New Roman" w:hAnsi="IRANSans" w:cs="B Nazanin"/>
          <w:sz w:val="26"/>
          <w:szCs w:val="26"/>
        </w:rPr>
      </w:pPr>
      <w:hyperlink r:id="rId174" w:anchor="Config.toolbox.calendarSwitch" w:history="1"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.</w:t>
        </w:r>
        <w:proofErr w:type="spellStart"/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calendarSwitch</w:t>
        </w:r>
        <w:proofErr w:type="spellEnd"/>
      </w:hyperlink>
      <w:r w:rsidR="00E850AE" w:rsidRPr="00E850AE">
        <w:rPr>
          <w:rFonts w:ascii="IRANSans" w:eastAsia="Times New Roman" w:hAnsi="IRANSans" w:cs="B Nazanin"/>
          <w:sz w:val="26"/>
          <w:szCs w:val="26"/>
        </w:rPr>
        <w:t> : </w:t>
      </w:r>
      <w:r w:rsidR="00E850AE" w:rsidRPr="00E850AE">
        <w:rPr>
          <w:rFonts w:ascii="Courier New" w:eastAsia="Times New Roman" w:hAnsi="Courier New" w:cs="Courier New"/>
          <w:color w:val="37474F"/>
        </w:rPr>
        <w:t>object</w:t>
      </w:r>
    </w:p>
    <w:p w:rsidR="00E850AE" w:rsidRPr="00E850AE" w:rsidRDefault="0076411C" w:rsidP="00E850AE">
      <w:pPr>
        <w:numPr>
          <w:ilvl w:val="2"/>
          <w:numId w:val="7"/>
        </w:numPr>
        <w:bidi w:val="0"/>
        <w:spacing w:beforeAutospacing="1" w:after="0" w:line="240" w:lineRule="auto"/>
        <w:ind w:left="1350"/>
        <w:rPr>
          <w:rFonts w:ascii="IRANSans" w:eastAsia="Times New Roman" w:hAnsi="IRANSans" w:cs="B Nazanin"/>
          <w:sz w:val="26"/>
          <w:szCs w:val="26"/>
        </w:rPr>
      </w:pPr>
      <w:hyperlink r:id="rId175" w:anchor="Config.toolbox.calendarSwitch.enabled" w:history="1"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.enabled</w:t>
        </w:r>
      </w:hyperlink>
      <w:r w:rsidR="00E850AE" w:rsidRPr="00E850AE">
        <w:rPr>
          <w:rFonts w:ascii="IRANSans" w:eastAsia="Times New Roman" w:hAnsi="IRANSans" w:cs="B Nazanin"/>
          <w:sz w:val="26"/>
          <w:szCs w:val="26"/>
        </w:rPr>
        <w:t> : </w:t>
      </w:r>
      <w:proofErr w:type="spellStart"/>
      <w:r w:rsidR="00E850AE" w:rsidRPr="00E850AE">
        <w:rPr>
          <w:rFonts w:ascii="Courier New" w:eastAsia="Times New Roman" w:hAnsi="Courier New" w:cs="Courier New"/>
          <w:color w:val="37474F"/>
        </w:rPr>
        <w:t>boolean</w:t>
      </w:r>
      <w:proofErr w:type="spellEnd"/>
    </w:p>
    <w:p w:rsidR="00E850AE" w:rsidRPr="00E850AE" w:rsidRDefault="0076411C" w:rsidP="00E850AE">
      <w:pPr>
        <w:numPr>
          <w:ilvl w:val="2"/>
          <w:numId w:val="7"/>
        </w:numPr>
        <w:bidi w:val="0"/>
        <w:spacing w:beforeAutospacing="1" w:after="0" w:line="240" w:lineRule="auto"/>
        <w:ind w:left="1350"/>
        <w:rPr>
          <w:rFonts w:ascii="IRANSans" w:eastAsia="Times New Roman" w:hAnsi="IRANSans" w:cs="B Nazanin"/>
          <w:sz w:val="26"/>
          <w:szCs w:val="26"/>
        </w:rPr>
      </w:pPr>
      <w:hyperlink r:id="rId176" w:anchor="Config.toolbox.calendarSwitch.format" w:history="1"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.format</w:t>
        </w:r>
      </w:hyperlink>
      <w:r w:rsidR="00E850AE" w:rsidRPr="00E850AE">
        <w:rPr>
          <w:rFonts w:ascii="IRANSans" w:eastAsia="Times New Roman" w:hAnsi="IRANSans" w:cs="B Nazanin"/>
          <w:sz w:val="26"/>
          <w:szCs w:val="26"/>
        </w:rPr>
        <w:t> : </w:t>
      </w:r>
      <w:r w:rsidR="00E850AE" w:rsidRPr="00E850AE">
        <w:rPr>
          <w:rFonts w:ascii="Courier New" w:eastAsia="Times New Roman" w:hAnsi="Courier New" w:cs="Courier New"/>
          <w:color w:val="37474F"/>
        </w:rPr>
        <w:t>string</w:t>
      </w:r>
    </w:p>
    <w:p w:rsidR="00E850AE" w:rsidRPr="00E850AE" w:rsidRDefault="0076411C" w:rsidP="00E850AE">
      <w:pPr>
        <w:numPr>
          <w:ilvl w:val="2"/>
          <w:numId w:val="7"/>
        </w:numPr>
        <w:bidi w:val="0"/>
        <w:spacing w:before="100" w:beforeAutospacing="1" w:after="0" w:line="240" w:lineRule="auto"/>
        <w:ind w:left="1350"/>
        <w:rPr>
          <w:rFonts w:ascii="IRANSans" w:eastAsia="Times New Roman" w:hAnsi="IRANSans" w:cs="B Nazanin"/>
          <w:sz w:val="26"/>
          <w:szCs w:val="26"/>
        </w:rPr>
      </w:pPr>
      <w:hyperlink r:id="rId177" w:anchor="Config.toolbox.calendarSwitch.event_onSwitch" w:history="1"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"</w:t>
        </w:r>
        <w:proofErr w:type="spellStart"/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onSwitch</w:t>
        </w:r>
        <w:proofErr w:type="spellEnd"/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"</w:t>
        </w:r>
      </w:hyperlink>
    </w:p>
    <w:p w:rsidR="00E850AE" w:rsidRPr="00E850AE" w:rsidRDefault="00E850AE" w:rsidP="00E850AE">
      <w:pPr>
        <w:numPr>
          <w:ilvl w:val="1"/>
          <w:numId w:val="7"/>
        </w:numPr>
        <w:bidi w:val="0"/>
        <w:spacing w:before="100" w:beforeAutospacing="1" w:after="0" w:line="240" w:lineRule="auto"/>
        <w:ind w:left="900"/>
        <w:rPr>
          <w:rFonts w:ascii="IRANSans" w:eastAsia="Times New Roman" w:hAnsi="IRANSans" w:cs="B Nazanin"/>
          <w:sz w:val="26"/>
          <w:szCs w:val="26"/>
        </w:rPr>
      </w:pPr>
      <w:r w:rsidRPr="00E850AE">
        <w:rPr>
          <w:rFonts w:ascii="IRANSans" w:eastAsia="Times New Roman" w:hAnsi="IRANSans" w:cs="B Nazanin"/>
          <w:sz w:val="26"/>
          <w:szCs w:val="26"/>
        </w:rPr>
        <w:fldChar w:fldCharType="begin"/>
      </w:r>
      <w:del w:id="38" w:author="Unknown">
        <w:r w:rsidRPr="00E850AE">
          <w:rPr>
            <w:rFonts w:ascii="IRANSans" w:eastAsia="Times New Roman" w:hAnsi="IRANSans" w:cs="B Nazanin"/>
            <w:sz w:val="26"/>
            <w:szCs w:val="26"/>
          </w:rPr>
          <w:delInstrText xml:space="preserve"> HYPERLINK "http://babakhani.github.io/PersianWebToolkit/doc/datepicker/options/" \l "Config.toolbox.event_onToday" </w:delInstrText>
        </w:r>
        <w:r w:rsidRPr="00E850AE">
          <w:rPr>
            <w:rFonts w:ascii="IRANSans" w:eastAsia="Times New Roman" w:hAnsi="IRANSans" w:cs="B Nazanin"/>
            <w:sz w:val="26"/>
            <w:szCs w:val="26"/>
          </w:rPr>
          <w:fldChar w:fldCharType="separate"/>
        </w:r>
        <w:r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delText>"onToday" (toolbox)</w:delText>
        </w:r>
        <w:r w:rsidRPr="00E850AE">
          <w:rPr>
            <w:rFonts w:ascii="IRANSans" w:eastAsia="Times New Roman" w:hAnsi="IRANSans" w:cs="B Nazanin"/>
            <w:sz w:val="26"/>
            <w:szCs w:val="26"/>
          </w:rPr>
          <w:fldChar w:fldCharType="end"/>
        </w:r>
      </w:del>
    </w:p>
    <w:p w:rsidR="00E850AE" w:rsidRPr="00E850AE" w:rsidRDefault="00E850AE" w:rsidP="00E850AE">
      <w:pPr>
        <w:pBdr>
          <w:left w:val="single" w:sz="36" w:space="8" w:color="EF5350"/>
        </w:pBdr>
        <w:bidi w:val="0"/>
        <w:spacing w:beforeAutospacing="1" w:after="0" w:afterAutospacing="1" w:line="240" w:lineRule="auto"/>
        <w:ind w:firstLine="150"/>
        <w:outlineLvl w:val="2"/>
        <w:rPr>
          <w:rFonts w:ascii="IRANSans" w:eastAsia="Times New Roman" w:hAnsi="IRANSans" w:cs="B Nazanin"/>
          <w:spacing w:val="-2"/>
          <w:sz w:val="27"/>
          <w:szCs w:val="27"/>
        </w:rPr>
      </w:pPr>
      <w:bookmarkStart w:id="39" w:name="Config.toolbox.enabled"/>
      <w:bookmarkEnd w:id="39"/>
      <w:proofErr w:type="spellStart"/>
      <w:proofErr w:type="gramStart"/>
      <w:r w:rsidRPr="00E850AE">
        <w:rPr>
          <w:rFonts w:ascii="IRANSans" w:eastAsia="Times New Roman" w:hAnsi="IRANSans" w:cs="B Nazanin"/>
          <w:spacing w:val="-2"/>
          <w:sz w:val="27"/>
          <w:szCs w:val="27"/>
        </w:rPr>
        <w:t>toolbox.enabled</w:t>
      </w:r>
      <w:proofErr w:type="spellEnd"/>
      <w:r w:rsidRPr="00E850AE">
        <w:rPr>
          <w:rFonts w:ascii="IRANSans" w:eastAsia="Times New Roman" w:hAnsi="IRANSans" w:cs="B Nazanin"/>
          <w:spacing w:val="-2"/>
          <w:sz w:val="27"/>
          <w:szCs w:val="27"/>
        </w:rPr>
        <w:t xml:space="preserve"> :</w:t>
      </w:r>
      <w:proofErr w:type="gramEnd"/>
      <w:r w:rsidRPr="00E850AE">
        <w:rPr>
          <w:rFonts w:ascii="IRANSans" w:eastAsia="Times New Roman" w:hAnsi="IRANSans" w:cs="B Nazanin"/>
          <w:spacing w:val="-2"/>
          <w:sz w:val="27"/>
          <w:szCs w:val="27"/>
        </w:rPr>
        <w:t> </w:t>
      </w:r>
      <w:proofErr w:type="spellStart"/>
      <w:r w:rsidRPr="00E850AE">
        <w:rPr>
          <w:rFonts w:ascii="Courier New" w:eastAsia="Times New Roman" w:hAnsi="Courier New" w:cs="Courier New"/>
          <w:color w:val="37474F"/>
          <w:spacing w:val="-2"/>
          <w:sz w:val="28"/>
        </w:rPr>
        <w:t>boolean</w:t>
      </w:r>
      <w:proofErr w:type="spellEnd"/>
      <w:r w:rsidRPr="00E850AE">
        <w:rPr>
          <w:rFonts w:ascii="IRANSans" w:eastAsia="Times New Roman" w:hAnsi="IRANSans" w:cs="B Nazanin"/>
          <w:spacing w:val="-2"/>
          <w:sz w:val="27"/>
          <w:szCs w:val="27"/>
        </w:rPr>
        <w:fldChar w:fldCharType="begin"/>
      </w:r>
      <w:r w:rsidRPr="00E850AE">
        <w:rPr>
          <w:rFonts w:ascii="IRANSans" w:eastAsia="Times New Roman" w:hAnsi="IRANSans" w:cs="B Nazanin"/>
          <w:spacing w:val="-2"/>
          <w:sz w:val="27"/>
          <w:szCs w:val="27"/>
        </w:rPr>
        <w:instrText xml:space="preserve"> HYPERLINK "http://babakhani.github.io/PersianWebToolkit/doc/datepicker/options/" \l "toolboxenabled-boolean" \o "Permanent link" </w:instrText>
      </w:r>
      <w:r w:rsidRPr="00E850AE">
        <w:rPr>
          <w:rFonts w:ascii="IRANSans" w:eastAsia="Times New Roman" w:hAnsi="IRANSans" w:cs="B Nazanin"/>
          <w:spacing w:val="-2"/>
          <w:sz w:val="27"/>
          <w:szCs w:val="27"/>
        </w:rPr>
        <w:fldChar w:fldCharType="separate"/>
      </w:r>
      <w:r w:rsidRPr="00E850AE">
        <w:rPr>
          <w:rFonts w:ascii="IRANSans" w:eastAsia="Times New Roman" w:hAnsi="IRANSans" w:cs="B Nazanin"/>
          <w:color w:val="0000FF"/>
          <w:spacing w:val="-2"/>
          <w:sz w:val="27"/>
          <w:szCs w:val="27"/>
          <w:u w:val="single"/>
        </w:rPr>
        <w:t>¶</w:t>
      </w:r>
      <w:r w:rsidRPr="00E850AE">
        <w:rPr>
          <w:rFonts w:ascii="IRANSans" w:eastAsia="Times New Roman" w:hAnsi="IRANSans" w:cs="B Nazanin"/>
          <w:spacing w:val="-2"/>
          <w:sz w:val="27"/>
          <w:szCs w:val="27"/>
        </w:rPr>
        <w:fldChar w:fldCharType="end"/>
      </w:r>
    </w:p>
    <w:p w:rsidR="00E850AE" w:rsidRPr="00E850AE" w:rsidRDefault="00E850AE" w:rsidP="00E850AE">
      <w:pPr>
        <w:bidi w:val="0"/>
        <w:spacing w:before="240" w:after="240" w:line="240" w:lineRule="auto"/>
        <w:rPr>
          <w:rFonts w:ascii="IRANSans" w:eastAsia="Times New Roman" w:hAnsi="IRANSans" w:cs="B Nazanin"/>
          <w:sz w:val="26"/>
          <w:szCs w:val="26"/>
        </w:rPr>
      </w:pPr>
      <w:proofErr w:type="spellStart"/>
      <w:proofErr w:type="gramStart"/>
      <w:r w:rsidRPr="00E850AE">
        <w:rPr>
          <w:rFonts w:ascii="IRANSans" w:eastAsia="Times New Roman" w:hAnsi="IRANSans" w:cs="B Nazanin"/>
          <w:sz w:val="26"/>
          <w:szCs w:val="26"/>
        </w:rPr>
        <w:t>boolean</w:t>
      </w:r>
      <w:proofErr w:type="spellEnd"/>
      <w:proofErr w:type="gramEnd"/>
      <w:r w:rsidRPr="00E850AE">
        <w:rPr>
          <w:rFonts w:ascii="IRANSans" w:eastAsia="Times New Roman" w:hAnsi="IRANSans" w:cs="B Nazanin"/>
          <w:sz w:val="26"/>
          <w:szCs w:val="26"/>
        </w:rPr>
        <w:t xml:space="preserve"> option that make toolbar enable or disable</w:t>
      </w:r>
    </w:p>
    <w:p w:rsidR="00E850AE" w:rsidRPr="00E850AE" w:rsidRDefault="00E850AE" w:rsidP="00E850AE">
      <w:pPr>
        <w:bidi w:val="0"/>
        <w:spacing w:after="0" w:line="240" w:lineRule="auto"/>
        <w:rPr>
          <w:rFonts w:ascii="IRANSans" w:eastAsia="Times New Roman" w:hAnsi="IRANSans" w:cs="B Nazanin"/>
          <w:sz w:val="26"/>
          <w:szCs w:val="26"/>
        </w:rPr>
      </w:pPr>
      <w:r w:rsidRPr="00E850AE">
        <w:rPr>
          <w:rFonts w:ascii="IRANSans" w:eastAsia="Times New Roman" w:hAnsi="IRANSans" w:cs="B Nazanin"/>
          <w:b/>
          <w:bCs/>
          <w:sz w:val="26"/>
        </w:rPr>
        <w:t>Kind</w:t>
      </w:r>
      <w:r w:rsidRPr="00E850AE">
        <w:rPr>
          <w:rFonts w:ascii="IRANSans" w:eastAsia="Times New Roman" w:hAnsi="IRANSans" w:cs="B Nazanin"/>
          <w:sz w:val="26"/>
          <w:szCs w:val="26"/>
        </w:rPr>
        <w:t>: static property of </w:t>
      </w:r>
      <w:hyperlink r:id="rId178" w:anchor="Config.toolbox" w:history="1">
        <w:r w:rsidRPr="00E850AE">
          <w:rPr>
            <w:rFonts w:ascii="Courier New" w:eastAsia="Times New Roman" w:hAnsi="Courier New" w:cs="Courier New"/>
            <w:color w:val="EF5350"/>
          </w:rPr>
          <w:t>toolbox</w:t>
        </w:r>
      </w:hyperlink>
      <w:r w:rsidRPr="00E850AE">
        <w:rPr>
          <w:rFonts w:ascii="IRANSans" w:eastAsia="Times New Roman" w:hAnsi="IRANSans" w:cs="B Nazanin"/>
          <w:sz w:val="26"/>
          <w:szCs w:val="26"/>
        </w:rPr>
        <w:br/>
      </w:r>
      <w:r w:rsidRPr="00E850AE">
        <w:rPr>
          <w:rFonts w:ascii="IRANSans" w:eastAsia="Times New Roman" w:hAnsi="IRANSans" w:cs="B Nazanin"/>
          <w:b/>
          <w:bCs/>
          <w:sz w:val="26"/>
        </w:rPr>
        <w:t>Default</w:t>
      </w:r>
      <w:r w:rsidRPr="00E850AE">
        <w:rPr>
          <w:rFonts w:ascii="IRANSans" w:eastAsia="Times New Roman" w:hAnsi="IRANSans" w:cs="B Nazanin"/>
          <w:sz w:val="26"/>
          <w:szCs w:val="26"/>
        </w:rPr>
        <w:t>: </w:t>
      </w:r>
      <w:r w:rsidRPr="00E850AE">
        <w:rPr>
          <w:rFonts w:ascii="Courier New" w:eastAsia="Times New Roman" w:hAnsi="Courier New" w:cs="Courier New"/>
          <w:color w:val="37474F"/>
        </w:rPr>
        <w:t>true</w:t>
      </w:r>
      <w:r w:rsidRPr="00E850AE">
        <w:rPr>
          <w:rFonts w:ascii="IRANSans" w:eastAsia="Times New Roman" w:hAnsi="IRANSans" w:cs="B Nazanin"/>
          <w:sz w:val="26"/>
          <w:szCs w:val="26"/>
        </w:rPr>
        <w:br/>
      </w:r>
      <w:bookmarkStart w:id="40" w:name="Config.toolbox.text"/>
      <w:bookmarkEnd w:id="40"/>
    </w:p>
    <w:p w:rsidR="00E850AE" w:rsidRPr="00E850AE" w:rsidRDefault="00E850AE" w:rsidP="00E850AE">
      <w:pPr>
        <w:pBdr>
          <w:left w:val="single" w:sz="36" w:space="8" w:color="EF5350"/>
        </w:pBdr>
        <w:bidi w:val="0"/>
        <w:spacing w:beforeAutospacing="1" w:after="0" w:afterAutospacing="1" w:line="240" w:lineRule="auto"/>
        <w:ind w:firstLine="150"/>
        <w:outlineLvl w:val="2"/>
        <w:rPr>
          <w:rFonts w:ascii="IRANSans" w:eastAsia="Times New Roman" w:hAnsi="IRANSans" w:cs="B Nazanin"/>
          <w:spacing w:val="-2"/>
          <w:sz w:val="27"/>
          <w:szCs w:val="27"/>
        </w:rPr>
      </w:pPr>
      <w:proofErr w:type="spellStart"/>
      <w:proofErr w:type="gramStart"/>
      <w:r w:rsidRPr="00E850AE">
        <w:rPr>
          <w:rFonts w:ascii="IRANSans" w:eastAsia="Times New Roman" w:hAnsi="IRANSans" w:cs="B Nazanin"/>
          <w:spacing w:val="-2"/>
          <w:sz w:val="27"/>
          <w:szCs w:val="27"/>
        </w:rPr>
        <w:t>toolbox.text</w:t>
      </w:r>
      <w:proofErr w:type="spellEnd"/>
      <w:r w:rsidRPr="00E850AE">
        <w:rPr>
          <w:rFonts w:ascii="IRANSans" w:eastAsia="Times New Roman" w:hAnsi="IRANSans" w:cs="B Nazanin"/>
          <w:spacing w:val="-2"/>
          <w:sz w:val="27"/>
          <w:szCs w:val="27"/>
        </w:rPr>
        <w:t xml:space="preserve"> :</w:t>
      </w:r>
      <w:proofErr w:type="gramEnd"/>
      <w:del w:id="41" w:author="Unknown">
        <w:r w:rsidRPr="00E850AE">
          <w:rPr>
            <w:rFonts w:ascii="IRANSans" w:eastAsia="Times New Roman" w:hAnsi="IRANSans" w:cs="B Nazanin"/>
            <w:spacing w:val="-2"/>
            <w:sz w:val="27"/>
            <w:szCs w:val="27"/>
          </w:rPr>
          <w:delText> </w:delText>
        </w:r>
        <w:r w:rsidRPr="00E850AE">
          <w:rPr>
            <w:rFonts w:ascii="Courier New" w:eastAsia="Times New Roman" w:hAnsi="Courier New" w:cs="Courier New"/>
            <w:color w:val="37474F"/>
            <w:spacing w:val="-2"/>
            <w:sz w:val="28"/>
          </w:rPr>
          <w:delText>object</w:delText>
        </w:r>
      </w:del>
      <w:hyperlink r:id="rId179" w:anchor="toolboxtext-object" w:tooltip="Permanent link" w:history="1">
        <w:r w:rsidRPr="00E850AE">
          <w:rPr>
            <w:rFonts w:ascii="IRANSans" w:eastAsia="Times New Roman" w:hAnsi="IRANSans" w:cs="B Nazanin"/>
            <w:color w:val="0000FF"/>
            <w:spacing w:val="-2"/>
            <w:sz w:val="27"/>
            <w:szCs w:val="27"/>
            <w:u w:val="single"/>
          </w:rPr>
          <w:t>¶</w:t>
        </w:r>
      </w:hyperlink>
    </w:p>
    <w:p w:rsidR="00E850AE" w:rsidRPr="00E850AE" w:rsidRDefault="00E850AE" w:rsidP="00E850AE">
      <w:pPr>
        <w:bidi w:val="0"/>
        <w:spacing w:before="240" w:after="240" w:line="240" w:lineRule="auto"/>
        <w:rPr>
          <w:rFonts w:ascii="IRANSans" w:eastAsia="Times New Roman" w:hAnsi="IRANSans" w:cs="B Nazanin"/>
          <w:sz w:val="26"/>
          <w:szCs w:val="26"/>
        </w:rPr>
      </w:pPr>
      <w:r w:rsidRPr="00E850AE">
        <w:rPr>
          <w:rFonts w:ascii="IRANSans" w:eastAsia="Times New Roman" w:hAnsi="IRANSans" w:cs="B Nazanin"/>
          <w:b/>
          <w:bCs/>
          <w:i/>
          <w:iCs/>
          <w:sz w:val="26"/>
        </w:rPr>
        <w:t>Deprecated</w:t>
      </w:r>
    </w:p>
    <w:p w:rsidR="00E850AE" w:rsidRPr="00E850AE" w:rsidRDefault="00E850AE" w:rsidP="00E850AE">
      <w:pPr>
        <w:bidi w:val="0"/>
        <w:spacing w:before="240" w:after="240" w:line="240" w:lineRule="auto"/>
        <w:rPr>
          <w:rFonts w:ascii="IRANSans" w:eastAsia="Times New Roman" w:hAnsi="IRANSans" w:cs="B Nazanin"/>
          <w:sz w:val="26"/>
          <w:szCs w:val="26"/>
        </w:rPr>
      </w:pPr>
      <w:proofErr w:type="gramStart"/>
      <w:r w:rsidRPr="00E850AE">
        <w:rPr>
          <w:rFonts w:ascii="IRANSans" w:eastAsia="Times New Roman" w:hAnsi="IRANSans" w:cs="B Nazanin"/>
          <w:sz w:val="26"/>
          <w:szCs w:val="26"/>
        </w:rPr>
        <w:t>toolbox</w:t>
      </w:r>
      <w:proofErr w:type="gramEnd"/>
      <w:r w:rsidRPr="00E850AE">
        <w:rPr>
          <w:rFonts w:ascii="IRANSans" w:eastAsia="Times New Roman" w:hAnsi="IRANSans" w:cs="B Nazanin"/>
          <w:sz w:val="26"/>
          <w:szCs w:val="26"/>
        </w:rPr>
        <w:t xml:space="preserve"> button text configuration</w:t>
      </w:r>
    </w:p>
    <w:p w:rsidR="00E850AE" w:rsidRPr="00E850AE" w:rsidRDefault="00E850AE" w:rsidP="00E850AE">
      <w:pPr>
        <w:bidi w:val="0"/>
        <w:spacing w:before="240" w:after="240" w:line="240" w:lineRule="auto"/>
        <w:rPr>
          <w:rFonts w:ascii="IRANSans" w:eastAsia="Times New Roman" w:hAnsi="IRANSans" w:cs="B Nazanin"/>
          <w:sz w:val="26"/>
          <w:szCs w:val="26"/>
        </w:rPr>
      </w:pPr>
      <w:r w:rsidRPr="00E850AE">
        <w:rPr>
          <w:rFonts w:ascii="IRANSans" w:eastAsia="Times New Roman" w:hAnsi="IRANSans" w:cs="B Nazanin"/>
          <w:b/>
          <w:bCs/>
          <w:sz w:val="26"/>
        </w:rPr>
        <w:t>Kind</w:t>
      </w:r>
      <w:r w:rsidRPr="00E850AE">
        <w:rPr>
          <w:rFonts w:ascii="IRANSans" w:eastAsia="Times New Roman" w:hAnsi="IRANSans" w:cs="B Nazanin"/>
          <w:sz w:val="26"/>
          <w:szCs w:val="26"/>
        </w:rPr>
        <w:t>: static property of </w:t>
      </w:r>
      <w:hyperlink r:id="rId180" w:anchor="Config.toolbox" w:history="1">
        <w:r w:rsidRPr="00E850AE">
          <w:rPr>
            <w:rFonts w:ascii="Courier New" w:eastAsia="Times New Roman" w:hAnsi="Courier New" w:cs="Courier New"/>
            <w:color w:val="EF5350"/>
          </w:rPr>
          <w:t>toolbox</w:t>
        </w:r>
      </w:hyperlink>
      <w:r w:rsidRPr="00E850AE">
        <w:rPr>
          <w:rFonts w:ascii="IRANSans" w:eastAsia="Times New Roman" w:hAnsi="IRANSans" w:cs="B Nazanin"/>
          <w:sz w:val="26"/>
          <w:szCs w:val="26"/>
        </w:rPr>
        <w:br/>
      </w:r>
      <w:bookmarkStart w:id="42" w:name="Config.toolbox.text.btnToday"/>
      <w:bookmarkEnd w:id="42"/>
    </w:p>
    <w:p w:rsidR="00E850AE" w:rsidRPr="00E850AE" w:rsidRDefault="00E850AE" w:rsidP="00E850AE">
      <w:pPr>
        <w:pBdr>
          <w:left w:val="single" w:sz="18" w:space="8" w:color="EF5350"/>
        </w:pBdr>
        <w:bidi w:val="0"/>
        <w:spacing w:beforeAutospacing="1" w:after="0" w:afterAutospacing="1" w:line="240" w:lineRule="auto"/>
        <w:ind w:firstLine="150"/>
        <w:outlineLvl w:val="3"/>
        <w:rPr>
          <w:rFonts w:ascii="IRANSans" w:eastAsia="Times New Roman" w:hAnsi="IRANSans" w:cs="B Nazanin"/>
          <w:b/>
          <w:bCs/>
          <w:sz w:val="27"/>
          <w:szCs w:val="27"/>
        </w:rPr>
      </w:pPr>
      <w:proofErr w:type="spellStart"/>
      <w:proofErr w:type="gramStart"/>
      <w:r w:rsidRPr="00E850AE">
        <w:rPr>
          <w:rFonts w:ascii="IRANSans" w:eastAsia="Times New Roman" w:hAnsi="IRANSans" w:cs="B Nazanin"/>
          <w:b/>
          <w:bCs/>
          <w:sz w:val="27"/>
          <w:szCs w:val="27"/>
        </w:rPr>
        <w:t>text.btnToday</w:t>
      </w:r>
      <w:proofErr w:type="spellEnd"/>
      <w:r w:rsidRPr="00E850AE">
        <w:rPr>
          <w:rFonts w:ascii="IRANSans" w:eastAsia="Times New Roman" w:hAnsi="IRANSans" w:cs="B Nazanin"/>
          <w:b/>
          <w:bCs/>
          <w:sz w:val="27"/>
          <w:szCs w:val="27"/>
        </w:rPr>
        <w:t xml:space="preserve"> :</w:t>
      </w:r>
      <w:proofErr w:type="gramEnd"/>
      <w:del w:id="43" w:author="Unknown">
        <w:r w:rsidRPr="00E850AE">
          <w:rPr>
            <w:rFonts w:ascii="IRANSans" w:eastAsia="Times New Roman" w:hAnsi="IRANSans" w:cs="B Nazanin"/>
            <w:b/>
            <w:bCs/>
            <w:sz w:val="27"/>
            <w:szCs w:val="27"/>
          </w:rPr>
          <w:delText> </w:delText>
        </w:r>
        <w:r w:rsidRPr="00E850AE">
          <w:rPr>
            <w:rFonts w:ascii="Courier New" w:eastAsia="Times New Roman" w:hAnsi="Courier New" w:cs="Courier New"/>
            <w:color w:val="37474F"/>
            <w:sz w:val="23"/>
          </w:rPr>
          <w:delText>string</w:delText>
        </w:r>
      </w:del>
      <w:hyperlink r:id="rId181" w:anchor="textbtntoday-string" w:tooltip="Permanent link" w:history="1">
        <w:r w:rsidRPr="00E850AE">
          <w:rPr>
            <w:rFonts w:ascii="IRANSans" w:eastAsia="Times New Roman" w:hAnsi="IRANSans" w:cs="B Nazanin"/>
            <w:b/>
            <w:bCs/>
            <w:color w:val="0000FF"/>
            <w:sz w:val="27"/>
            <w:u w:val="single"/>
          </w:rPr>
          <w:t>¶</w:t>
        </w:r>
      </w:hyperlink>
    </w:p>
    <w:p w:rsidR="00E850AE" w:rsidRPr="00E850AE" w:rsidRDefault="00E850AE" w:rsidP="00E850AE">
      <w:pPr>
        <w:bidi w:val="0"/>
        <w:spacing w:before="240" w:after="240" w:line="240" w:lineRule="auto"/>
        <w:rPr>
          <w:rFonts w:ascii="IRANSans" w:eastAsia="Times New Roman" w:hAnsi="IRANSans" w:cs="B Nazanin"/>
          <w:sz w:val="26"/>
          <w:szCs w:val="26"/>
        </w:rPr>
      </w:pPr>
      <w:r w:rsidRPr="00E850AE">
        <w:rPr>
          <w:rFonts w:ascii="IRANSans" w:eastAsia="Times New Roman" w:hAnsi="IRANSans" w:cs="B Nazanin"/>
          <w:b/>
          <w:bCs/>
          <w:i/>
          <w:iCs/>
          <w:sz w:val="26"/>
        </w:rPr>
        <w:t>Deprecated</w:t>
      </w:r>
    </w:p>
    <w:p w:rsidR="00E850AE" w:rsidRPr="00E850AE" w:rsidRDefault="00E850AE" w:rsidP="00E850AE">
      <w:pPr>
        <w:bidi w:val="0"/>
        <w:spacing w:before="240" w:after="240" w:line="240" w:lineRule="auto"/>
        <w:rPr>
          <w:rFonts w:ascii="IRANSans" w:eastAsia="Times New Roman" w:hAnsi="IRANSans" w:cs="B Nazanin"/>
          <w:sz w:val="26"/>
          <w:szCs w:val="26"/>
        </w:rPr>
      </w:pPr>
      <w:proofErr w:type="gramStart"/>
      <w:r w:rsidRPr="00E850AE">
        <w:rPr>
          <w:rFonts w:ascii="IRANSans" w:eastAsia="Times New Roman" w:hAnsi="IRANSans" w:cs="B Nazanin"/>
          <w:sz w:val="26"/>
          <w:szCs w:val="26"/>
        </w:rPr>
        <w:lastRenderedPageBreak/>
        <w:t>text</w:t>
      </w:r>
      <w:proofErr w:type="gramEnd"/>
      <w:r w:rsidRPr="00E850AE">
        <w:rPr>
          <w:rFonts w:ascii="IRANSans" w:eastAsia="Times New Roman" w:hAnsi="IRANSans" w:cs="B Nazanin"/>
          <w:sz w:val="26"/>
          <w:szCs w:val="26"/>
        </w:rPr>
        <w:t xml:space="preserve"> of today button, deprecated from 1.0.0</w:t>
      </w:r>
    </w:p>
    <w:p w:rsidR="00E850AE" w:rsidRPr="00E850AE" w:rsidRDefault="00E850AE" w:rsidP="00E850AE">
      <w:pPr>
        <w:bidi w:val="0"/>
        <w:spacing w:after="0" w:line="240" w:lineRule="auto"/>
        <w:rPr>
          <w:rFonts w:ascii="IRANSans" w:eastAsia="Times New Roman" w:hAnsi="IRANSans" w:cs="B Nazanin"/>
          <w:sz w:val="26"/>
          <w:szCs w:val="26"/>
        </w:rPr>
      </w:pPr>
      <w:r w:rsidRPr="00E850AE">
        <w:rPr>
          <w:rFonts w:ascii="IRANSans" w:eastAsia="Times New Roman" w:hAnsi="IRANSans" w:cs="B Nazanin"/>
          <w:b/>
          <w:bCs/>
          <w:sz w:val="26"/>
        </w:rPr>
        <w:t>Kind</w:t>
      </w:r>
      <w:r w:rsidRPr="00E850AE">
        <w:rPr>
          <w:rFonts w:ascii="IRANSans" w:eastAsia="Times New Roman" w:hAnsi="IRANSans" w:cs="B Nazanin"/>
          <w:sz w:val="26"/>
          <w:szCs w:val="26"/>
        </w:rPr>
        <w:t>: static property of </w:t>
      </w:r>
      <w:hyperlink r:id="rId182" w:anchor="Config.toolbox.text" w:history="1">
        <w:r w:rsidRPr="00E850AE">
          <w:rPr>
            <w:rFonts w:ascii="Courier New" w:eastAsia="Times New Roman" w:hAnsi="Courier New" w:cs="Courier New"/>
            <w:color w:val="EF5350"/>
          </w:rPr>
          <w:t>text</w:t>
        </w:r>
      </w:hyperlink>
      <w:r w:rsidRPr="00E850AE">
        <w:rPr>
          <w:rFonts w:ascii="IRANSans" w:eastAsia="Times New Roman" w:hAnsi="IRANSans" w:cs="B Nazanin"/>
          <w:sz w:val="26"/>
          <w:szCs w:val="26"/>
        </w:rPr>
        <w:br/>
      </w:r>
      <w:r w:rsidRPr="00E850AE">
        <w:rPr>
          <w:rFonts w:ascii="IRANSans" w:eastAsia="Times New Roman" w:hAnsi="IRANSans" w:cs="B Nazanin"/>
          <w:b/>
          <w:bCs/>
          <w:sz w:val="26"/>
        </w:rPr>
        <w:t>Default</w:t>
      </w:r>
      <w:r w:rsidRPr="00E850AE">
        <w:rPr>
          <w:rFonts w:ascii="IRANSans" w:eastAsia="Times New Roman" w:hAnsi="IRANSans" w:cs="B Nazanin"/>
          <w:sz w:val="26"/>
          <w:szCs w:val="26"/>
        </w:rPr>
        <w:t>: </w:t>
      </w:r>
      <w:r w:rsidRPr="00E850AE">
        <w:rPr>
          <w:rFonts w:ascii="Courier New" w:eastAsia="Times New Roman" w:hAnsi="Courier New" w:cs="Courier New"/>
          <w:color w:val="37474F"/>
        </w:rPr>
        <w:t>"'</w:t>
      </w:r>
      <w:r w:rsidRPr="00E850AE">
        <w:rPr>
          <w:rFonts w:ascii="Courier New" w:eastAsia="Times New Roman" w:hAnsi="Courier New" w:cs="Courier New"/>
          <w:color w:val="37474F"/>
          <w:rtl/>
        </w:rPr>
        <w:t>امروز</w:t>
      </w:r>
      <w:r w:rsidRPr="00E850AE">
        <w:rPr>
          <w:rFonts w:ascii="Courier New" w:eastAsia="Times New Roman" w:hAnsi="Courier New" w:cs="Courier New"/>
          <w:color w:val="37474F"/>
        </w:rPr>
        <w:t>'"</w:t>
      </w:r>
      <w:r w:rsidRPr="00E850AE">
        <w:rPr>
          <w:rFonts w:ascii="IRANSans" w:eastAsia="Times New Roman" w:hAnsi="IRANSans" w:cs="B Nazanin"/>
          <w:sz w:val="26"/>
          <w:szCs w:val="26"/>
        </w:rPr>
        <w:br/>
      </w:r>
      <w:bookmarkStart w:id="44" w:name="Config.toolbox.submitButton"/>
      <w:bookmarkEnd w:id="44"/>
    </w:p>
    <w:p w:rsidR="00E850AE" w:rsidRPr="00E850AE" w:rsidRDefault="00E850AE" w:rsidP="00E850AE">
      <w:pPr>
        <w:pBdr>
          <w:left w:val="single" w:sz="36" w:space="8" w:color="EF5350"/>
        </w:pBdr>
        <w:bidi w:val="0"/>
        <w:spacing w:before="100" w:beforeAutospacing="1" w:after="100" w:afterAutospacing="1" w:line="240" w:lineRule="auto"/>
        <w:ind w:firstLine="150"/>
        <w:outlineLvl w:val="2"/>
        <w:rPr>
          <w:rFonts w:ascii="IRANSans" w:eastAsia="Times New Roman" w:hAnsi="IRANSans" w:cs="B Nazanin"/>
          <w:spacing w:val="-2"/>
          <w:sz w:val="27"/>
          <w:szCs w:val="27"/>
        </w:rPr>
      </w:pPr>
      <w:proofErr w:type="spellStart"/>
      <w:r w:rsidRPr="00E850AE">
        <w:rPr>
          <w:rFonts w:ascii="IRANSans" w:eastAsia="Times New Roman" w:hAnsi="IRANSans" w:cs="B Nazanin"/>
          <w:spacing w:val="-2"/>
          <w:sz w:val="27"/>
          <w:szCs w:val="27"/>
        </w:rPr>
        <w:t>toolbox.submitButton</w:t>
      </w:r>
      <w:proofErr w:type="spellEnd"/>
      <w:r w:rsidRPr="00E850AE">
        <w:rPr>
          <w:rFonts w:ascii="IRANSans" w:eastAsia="Times New Roman" w:hAnsi="IRANSans" w:cs="B Nazanin"/>
          <w:spacing w:val="-2"/>
          <w:sz w:val="27"/>
          <w:szCs w:val="27"/>
        </w:rPr>
        <w:fldChar w:fldCharType="begin"/>
      </w:r>
      <w:r w:rsidRPr="00E850AE">
        <w:rPr>
          <w:rFonts w:ascii="IRANSans" w:eastAsia="Times New Roman" w:hAnsi="IRANSans" w:cs="B Nazanin"/>
          <w:spacing w:val="-2"/>
          <w:sz w:val="27"/>
          <w:szCs w:val="27"/>
        </w:rPr>
        <w:instrText xml:space="preserve"> HYPERLINK "http://babakhani.github.io/PersianWebToolkit/doc/datepicker/options/" \l "toolboxsubmitbutton" \o "Permanent link" </w:instrText>
      </w:r>
      <w:r w:rsidRPr="00E850AE">
        <w:rPr>
          <w:rFonts w:ascii="IRANSans" w:eastAsia="Times New Roman" w:hAnsi="IRANSans" w:cs="B Nazanin"/>
          <w:spacing w:val="-2"/>
          <w:sz w:val="27"/>
          <w:szCs w:val="27"/>
        </w:rPr>
        <w:fldChar w:fldCharType="separate"/>
      </w:r>
      <w:r w:rsidRPr="00E850AE">
        <w:rPr>
          <w:rFonts w:ascii="IRANSans" w:eastAsia="Times New Roman" w:hAnsi="IRANSans" w:cs="B Nazanin"/>
          <w:color w:val="0000FF"/>
          <w:spacing w:val="-2"/>
          <w:sz w:val="27"/>
          <w:szCs w:val="27"/>
          <w:u w:val="single"/>
        </w:rPr>
        <w:t>¶</w:t>
      </w:r>
      <w:r w:rsidRPr="00E850AE">
        <w:rPr>
          <w:rFonts w:ascii="IRANSans" w:eastAsia="Times New Roman" w:hAnsi="IRANSans" w:cs="B Nazanin"/>
          <w:spacing w:val="-2"/>
          <w:sz w:val="27"/>
          <w:szCs w:val="27"/>
        </w:rPr>
        <w:fldChar w:fldCharType="end"/>
      </w:r>
    </w:p>
    <w:p w:rsidR="00E850AE" w:rsidRPr="00E850AE" w:rsidRDefault="00E850AE" w:rsidP="00E850AE">
      <w:pPr>
        <w:bidi w:val="0"/>
        <w:spacing w:before="240" w:after="240" w:line="240" w:lineRule="auto"/>
        <w:rPr>
          <w:rFonts w:ascii="IRANSans" w:eastAsia="Times New Roman" w:hAnsi="IRANSans" w:cs="B Nazanin"/>
          <w:sz w:val="26"/>
          <w:szCs w:val="26"/>
        </w:rPr>
      </w:pPr>
      <w:proofErr w:type="gramStart"/>
      <w:r w:rsidRPr="00E850AE">
        <w:rPr>
          <w:rFonts w:ascii="IRANSans" w:eastAsia="Times New Roman" w:hAnsi="IRANSans" w:cs="B Nazanin"/>
          <w:sz w:val="26"/>
          <w:szCs w:val="26"/>
        </w:rPr>
        <w:t>submit</w:t>
      </w:r>
      <w:proofErr w:type="gramEnd"/>
      <w:r w:rsidRPr="00E850AE">
        <w:rPr>
          <w:rFonts w:ascii="IRANSans" w:eastAsia="Times New Roman" w:hAnsi="IRANSans" w:cs="B Nazanin"/>
          <w:sz w:val="26"/>
          <w:szCs w:val="26"/>
        </w:rPr>
        <w:t xml:space="preserve"> button configuration (only shown on mobile)</w:t>
      </w:r>
    </w:p>
    <w:p w:rsidR="00E850AE" w:rsidRPr="00E850AE" w:rsidRDefault="00E850AE" w:rsidP="00E850AE">
      <w:pPr>
        <w:bidi w:val="0"/>
        <w:spacing w:before="240" w:after="240" w:line="240" w:lineRule="auto"/>
        <w:rPr>
          <w:rFonts w:ascii="IRANSans" w:eastAsia="Times New Roman" w:hAnsi="IRANSans" w:cs="B Nazanin"/>
          <w:sz w:val="26"/>
          <w:szCs w:val="26"/>
        </w:rPr>
      </w:pPr>
      <w:r w:rsidRPr="00E850AE">
        <w:rPr>
          <w:rFonts w:ascii="IRANSans" w:eastAsia="Times New Roman" w:hAnsi="IRANSans" w:cs="B Nazanin"/>
          <w:b/>
          <w:bCs/>
          <w:sz w:val="26"/>
        </w:rPr>
        <w:t>Kind</w:t>
      </w:r>
      <w:r w:rsidRPr="00E850AE">
        <w:rPr>
          <w:rFonts w:ascii="IRANSans" w:eastAsia="Times New Roman" w:hAnsi="IRANSans" w:cs="B Nazanin"/>
          <w:sz w:val="26"/>
          <w:szCs w:val="26"/>
        </w:rPr>
        <w:t>: static property of </w:t>
      </w:r>
      <w:hyperlink r:id="rId183" w:anchor="Config.toolbox" w:history="1">
        <w:r w:rsidRPr="00E850AE">
          <w:rPr>
            <w:rFonts w:ascii="Courier New" w:eastAsia="Times New Roman" w:hAnsi="Courier New" w:cs="Courier New"/>
            <w:color w:val="EF5350"/>
          </w:rPr>
          <w:t>toolbox</w:t>
        </w:r>
      </w:hyperlink>
      <w:r w:rsidRPr="00E850AE">
        <w:rPr>
          <w:rFonts w:ascii="IRANSans" w:eastAsia="Times New Roman" w:hAnsi="IRANSans" w:cs="B Nazanin"/>
          <w:sz w:val="26"/>
          <w:szCs w:val="26"/>
        </w:rPr>
        <w:br/>
      </w:r>
      <w:proofErr w:type="gramStart"/>
      <w:r w:rsidRPr="00E850AE">
        <w:rPr>
          <w:rFonts w:ascii="IRANSans" w:eastAsia="Times New Roman" w:hAnsi="IRANSans" w:cs="B Nazanin"/>
          <w:b/>
          <w:bCs/>
          <w:sz w:val="26"/>
        </w:rPr>
        <w:t>Since</w:t>
      </w:r>
      <w:proofErr w:type="gramEnd"/>
      <w:r w:rsidRPr="00E850AE">
        <w:rPr>
          <w:rFonts w:ascii="IRANSans" w:eastAsia="Times New Roman" w:hAnsi="IRANSans" w:cs="B Nazanin"/>
          <w:sz w:val="26"/>
          <w:szCs w:val="26"/>
        </w:rPr>
        <w:t>: 1.0.0</w:t>
      </w:r>
    </w:p>
    <w:p w:rsidR="00E850AE" w:rsidRPr="00E850AE" w:rsidRDefault="0076411C" w:rsidP="00E850AE">
      <w:pPr>
        <w:numPr>
          <w:ilvl w:val="0"/>
          <w:numId w:val="8"/>
        </w:numPr>
        <w:bidi w:val="0"/>
        <w:spacing w:before="100" w:beforeAutospacing="1" w:after="0" w:line="240" w:lineRule="auto"/>
        <w:ind w:left="450"/>
        <w:rPr>
          <w:rFonts w:ascii="IRANSans" w:eastAsia="Times New Roman" w:hAnsi="IRANSans" w:cs="B Nazanin"/>
          <w:sz w:val="26"/>
          <w:szCs w:val="26"/>
        </w:rPr>
      </w:pPr>
      <w:hyperlink r:id="rId184" w:anchor="Config.toolbox.submitButton" w:history="1"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.</w:t>
        </w:r>
        <w:proofErr w:type="spellStart"/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submitButton</w:t>
        </w:r>
        <w:proofErr w:type="spellEnd"/>
      </w:hyperlink>
    </w:p>
    <w:p w:rsidR="00E850AE" w:rsidRPr="00E850AE" w:rsidRDefault="0076411C" w:rsidP="00E850AE">
      <w:pPr>
        <w:numPr>
          <w:ilvl w:val="1"/>
          <w:numId w:val="8"/>
        </w:numPr>
        <w:bidi w:val="0"/>
        <w:spacing w:beforeAutospacing="1" w:after="0" w:line="240" w:lineRule="auto"/>
        <w:ind w:left="900"/>
        <w:rPr>
          <w:rFonts w:ascii="IRANSans" w:eastAsia="Times New Roman" w:hAnsi="IRANSans" w:cs="B Nazanin"/>
          <w:sz w:val="26"/>
          <w:szCs w:val="26"/>
        </w:rPr>
      </w:pPr>
      <w:hyperlink r:id="rId185" w:anchor="Config.toolbox.submitButton.enabled" w:history="1"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.enabled</w:t>
        </w:r>
      </w:hyperlink>
      <w:r w:rsidR="00E850AE" w:rsidRPr="00E850AE">
        <w:rPr>
          <w:rFonts w:ascii="IRANSans" w:eastAsia="Times New Roman" w:hAnsi="IRANSans" w:cs="B Nazanin"/>
          <w:sz w:val="26"/>
          <w:szCs w:val="26"/>
        </w:rPr>
        <w:t> : </w:t>
      </w:r>
      <w:proofErr w:type="spellStart"/>
      <w:r w:rsidR="00E850AE" w:rsidRPr="00E850AE">
        <w:rPr>
          <w:rFonts w:ascii="Courier New" w:eastAsia="Times New Roman" w:hAnsi="Courier New" w:cs="Courier New"/>
          <w:color w:val="37474F"/>
        </w:rPr>
        <w:t>boolean</w:t>
      </w:r>
      <w:proofErr w:type="spellEnd"/>
    </w:p>
    <w:p w:rsidR="00E850AE" w:rsidRPr="00E850AE" w:rsidRDefault="0076411C" w:rsidP="00E850AE">
      <w:pPr>
        <w:numPr>
          <w:ilvl w:val="1"/>
          <w:numId w:val="8"/>
        </w:numPr>
        <w:bidi w:val="0"/>
        <w:spacing w:beforeAutospacing="1" w:after="0" w:line="240" w:lineRule="auto"/>
        <w:ind w:left="900"/>
        <w:rPr>
          <w:rFonts w:ascii="IRANSans" w:eastAsia="Times New Roman" w:hAnsi="IRANSans" w:cs="B Nazanin"/>
          <w:sz w:val="26"/>
          <w:szCs w:val="26"/>
        </w:rPr>
      </w:pPr>
      <w:hyperlink r:id="rId186" w:anchor="Config.toolbox.submitButton.text" w:history="1"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.text</w:t>
        </w:r>
      </w:hyperlink>
      <w:r w:rsidR="00E850AE" w:rsidRPr="00E850AE">
        <w:rPr>
          <w:rFonts w:ascii="IRANSans" w:eastAsia="Times New Roman" w:hAnsi="IRANSans" w:cs="B Nazanin"/>
          <w:sz w:val="26"/>
          <w:szCs w:val="26"/>
        </w:rPr>
        <w:t> : </w:t>
      </w:r>
      <w:r w:rsidR="00E850AE" w:rsidRPr="00E850AE">
        <w:rPr>
          <w:rFonts w:ascii="Courier New" w:eastAsia="Times New Roman" w:hAnsi="Courier New" w:cs="Courier New"/>
          <w:color w:val="37474F"/>
        </w:rPr>
        <w:t>object</w:t>
      </w:r>
    </w:p>
    <w:p w:rsidR="00E850AE" w:rsidRPr="00E850AE" w:rsidRDefault="0076411C" w:rsidP="00E850AE">
      <w:pPr>
        <w:numPr>
          <w:ilvl w:val="2"/>
          <w:numId w:val="8"/>
        </w:numPr>
        <w:bidi w:val="0"/>
        <w:spacing w:beforeAutospacing="1" w:after="0" w:line="240" w:lineRule="auto"/>
        <w:ind w:left="1350"/>
        <w:rPr>
          <w:rFonts w:ascii="IRANSans" w:eastAsia="Times New Roman" w:hAnsi="IRANSans" w:cs="B Nazanin"/>
          <w:sz w:val="26"/>
          <w:szCs w:val="26"/>
        </w:rPr>
      </w:pPr>
      <w:hyperlink r:id="rId187" w:anchor="Config.toolbox.submitButton.text.fa" w:history="1"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.fa</w:t>
        </w:r>
      </w:hyperlink>
      <w:r w:rsidR="00E850AE" w:rsidRPr="00E850AE">
        <w:rPr>
          <w:rFonts w:ascii="IRANSans" w:eastAsia="Times New Roman" w:hAnsi="IRANSans" w:cs="B Nazanin"/>
          <w:sz w:val="26"/>
          <w:szCs w:val="26"/>
        </w:rPr>
        <w:t> : </w:t>
      </w:r>
      <w:r w:rsidR="00E850AE" w:rsidRPr="00E850AE">
        <w:rPr>
          <w:rFonts w:ascii="Courier New" w:eastAsia="Times New Roman" w:hAnsi="Courier New" w:cs="Courier New"/>
          <w:color w:val="37474F"/>
        </w:rPr>
        <w:t>object</w:t>
      </w:r>
    </w:p>
    <w:p w:rsidR="00E850AE" w:rsidRPr="00E850AE" w:rsidRDefault="0076411C" w:rsidP="00E850AE">
      <w:pPr>
        <w:numPr>
          <w:ilvl w:val="2"/>
          <w:numId w:val="8"/>
        </w:numPr>
        <w:bidi w:val="0"/>
        <w:spacing w:beforeAutospacing="1" w:after="0" w:line="240" w:lineRule="auto"/>
        <w:ind w:left="1350"/>
        <w:rPr>
          <w:rFonts w:ascii="IRANSans" w:eastAsia="Times New Roman" w:hAnsi="IRANSans" w:cs="B Nazanin"/>
          <w:sz w:val="26"/>
          <w:szCs w:val="26"/>
        </w:rPr>
      </w:pPr>
      <w:hyperlink r:id="rId188" w:anchor="Config.toolbox.submitButton.text.en" w:history="1"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.en</w:t>
        </w:r>
      </w:hyperlink>
      <w:r w:rsidR="00E850AE" w:rsidRPr="00E850AE">
        <w:rPr>
          <w:rFonts w:ascii="IRANSans" w:eastAsia="Times New Roman" w:hAnsi="IRANSans" w:cs="B Nazanin"/>
          <w:sz w:val="26"/>
          <w:szCs w:val="26"/>
        </w:rPr>
        <w:t> : </w:t>
      </w:r>
      <w:r w:rsidR="00E850AE" w:rsidRPr="00E850AE">
        <w:rPr>
          <w:rFonts w:ascii="Courier New" w:eastAsia="Times New Roman" w:hAnsi="Courier New" w:cs="Courier New"/>
          <w:color w:val="37474F"/>
        </w:rPr>
        <w:t>object</w:t>
      </w:r>
    </w:p>
    <w:p w:rsidR="00E850AE" w:rsidRPr="00E850AE" w:rsidRDefault="0076411C" w:rsidP="00E850AE">
      <w:pPr>
        <w:numPr>
          <w:ilvl w:val="1"/>
          <w:numId w:val="8"/>
        </w:numPr>
        <w:bidi w:val="0"/>
        <w:spacing w:before="100" w:beforeAutospacing="1" w:after="0" w:line="240" w:lineRule="auto"/>
        <w:ind w:left="900"/>
        <w:rPr>
          <w:rFonts w:ascii="IRANSans" w:eastAsia="Times New Roman" w:hAnsi="IRANSans" w:cs="B Nazanin"/>
          <w:sz w:val="26"/>
          <w:szCs w:val="26"/>
        </w:rPr>
      </w:pPr>
      <w:hyperlink r:id="rId189" w:anchor="Config.toolbox.submitButton.event_onSubmit" w:history="1"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"</w:t>
        </w:r>
        <w:proofErr w:type="spellStart"/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onSubmit</w:t>
        </w:r>
        <w:proofErr w:type="spellEnd"/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"</w:t>
        </w:r>
      </w:hyperlink>
    </w:p>
    <w:p w:rsidR="00E850AE" w:rsidRPr="00E850AE" w:rsidRDefault="00E850AE" w:rsidP="00E850AE">
      <w:pPr>
        <w:pBdr>
          <w:left w:val="single" w:sz="18" w:space="8" w:color="EF5350"/>
        </w:pBdr>
        <w:bidi w:val="0"/>
        <w:spacing w:beforeAutospacing="1" w:after="0" w:afterAutospacing="1" w:line="240" w:lineRule="auto"/>
        <w:ind w:firstLine="150"/>
        <w:outlineLvl w:val="3"/>
        <w:rPr>
          <w:rFonts w:ascii="IRANSans" w:eastAsia="Times New Roman" w:hAnsi="IRANSans" w:cs="B Nazanin"/>
          <w:b/>
          <w:bCs/>
          <w:sz w:val="27"/>
          <w:szCs w:val="27"/>
        </w:rPr>
      </w:pPr>
      <w:bookmarkStart w:id="45" w:name="Config.toolbox.submitButton.enabled"/>
      <w:bookmarkEnd w:id="45"/>
      <w:proofErr w:type="spellStart"/>
      <w:proofErr w:type="gramStart"/>
      <w:r w:rsidRPr="00E850AE">
        <w:rPr>
          <w:rFonts w:ascii="IRANSans" w:eastAsia="Times New Roman" w:hAnsi="IRANSans" w:cs="B Nazanin"/>
          <w:b/>
          <w:bCs/>
          <w:sz w:val="27"/>
          <w:szCs w:val="27"/>
        </w:rPr>
        <w:t>submitButton.enabled</w:t>
      </w:r>
      <w:proofErr w:type="spellEnd"/>
      <w:r w:rsidRPr="00E850AE">
        <w:rPr>
          <w:rFonts w:ascii="IRANSans" w:eastAsia="Times New Roman" w:hAnsi="IRANSans" w:cs="B Nazanin"/>
          <w:b/>
          <w:bCs/>
          <w:sz w:val="27"/>
          <w:szCs w:val="27"/>
        </w:rPr>
        <w:t xml:space="preserve"> :</w:t>
      </w:r>
      <w:proofErr w:type="gramEnd"/>
      <w:r w:rsidRPr="00E850AE">
        <w:rPr>
          <w:rFonts w:ascii="IRANSans" w:eastAsia="Times New Roman" w:hAnsi="IRANSans" w:cs="B Nazanin"/>
          <w:b/>
          <w:bCs/>
          <w:sz w:val="27"/>
          <w:szCs w:val="27"/>
        </w:rPr>
        <w:t> </w:t>
      </w:r>
      <w:proofErr w:type="spellStart"/>
      <w:r w:rsidRPr="00E850AE">
        <w:rPr>
          <w:rFonts w:ascii="Courier New" w:eastAsia="Times New Roman" w:hAnsi="Courier New" w:cs="Courier New"/>
          <w:color w:val="37474F"/>
          <w:sz w:val="23"/>
        </w:rPr>
        <w:t>boolean</w:t>
      </w:r>
      <w:proofErr w:type="spellEnd"/>
      <w:r w:rsidRPr="00E850AE">
        <w:rPr>
          <w:rFonts w:ascii="IRANSans" w:eastAsia="Times New Roman" w:hAnsi="IRANSans" w:cs="B Nazanin"/>
          <w:b/>
          <w:bCs/>
          <w:sz w:val="27"/>
          <w:szCs w:val="27"/>
        </w:rPr>
        <w:fldChar w:fldCharType="begin"/>
      </w:r>
      <w:r w:rsidRPr="00E850AE">
        <w:rPr>
          <w:rFonts w:ascii="IRANSans" w:eastAsia="Times New Roman" w:hAnsi="IRANSans" w:cs="B Nazanin"/>
          <w:b/>
          <w:bCs/>
          <w:sz w:val="27"/>
          <w:szCs w:val="27"/>
        </w:rPr>
        <w:instrText xml:space="preserve"> HYPERLINK "http://babakhani.github.io/PersianWebToolkit/doc/datepicker/options/" \l "submitbuttonenabled-boolean" \o "Permanent link" </w:instrText>
      </w:r>
      <w:r w:rsidRPr="00E850AE">
        <w:rPr>
          <w:rFonts w:ascii="IRANSans" w:eastAsia="Times New Roman" w:hAnsi="IRANSans" w:cs="B Nazanin"/>
          <w:b/>
          <w:bCs/>
          <w:sz w:val="27"/>
          <w:szCs w:val="27"/>
        </w:rPr>
        <w:fldChar w:fldCharType="separate"/>
      </w:r>
      <w:r w:rsidRPr="00E850AE">
        <w:rPr>
          <w:rFonts w:ascii="IRANSans" w:eastAsia="Times New Roman" w:hAnsi="IRANSans" w:cs="B Nazanin"/>
          <w:b/>
          <w:bCs/>
          <w:color w:val="0000FF"/>
          <w:sz w:val="27"/>
          <w:u w:val="single"/>
        </w:rPr>
        <w:t>¶</w:t>
      </w:r>
      <w:r w:rsidRPr="00E850AE">
        <w:rPr>
          <w:rFonts w:ascii="IRANSans" w:eastAsia="Times New Roman" w:hAnsi="IRANSans" w:cs="B Nazanin"/>
          <w:b/>
          <w:bCs/>
          <w:sz w:val="27"/>
          <w:szCs w:val="27"/>
        </w:rPr>
        <w:fldChar w:fldCharType="end"/>
      </w:r>
    </w:p>
    <w:p w:rsidR="00E850AE" w:rsidRPr="00E850AE" w:rsidRDefault="00E850AE" w:rsidP="00E850AE">
      <w:pPr>
        <w:bidi w:val="0"/>
        <w:spacing w:before="240" w:after="240" w:line="240" w:lineRule="auto"/>
        <w:rPr>
          <w:rFonts w:ascii="IRANSans" w:eastAsia="Times New Roman" w:hAnsi="IRANSans" w:cs="B Nazanin"/>
          <w:sz w:val="26"/>
          <w:szCs w:val="26"/>
        </w:rPr>
      </w:pPr>
      <w:proofErr w:type="gramStart"/>
      <w:r w:rsidRPr="00E850AE">
        <w:rPr>
          <w:rFonts w:ascii="IRANSans" w:eastAsia="Times New Roman" w:hAnsi="IRANSans" w:cs="B Nazanin"/>
          <w:sz w:val="26"/>
          <w:szCs w:val="26"/>
        </w:rPr>
        <w:t>make</w:t>
      </w:r>
      <w:proofErr w:type="gramEnd"/>
      <w:r w:rsidRPr="00E850AE">
        <w:rPr>
          <w:rFonts w:ascii="IRANSans" w:eastAsia="Times New Roman" w:hAnsi="IRANSans" w:cs="B Nazanin"/>
          <w:sz w:val="26"/>
          <w:szCs w:val="26"/>
        </w:rPr>
        <w:t xml:space="preserve"> submit button enable or disable</w:t>
      </w:r>
    </w:p>
    <w:p w:rsidR="00E850AE" w:rsidRPr="00E850AE" w:rsidRDefault="00E850AE" w:rsidP="00E850AE">
      <w:pPr>
        <w:bidi w:val="0"/>
        <w:spacing w:after="0" w:line="240" w:lineRule="auto"/>
        <w:rPr>
          <w:rFonts w:ascii="IRANSans" w:eastAsia="Times New Roman" w:hAnsi="IRANSans" w:cs="B Nazanin"/>
          <w:sz w:val="26"/>
          <w:szCs w:val="26"/>
        </w:rPr>
      </w:pPr>
      <w:r w:rsidRPr="00E850AE">
        <w:rPr>
          <w:rFonts w:ascii="IRANSans" w:eastAsia="Times New Roman" w:hAnsi="IRANSans" w:cs="B Nazanin"/>
          <w:b/>
          <w:bCs/>
          <w:sz w:val="26"/>
        </w:rPr>
        <w:t>Kind</w:t>
      </w:r>
      <w:r w:rsidRPr="00E850AE">
        <w:rPr>
          <w:rFonts w:ascii="IRANSans" w:eastAsia="Times New Roman" w:hAnsi="IRANSans" w:cs="B Nazanin"/>
          <w:sz w:val="26"/>
          <w:szCs w:val="26"/>
        </w:rPr>
        <w:t>: static property of </w:t>
      </w:r>
      <w:proofErr w:type="spellStart"/>
      <w:r w:rsidRPr="00E850AE">
        <w:rPr>
          <w:rFonts w:ascii="IRANSans" w:eastAsia="Times New Roman" w:hAnsi="IRANSans" w:cs="B Nazanin"/>
          <w:sz w:val="26"/>
          <w:szCs w:val="26"/>
        </w:rPr>
        <w:fldChar w:fldCharType="begin"/>
      </w:r>
      <w:r w:rsidRPr="00E850AE">
        <w:rPr>
          <w:rFonts w:ascii="IRANSans" w:eastAsia="Times New Roman" w:hAnsi="IRANSans" w:cs="B Nazanin"/>
          <w:sz w:val="26"/>
          <w:szCs w:val="26"/>
        </w:rPr>
        <w:instrText xml:space="preserve"> HYPERLINK "http://babakhani.github.io/PersianWebToolkit/doc/datepicker/options/" \l "Config.toolbox.submitButton" </w:instrText>
      </w:r>
      <w:r w:rsidRPr="00E850AE">
        <w:rPr>
          <w:rFonts w:ascii="IRANSans" w:eastAsia="Times New Roman" w:hAnsi="IRANSans" w:cs="B Nazanin"/>
          <w:sz w:val="26"/>
          <w:szCs w:val="26"/>
        </w:rPr>
        <w:fldChar w:fldCharType="separate"/>
      </w:r>
      <w:r w:rsidRPr="00E850AE">
        <w:rPr>
          <w:rFonts w:ascii="Courier New" w:eastAsia="Times New Roman" w:hAnsi="Courier New" w:cs="Courier New"/>
          <w:color w:val="EF5350"/>
        </w:rPr>
        <w:t>submitButton</w:t>
      </w:r>
      <w:proofErr w:type="spellEnd"/>
      <w:r w:rsidRPr="00E850AE">
        <w:rPr>
          <w:rFonts w:ascii="IRANSans" w:eastAsia="Times New Roman" w:hAnsi="IRANSans" w:cs="B Nazanin"/>
          <w:sz w:val="26"/>
          <w:szCs w:val="26"/>
        </w:rPr>
        <w:fldChar w:fldCharType="end"/>
      </w:r>
      <w:r w:rsidRPr="00E850AE">
        <w:rPr>
          <w:rFonts w:ascii="IRANSans" w:eastAsia="Times New Roman" w:hAnsi="IRANSans" w:cs="B Nazanin"/>
          <w:sz w:val="26"/>
          <w:szCs w:val="26"/>
        </w:rPr>
        <w:br/>
      </w:r>
      <w:r w:rsidRPr="00E850AE">
        <w:rPr>
          <w:rFonts w:ascii="IRANSans" w:eastAsia="Times New Roman" w:hAnsi="IRANSans" w:cs="B Nazanin"/>
          <w:b/>
          <w:bCs/>
          <w:sz w:val="26"/>
        </w:rPr>
        <w:t>Default</w:t>
      </w:r>
      <w:r w:rsidRPr="00E850AE">
        <w:rPr>
          <w:rFonts w:ascii="IRANSans" w:eastAsia="Times New Roman" w:hAnsi="IRANSans" w:cs="B Nazanin"/>
          <w:sz w:val="26"/>
          <w:szCs w:val="26"/>
        </w:rPr>
        <w:t>: </w:t>
      </w:r>
      <w:r w:rsidRPr="00E850AE">
        <w:rPr>
          <w:rFonts w:ascii="Courier New" w:eastAsia="Times New Roman" w:hAnsi="Courier New" w:cs="Courier New"/>
          <w:color w:val="37474F"/>
        </w:rPr>
        <w:t>false</w:t>
      </w:r>
      <w:r w:rsidRPr="00E850AE">
        <w:rPr>
          <w:rFonts w:ascii="IRANSans" w:eastAsia="Times New Roman" w:hAnsi="IRANSans" w:cs="B Nazanin"/>
          <w:sz w:val="26"/>
          <w:szCs w:val="26"/>
        </w:rPr>
        <w:br/>
      </w:r>
      <w:proofErr w:type="gramStart"/>
      <w:r w:rsidRPr="00E850AE">
        <w:rPr>
          <w:rFonts w:ascii="IRANSans" w:eastAsia="Times New Roman" w:hAnsi="IRANSans" w:cs="B Nazanin"/>
          <w:b/>
          <w:bCs/>
          <w:sz w:val="26"/>
        </w:rPr>
        <w:t>Since</w:t>
      </w:r>
      <w:proofErr w:type="gramEnd"/>
      <w:r w:rsidRPr="00E850AE">
        <w:rPr>
          <w:rFonts w:ascii="IRANSans" w:eastAsia="Times New Roman" w:hAnsi="IRANSans" w:cs="B Nazanin"/>
          <w:sz w:val="26"/>
          <w:szCs w:val="26"/>
        </w:rPr>
        <w:t>: 1.0.0</w:t>
      </w:r>
      <w:r w:rsidRPr="00E850AE">
        <w:rPr>
          <w:rFonts w:ascii="IRANSans" w:eastAsia="Times New Roman" w:hAnsi="IRANSans" w:cs="B Nazanin"/>
          <w:sz w:val="26"/>
          <w:szCs w:val="26"/>
        </w:rPr>
        <w:br/>
      </w:r>
      <w:bookmarkStart w:id="46" w:name="Config.toolbox.submitButton.text"/>
      <w:bookmarkEnd w:id="46"/>
    </w:p>
    <w:p w:rsidR="00E850AE" w:rsidRPr="00E850AE" w:rsidRDefault="00E850AE" w:rsidP="00E850AE">
      <w:pPr>
        <w:pBdr>
          <w:left w:val="single" w:sz="18" w:space="8" w:color="EF5350"/>
        </w:pBdr>
        <w:bidi w:val="0"/>
        <w:spacing w:beforeAutospacing="1" w:after="0" w:afterAutospacing="1" w:line="240" w:lineRule="auto"/>
        <w:ind w:firstLine="150"/>
        <w:outlineLvl w:val="3"/>
        <w:rPr>
          <w:rFonts w:ascii="IRANSans" w:eastAsia="Times New Roman" w:hAnsi="IRANSans" w:cs="B Nazanin"/>
          <w:b/>
          <w:bCs/>
          <w:sz w:val="27"/>
          <w:szCs w:val="27"/>
        </w:rPr>
      </w:pPr>
      <w:proofErr w:type="spellStart"/>
      <w:proofErr w:type="gramStart"/>
      <w:r w:rsidRPr="00E850AE">
        <w:rPr>
          <w:rFonts w:ascii="IRANSans" w:eastAsia="Times New Roman" w:hAnsi="IRANSans" w:cs="B Nazanin"/>
          <w:b/>
          <w:bCs/>
          <w:sz w:val="27"/>
          <w:szCs w:val="27"/>
        </w:rPr>
        <w:t>submitButton.text</w:t>
      </w:r>
      <w:proofErr w:type="spellEnd"/>
      <w:r w:rsidRPr="00E850AE">
        <w:rPr>
          <w:rFonts w:ascii="IRANSans" w:eastAsia="Times New Roman" w:hAnsi="IRANSans" w:cs="B Nazanin"/>
          <w:b/>
          <w:bCs/>
          <w:sz w:val="27"/>
          <w:szCs w:val="27"/>
        </w:rPr>
        <w:t xml:space="preserve"> :</w:t>
      </w:r>
      <w:proofErr w:type="gramEnd"/>
      <w:r w:rsidRPr="00E850AE">
        <w:rPr>
          <w:rFonts w:ascii="IRANSans" w:eastAsia="Times New Roman" w:hAnsi="IRANSans" w:cs="B Nazanin"/>
          <w:b/>
          <w:bCs/>
          <w:sz w:val="27"/>
          <w:szCs w:val="27"/>
        </w:rPr>
        <w:t> </w:t>
      </w:r>
      <w:r w:rsidRPr="00E850AE">
        <w:rPr>
          <w:rFonts w:ascii="Courier New" w:eastAsia="Times New Roman" w:hAnsi="Courier New" w:cs="Courier New"/>
          <w:color w:val="37474F"/>
          <w:sz w:val="23"/>
        </w:rPr>
        <w:t>object</w:t>
      </w:r>
      <w:hyperlink r:id="rId190" w:anchor="submitbuttontext-object" w:tooltip="Permanent link" w:history="1">
        <w:r w:rsidRPr="00E850AE">
          <w:rPr>
            <w:rFonts w:ascii="IRANSans" w:eastAsia="Times New Roman" w:hAnsi="IRANSans" w:cs="B Nazanin"/>
            <w:b/>
            <w:bCs/>
            <w:color w:val="0000FF"/>
            <w:sz w:val="27"/>
            <w:u w:val="single"/>
          </w:rPr>
          <w:t>¶</w:t>
        </w:r>
      </w:hyperlink>
    </w:p>
    <w:p w:rsidR="00E850AE" w:rsidRPr="00E850AE" w:rsidRDefault="00E850AE" w:rsidP="00E850AE">
      <w:pPr>
        <w:bidi w:val="0"/>
        <w:spacing w:before="240" w:after="240" w:line="240" w:lineRule="auto"/>
        <w:rPr>
          <w:rFonts w:ascii="IRANSans" w:eastAsia="Times New Roman" w:hAnsi="IRANSans" w:cs="B Nazanin"/>
          <w:sz w:val="26"/>
          <w:szCs w:val="26"/>
        </w:rPr>
      </w:pPr>
      <w:proofErr w:type="gramStart"/>
      <w:r w:rsidRPr="00E850AE">
        <w:rPr>
          <w:rFonts w:ascii="IRANSans" w:eastAsia="Times New Roman" w:hAnsi="IRANSans" w:cs="B Nazanin"/>
          <w:sz w:val="26"/>
          <w:szCs w:val="26"/>
        </w:rPr>
        <w:lastRenderedPageBreak/>
        <w:t>submit</w:t>
      </w:r>
      <w:proofErr w:type="gramEnd"/>
      <w:r w:rsidRPr="00E850AE">
        <w:rPr>
          <w:rFonts w:ascii="IRANSans" w:eastAsia="Times New Roman" w:hAnsi="IRANSans" w:cs="B Nazanin"/>
          <w:sz w:val="26"/>
          <w:szCs w:val="26"/>
        </w:rPr>
        <w:t xml:space="preserve"> button text</w:t>
      </w:r>
    </w:p>
    <w:p w:rsidR="00E850AE" w:rsidRPr="00E850AE" w:rsidRDefault="00E850AE" w:rsidP="00E850AE">
      <w:pPr>
        <w:bidi w:val="0"/>
        <w:spacing w:before="240" w:after="240" w:line="240" w:lineRule="auto"/>
        <w:rPr>
          <w:rFonts w:ascii="IRANSans" w:eastAsia="Times New Roman" w:hAnsi="IRANSans" w:cs="B Nazanin"/>
          <w:sz w:val="26"/>
          <w:szCs w:val="26"/>
        </w:rPr>
      </w:pPr>
      <w:r w:rsidRPr="00E850AE">
        <w:rPr>
          <w:rFonts w:ascii="IRANSans" w:eastAsia="Times New Roman" w:hAnsi="IRANSans" w:cs="B Nazanin"/>
          <w:b/>
          <w:bCs/>
          <w:sz w:val="26"/>
        </w:rPr>
        <w:t>Kind</w:t>
      </w:r>
      <w:r w:rsidRPr="00E850AE">
        <w:rPr>
          <w:rFonts w:ascii="IRANSans" w:eastAsia="Times New Roman" w:hAnsi="IRANSans" w:cs="B Nazanin"/>
          <w:sz w:val="26"/>
          <w:szCs w:val="26"/>
        </w:rPr>
        <w:t>: static property of </w:t>
      </w:r>
      <w:proofErr w:type="spellStart"/>
      <w:r w:rsidRPr="00E850AE">
        <w:rPr>
          <w:rFonts w:ascii="IRANSans" w:eastAsia="Times New Roman" w:hAnsi="IRANSans" w:cs="B Nazanin"/>
          <w:sz w:val="26"/>
          <w:szCs w:val="26"/>
        </w:rPr>
        <w:fldChar w:fldCharType="begin"/>
      </w:r>
      <w:r w:rsidRPr="00E850AE">
        <w:rPr>
          <w:rFonts w:ascii="IRANSans" w:eastAsia="Times New Roman" w:hAnsi="IRANSans" w:cs="B Nazanin"/>
          <w:sz w:val="26"/>
          <w:szCs w:val="26"/>
        </w:rPr>
        <w:instrText xml:space="preserve"> HYPERLINK "http://babakhani.github.io/PersianWebToolkit/doc/datepicker/options/" \l "Config.toolbox.submitButton" </w:instrText>
      </w:r>
      <w:r w:rsidRPr="00E850AE">
        <w:rPr>
          <w:rFonts w:ascii="IRANSans" w:eastAsia="Times New Roman" w:hAnsi="IRANSans" w:cs="B Nazanin"/>
          <w:sz w:val="26"/>
          <w:szCs w:val="26"/>
        </w:rPr>
        <w:fldChar w:fldCharType="separate"/>
      </w:r>
      <w:r w:rsidRPr="00E850AE">
        <w:rPr>
          <w:rFonts w:ascii="Courier New" w:eastAsia="Times New Roman" w:hAnsi="Courier New" w:cs="Courier New"/>
          <w:color w:val="EF5350"/>
        </w:rPr>
        <w:t>submitButton</w:t>
      </w:r>
      <w:proofErr w:type="spellEnd"/>
      <w:r w:rsidRPr="00E850AE">
        <w:rPr>
          <w:rFonts w:ascii="IRANSans" w:eastAsia="Times New Roman" w:hAnsi="IRANSans" w:cs="B Nazanin"/>
          <w:sz w:val="26"/>
          <w:szCs w:val="26"/>
        </w:rPr>
        <w:fldChar w:fldCharType="end"/>
      </w:r>
      <w:r w:rsidRPr="00E850AE">
        <w:rPr>
          <w:rFonts w:ascii="IRANSans" w:eastAsia="Times New Roman" w:hAnsi="IRANSans" w:cs="B Nazanin"/>
          <w:sz w:val="26"/>
          <w:szCs w:val="26"/>
        </w:rPr>
        <w:br/>
      </w:r>
      <w:proofErr w:type="gramStart"/>
      <w:r w:rsidRPr="00E850AE">
        <w:rPr>
          <w:rFonts w:ascii="IRANSans" w:eastAsia="Times New Roman" w:hAnsi="IRANSans" w:cs="B Nazanin"/>
          <w:b/>
          <w:bCs/>
          <w:sz w:val="26"/>
        </w:rPr>
        <w:t>Since</w:t>
      </w:r>
      <w:proofErr w:type="gramEnd"/>
      <w:r w:rsidRPr="00E850AE">
        <w:rPr>
          <w:rFonts w:ascii="IRANSans" w:eastAsia="Times New Roman" w:hAnsi="IRANSans" w:cs="B Nazanin"/>
          <w:sz w:val="26"/>
          <w:szCs w:val="26"/>
        </w:rPr>
        <w:t>: 1.0.0</w:t>
      </w:r>
    </w:p>
    <w:p w:rsidR="00E850AE" w:rsidRPr="00E850AE" w:rsidRDefault="0076411C" w:rsidP="00E850AE">
      <w:pPr>
        <w:numPr>
          <w:ilvl w:val="0"/>
          <w:numId w:val="9"/>
        </w:numPr>
        <w:bidi w:val="0"/>
        <w:spacing w:beforeAutospacing="1" w:after="0" w:line="240" w:lineRule="auto"/>
        <w:ind w:left="450"/>
        <w:rPr>
          <w:rFonts w:ascii="IRANSans" w:eastAsia="Times New Roman" w:hAnsi="IRANSans" w:cs="B Nazanin"/>
          <w:sz w:val="26"/>
          <w:szCs w:val="26"/>
        </w:rPr>
      </w:pPr>
      <w:hyperlink r:id="rId191" w:anchor="Config.toolbox.submitButton.text" w:history="1"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.text</w:t>
        </w:r>
      </w:hyperlink>
      <w:r w:rsidR="00E850AE" w:rsidRPr="00E850AE">
        <w:rPr>
          <w:rFonts w:ascii="IRANSans" w:eastAsia="Times New Roman" w:hAnsi="IRANSans" w:cs="B Nazanin"/>
          <w:sz w:val="26"/>
          <w:szCs w:val="26"/>
        </w:rPr>
        <w:t> : </w:t>
      </w:r>
      <w:r w:rsidR="00E850AE" w:rsidRPr="00E850AE">
        <w:rPr>
          <w:rFonts w:ascii="Courier New" w:eastAsia="Times New Roman" w:hAnsi="Courier New" w:cs="Courier New"/>
          <w:color w:val="37474F"/>
        </w:rPr>
        <w:t>object</w:t>
      </w:r>
    </w:p>
    <w:p w:rsidR="00E850AE" w:rsidRPr="00E850AE" w:rsidRDefault="0076411C" w:rsidP="00E850AE">
      <w:pPr>
        <w:numPr>
          <w:ilvl w:val="1"/>
          <w:numId w:val="9"/>
        </w:numPr>
        <w:bidi w:val="0"/>
        <w:spacing w:beforeAutospacing="1" w:after="0" w:line="240" w:lineRule="auto"/>
        <w:ind w:left="900"/>
        <w:rPr>
          <w:rFonts w:ascii="IRANSans" w:eastAsia="Times New Roman" w:hAnsi="IRANSans" w:cs="B Nazanin"/>
          <w:sz w:val="26"/>
          <w:szCs w:val="26"/>
        </w:rPr>
      </w:pPr>
      <w:hyperlink r:id="rId192" w:anchor="Config.toolbox.submitButton.text.fa" w:history="1"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.fa</w:t>
        </w:r>
      </w:hyperlink>
      <w:r w:rsidR="00E850AE" w:rsidRPr="00E850AE">
        <w:rPr>
          <w:rFonts w:ascii="IRANSans" w:eastAsia="Times New Roman" w:hAnsi="IRANSans" w:cs="B Nazanin"/>
          <w:sz w:val="26"/>
          <w:szCs w:val="26"/>
        </w:rPr>
        <w:t> : </w:t>
      </w:r>
      <w:r w:rsidR="00E850AE" w:rsidRPr="00E850AE">
        <w:rPr>
          <w:rFonts w:ascii="Courier New" w:eastAsia="Times New Roman" w:hAnsi="Courier New" w:cs="Courier New"/>
          <w:color w:val="37474F"/>
        </w:rPr>
        <w:t>object</w:t>
      </w:r>
    </w:p>
    <w:p w:rsidR="00E850AE" w:rsidRPr="00E850AE" w:rsidRDefault="0076411C" w:rsidP="00E850AE">
      <w:pPr>
        <w:numPr>
          <w:ilvl w:val="1"/>
          <w:numId w:val="9"/>
        </w:numPr>
        <w:bidi w:val="0"/>
        <w:spacing w:beforeAutospacing="1" w:after="0" w:line="240" w:lineRule="auto"/>
        <w:ind w:left="900"/>
        <w:rPr>
          <w:rFonts w:ascii="IRANSans" w:eastAsia="Times New Roman" w:hAnsi="IRANSans" w:cs="B Nazanin"/>
          <w:sz w:val="26"/>
          <w:szCs w:val="26"/>
        </w:rPr>
      </w:pPr>
      <w:hyperlink r:id="rId193" w:anchor="Config.toolbox.submitButton.text.en" w:history="1"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.en</w:t>
        </w:r>
      </w:hyperlink>
      <w:r w:rsidR="00E850AE" w:rsidRPr="00E850AE">
        <w:rPr>
          <w:rFonts w:ascii="IRANSans" w:eastAsia="Times New Roman" w:hAnsi="IRANSans" w:cs="B Nazanin"/>
          <w:sz w:val="26"/>
          <w:szCs w:val="26"/>
        </w:rPr>
        <w:t> : </w:t>
      </w:r>
      <w:r w:rsidR="00E850AE" w:rsidRPr="00E850AE">
        <w:rPr>
          <w:rFonts w:ascii="Courier New" w:eastAsia="Times New Roman" w:hAnsi="Courier New" w:cs="Courier New"/>
          <w:color w:val="37474F"/>
        </w:rPr>
        <w:t>object</w:t>
      </w:r>
    </w:p>
    <w:p w:rsidR="00E850AE" w:rsidRPr="00E850AE" w:rsidRDefault="00E850AE" w:rsidP="00E850AE">
      <w:pPr>
        <w:pBdr>
          <w:left w:val="single" w:sz="12" w:space="8" w:color="EF5350"/>
        </w:pBdr>
        <w:bidi w:val="0"/>
        <w:spacing w:beforeAutospacing="1" w:after="0" w:afterAutospacing="1" w:line="288" w:lineRule="atLeast"/>
        <w:ind w:firstLine="150"/>
        <w:outlineLvl w:val="4"/>
        <w:rPr>
          <w:rFonts w:ascii="IRANSans" w:eastAsia="Times New Roman" w:hAnsi="IRANSans" w:cs="B Nazanin"/>
          <w:b/>
          <w:bCs/>
          <w:sz w:val="27"/>
          <w:szCs w:val="27"/>
        </w:rPr>
      </w:pPr>
      <w:bookmarkStart w:id="47" w:name="Config.toolbox.submitButton.text.fa"/>
      <w:bookmarkEnd w:id="47"/>
      <w:proofErr w:type="spellStart"/>
      <w:proofErr w:type="gramStart"/>
      <w:r w:rsidRPr="00E850AE">
        <w:rPr>
          <w:rFonts w:ascii="IRANSans" w:eastAsia="Times New Roman" w:hAnsi="IRANSans" w:cs="B Nazanin"/>
          <w:b/>
          <w:bCs/>
          <w:sz w:val="27"/>
          <w:szCs w:val="27"/>
        </w:rPr>
        <w:t>text.fa</w:t>
      </w:r>
      <w:proofErr w:type="spellEnd"/>
      <w:r w:rsidRPr="00E850AE">
        <w:rPr>
          <w:rFonts w:ascii="IRANSans" w:eastAsia="Times New Roman" w:hAnsi="IRANSans" w:cs="B Nazanin"/>
          <w:b/>
          <w:bCs/>
          <w:sz w:val="27"/>
          <w:szCs w:val="27"/>
        </w:rPr>
        <w:t xml:space="preserve"> :</w:t>
      </w:r>
      <w:proofErr w:type="gramEnd"/>
      <w:r w:rsidRPr="00E850AE">
        <w:rPr>
          <w:rFonts w:ascii="IRANSans" w:eastAsia="Times New Roman" w:hAnsi="IRANSans" w:cs="B Nazanin"/>
          <w:b/>
          <w:bCs/>
          <w:sz w:val="27"/>
          <w:szCs w:val="27"/>
        </w:rPr>
        <w:t> </w:t>
      </w:r>
      <w:r w:rsidRPr="00E850AE">
        <w:rPr>
          <w:rFonts w:ascii="Courier New" w:eastAsia="Times New Roman" w:hAnsi="Courier New" w:cs="Courier New"/>
          <w:color w:val="37474F"/>
          <w:sz w:val="23"/>
        </w:rPr>
        <w:t>object</w:t>
      </w:r>
      <w:hyperlink r:id="rId194" w:anchor="textfa-object" w:tooltip="Permanent link" w:history="1">
        <w:r w:rsidRPr="00E850AE">
          <w:rPr>
            <w:rFonts w:ascii="IRANSans" w:eastAsia="Times New Roman" w:hAnsi="IRANSans" w:cs="B Nazanin"/>
            <w:b/>
            <w:bCs/>
            <w:color w:val="0000FF"/>
            <w:sz w:val="27"/>
            <w:u w:val="single"/>
          </w:rPr>
          <w:t>¶</w:t>
        </w:r>
      </w:hyperlink>
    </w:p>
    <w:p w:rsidR="00E850AE" w:rsidRPr="00E850AE" w:rsidRDefault="00E850AE" w:rsidP="00E850AE">
      <w:pPr>
        <w:bidi w:val="0"/>
        <w:spacing w:before="240" w:after="240" w:line="240" w:lineRule="auto"/>
        <w:rPr>
          <w:rFonts w:ascii="IRANSans" w:eastAsia="Times New Roman" w:hAnsi="IRANSans" w:cs="B Nazanin"/>
          <w:sz w:val="26"/>
          <w:szCs w:val="26"/>
        </w:rPr>
      </w:pPr>
      <w:proofErr w:type="gramStart"/>
      <w:r w:rsidRPr="00E850AE">
        <w:rPr>
          <w:rFonts w:ascii="IRANSans" w:eastAsia="Times New Roman" w:hAnsi="IRANSans" w:cs="B Nazanin"/>
          <w:sz w:val="26"/>
          <w:szCs w:val="26"/>
        </w:rPr>
        <w:t>show</w:t>
      </w:r>
      <w:proofErr w:type="gramEnd"/>
      <w:r w:rsidRPr="00E850AE">
        <w:rPr>
          <w:rFonts w:ascii="IRANSans" w:eastAsia="Times New Roman" w:hAnsi="IRANSans" w:cs="B Nazanin"/>
          <w:sz w:val="26"/>
          <w:szCs w:val="26"/>
        </w:rPr>
        <w:t xml:space="preserve"> when current calendar is Persian</w:t>
      </w:r>
    </w:p>
    <w:p w:rsidR="00E850AE" w:rsidRPr="00E850AE" w:rsidRDefault="00E850AE" w:rsidP="00E850AE">
      <w:pPr>
        <w:bidi w:val="0"/>
        <w:spacing w:after="0" w:line="240" w:lineRule="auto"/>
        <w:rPr>
          <w:rFonts w:ascii="IRANSans" w:eastAsia="Times New Roman" w:hAnsi="IRANSans" w:cs="B Nazanin"/>
          <w:sz w:val="26"/>
          <w:szCs w:val="26"/>
        </w:rPr>
      </w:pPr>
      <w:r w:rsidRPr="00E850AE">
        <w:rPr>
          <w:rFonts w:ascii="IRANSans" w:eastAsia="Times New Roman" w:hAnsi="IRANSans" w:cs="B Nazanin"/>
          <w:b/>
          <w:bCs/>
          <w:sz w:val="26"/>
        </w:rPr>
        <w:t>Kind</w:t>
      </w:r>
      <w:r w:rsidRPr="00E850AE">
        <w:rPr>
          <w:rFonts w:ascii="IRANSans" w:eastAsia="Times New Roman" w:hAnsi="IRANSans" w:cs="B Nazanin"/>
          <w:sz w:val="26"/>
          <w:szCs w:val="26"/>
        </w:rPr>
        <w:t>: static property of </w:t>
      </w:r>
      <w:hyperlink r:id="rId195" w:anchor="Config.toolbox.submitButton.text" w:history="1">
        <w:r w:rsidRPr="00E850AE">
          <w:rPr>
            <w:rFonts w:ascii="Courier New" w:eastAsia="Times New Roman" w:hAnsi="Courier New" w:cs="Courier New"/>
            <w:color w:val="EF5350"/>
          </w:rPr>
          <w:t>text</w:t>
        </w:r>
      </w:hyperlink>
      <w:r w:rsidRPr="00E850AE">
        <w:rPr>
          <w:rFonts w:ascii="IRANSans" w:eastAsia="Times New Roman" w:hAnsi="IRANSans" w:cs="B Nazanin"/>
          <w:sz w:val="26"/>
          <w:szCs w:val="26"/>
        </w:rPr>
        <w:br/>
      </w:r>
      <w:r w:rsidRPr="00E850AE">
        <w:rPr>
          <w:rFonts w:ascii="IRANSans" w:eastAsia="Times New Roman" w:hAnsi="IRANSans" w:cs="B Nazanin"/>
          <w:b/>
          <w:bCs/>
          <w:sz w:val="26"/>
        </w:rPr>
        <w:t>Default</w:t>
      </w:r>
      <w:r w:rsidRPr="00E850AE">
        <w:rPr>
          <w:rFonts w:ascii="IRANSans" w:eastAsia="Times New Roman" w:hAnsi="IRANSans" w:cs="B Nazanin"/>
          <w:sz w:val="26"/>
          <w:szCs w:val="26"/>
        </w:rPr>
        <w:t>: </w:t>
      </w:r>
      <w:r w:rsidRPr="00E850AE">
        <w:rPr>
          <w:rFonts w:ascii="Courier New" w:eastAsia="Times New Roman" w:hAnsi="Courier New" w:cs="Courier New"/>
          <w:color w:val="37474F"/>
          <w:rtl/>
        </w:rPr>
        <w:t>تایید</w:t>
      </w:r>
      <w:r w:rsidRPr="00E850AE">
        <w:rPr>
          <w:rFonts w:ascii="IRANSans" w:eastAsia="Times New Roman" w:hAnsi="IRANSans" w:cs="B Nazanin"/>
          <w:sz w:val="26"/>
          <w:szCs w:val="26"/>
        </w:rPr>
        <w:br/>
      </w:r>
      <w:r w:rsidRPr="00E850AE">
        <w:rPr>
          <w:rFonts w:ascii="IRANSans" w:eastAsia="Times New Roman" w:hAnsi="IRANSans" w:cs="B Nazanin"/>
          <w:b/>
          <w:bCs/>
          <w:sz w:val="26"/>
        </w:rPr>
        <w:t>Since</w:t>
      </w:r>
      <w:r w:rsidRPr="00E850AE">
        <w:rPr>
          <w:rFonts w:ascii="IRANSans" w:eastAsia="Times New Roman" w:hAnsi="IRANSans" w:cs="B Nazanin"/>
          <w:sz w:val="26"/>
          <w:szCs w:val="26"/>
        </w:rPr>
        <w:t>: 1.0.0</w:t>
      </w:r>
      <w:r w:rsidRPr="00E850AE">
        <w:rPr>
          <w:rFonts w:ascii="IRANSans" w:eastAsia="Times New Roman" w:hAnsi="IRANSans" w:cs="B Nazanin"/>
          <w:sz w:val="26"/>
          <w:szCs w:val="26"/>
        </w:rPr>
        <w:br/>
      </w:r>
      <w:bookmarkStart w:id="48" w:name="Config.toolbox.submitButton.text.en"/>
      <w:bookmarkEnd w:id="48"/>
    </w:p>
    <w:p w:rsidR="00E850AE" w:rsidRPr="00E850AE" w:rsidRDefault="00E850AE" w:rsidP="00E850AE">
      <w:pPr>
        <w:pBdr>
          <w:left w:val="single" w:sz="12" w:space="8" w:color="EF5350"/>
        </w:pBdr>
        <w:bidi w:val="0"/>
        <w:spacing w:beforeAutospacing="1" w:after="0" w:afterAutospacing="1" w:line="288" w:lineRule="atLeast"/>
        <w:ind w:firstLine="150"/>
        <w:outlineLvl w:val="4"/>
        <w:rPr>
          <w:rFonts w:ascii="IRANSans" w:eastAsia="Times New Roman" w:hAnsi="IRANSans" w:cs="B Nazanin"/>
          <w:b/>
          <w:bCs/>
          <w:sz w:val="27"/>
          <w:szCs w:val="27"/>
        </w:rPr>
      </w:pPr>
      <w:proofErr w:type="spellStart"/>
      <w:proofErr w:type="gramStart"/>
      <w:r w:rsidRPr="00E850AE">
        <w:rPr>
          <w:rFonts w:ascii="IRANSans" w:eastAsia="Times New Roman" w:hAnsi="IRANSans" w:cs="B Nazanin"/>
          <w:b/>
          <w:bCs/>
          <w:sz w:val="27"/>
          <w:szCs w:val="27"/>
        </w:rPr>
        <w:t>text.en</w:t>
      </w:r>
      <w:proofErr w:type="spellEnd"/>
      <w:r w:rsidRPr="00E850AE">
        <w:rPr>
          <w:rFonts w:ascii="IRANSans" w:eastAsia="Times New Roman" w:hAnsi="IRANSans" w:cs="B Nazanin"/>
          <w:b/>
          <w:bCs/>
          <w:sz w:val="27"/>
          <w:szCs w:val="27"/>
        </w:rPr>
        <w:t xml:space="preserve"> :</w:t>
      </w:r>
      <w:proofErr w:type="gramEnd"/>
      <w:r w:rsidRPr="00E850AE">
        <w:rPr>
          <w:rFonts w:ascii="IRANSans" w:eastAsia="Times New Roman" w:hAnsi="IRANSans" w:cs="B Nazanin"/>
          <w:b/>
          <w:bCs/>
          <w:sz w:val="27"/>
          <w:szCs w:val="27"/>
        </w:rPr>
        <w:t> </w:t>
      </w:r>
      <w:r w:rsidRPr="00E850AE">
        <w:rPr>
          <w:rFonts w:ascii="Courier New" w:eastAsia="Times New Roman" w:hAnsi="Courier New" w:cs="Courier New"/>
          <w:color w:val="37474F"/>
          <w:sz w:val="23"/>
        </w:rPr>
        <w:t>object</w:t>
      </w:r>
      <w:hyperlink r:id="rId196" w:anchor="texten-object" w:tooltip="Permanent link" w:history="1">
        <w:r w:rsidRPr="00E850AE">
          <w:rPr>
            <w:rFonts w:ascii="IRANSans" w:eastAsia="Times New Roman" w:hAnsi="IRANSans" w:cs="B Nazanin"/>
            <w:b/>
            <w:bCs/>
            <w:color w:val="0000FF"/>
            <w:sz w:val="27"/>
            <w:u w:val="single"/>
          </w:rPr>
          <w:t>¶</w:t>
        </w:r>
      </w:hyperlink>
    </w:p>
    <w:p w:rsidR="00E850AE" w:rsidRPr="00E850AE" w:rsidRDefault="00E850AE" w:rsidP="00E850AE">
      <w:pPr>
        <w:bidi w:val="0"/>
        <w:spacing w:before="240" w:after="240" w:line="240" w:lineRule="auto"/>
        <w:rPr>
          <w:rFonts w:ascii="IRANSans" w:eastAsia="Times New Roman" w:hAnsi="IRANSans" w:cs="B Nazanin"/>
          <w:sz w:val="26"/>
          <w:szCs w:val="26"/>
        </w:rPr>
      </w:pPr>
      <w:proofErr w:type="gramStart"/>
      <w:r w:rsidRPr="00E850AE">
        <w:rPr>
          <w:rFonts w:ascii="IRANSans" w:eastAsia="Times New Roman" w:hAnsi="IRANSans" w:cs="B Nazanin"/>
          <w:sz w:val="26"/>
          <w:szCs w:val="26"/>
        </w:rPr>
        <w:t>show</w:t>
      </w:r>
      <w:proofErr w:type="gramEnd"/>
      <w:r w:rsidRPr="00E850AE">
        <w:rPr>
          <w:rFonts w:ascii="IRANSans" w:eastAsia="Times New Roman" w:hAnsi="IRANSans" w:cs="B Nazanin"/>
          <w:sz w:val="26"/>
          <w:szCs w:val="26"/>
        </w:rPr>
        <w:t xml:space="preserve"> when current calendar is Gregorian</w:t>
      </w:r>
    </w:p>
    <w:p w:rsidR="00E850AE" w:rsidRPr="00E850AE" w:rsidRDefault="00E850AE" w:rsidP="00E850AE">
      <w:pPr>
        <w:bidi w:val="0"/>
        <w:spacing w:after="0" w:line="240" w:lineRule="auto"/>
        <w:rPr>
          <w:rFonts w:ascii="IRANSans" w:eastAsia="Times New Roman" w:hAnsi="IRANSans" w:cs="B Nazanin"/>
          <w:sz w:val="26"/>
          <w:szCs w:val="26"/>
        </w:rPr>
      </w:pPr>
      <w:r w:rsidRPr="00E850AE">
        <w:rPr>
          <w:rFonts w:ascii="IRANSans" w:eastAsia="Times New Roman" w:hAnsi="IRANSans" w:cs="B Nazanin"/>
          <w:b/>
          <w:bCs/>
          <w:sz w:val="26"/>
        </w:rPr>
        <w:t>Kind</w:t>
      </w:r>
      <w:r w:rsidRPr="00E850AE">
        <w:rPr>
          <w:rFonts w:ascii="IRANSans" w:eastAsia="Times New Roman" w:hAnsi="IRANSans" w:cs="B Nazanin"/>
          <w:sz w:val="26"/>
          <w:szCs w:val="26"/>
        </w:rPr>
        <w:t>: static property of </w:t>
      </w:r>
      <w:hyperlink r:id="rId197" w:anchor="Config.toolbox.submitButton.text" w:history="1">
        <w:r w:rsidRPr="00E850AE">
          <w:rPr>
            <w:rFonts w:ascii="Courier New" w:eastAsia="Times New Roman" w:hAnsi="Courier New" w:cs="Courier New"/>
            <w:color w:val="EF5350"/>
          </w:rPr>
          <w:t>text</w:t>
        </w:r>
      </w:hyperlink>
      <w:r w:rsidRPr="00E850AE">
        <w:rPr>
          <w:rFonts w:ascii="IRANSans" w:eastAsia="Times New Roman" w:hAnsi="IRANSans" w:cs="B Nazanin"/>
          <w:sz w:val="26"/>
          <w:szCs w:val="26"/>
        </w:rPr>
        <w:br/>
      </w:r>
      <w:r w:rsidRPr="00E850AE">
        <w:rPr>
          <w:rFonts w:ascii="IRANSans" w:eastAsia="Times New Roman" w:hAnsi="IRANSans" w:cs="B Nazanin"/>
          <w:b/>
          <w:bCs/>
          <w:sz w:val="26"/>
        </w:rPr>
        <w:t>Default</w:t>
      </w:r>
      <w:r w:rsidRPr="00E850AE">
        <w:rPr>
          <w:rFonts w:ascii="IRANSans" w:eastAsia="Times New Roman" w:hAnsi="IRANSans" w:cs="B Nazanin"/>
          <w:sz w:val="26"/>
          <w:szCs w:val="26"/>
        </w:rPr>
        <w:t>: </w:t>
      </w:r>
      <w:r w:rsidRPr="00E850AE">
        <w:rPr>
          <w:rFonts w:ascii="Courier New" w:eastAsia="Times New Roman" w:hAnsi="Courier New" w:cs="Courier New"/>
          <w:color w:val="37474F"/>
        </w:rPr>
        <w:t>submit</w:t>
      </w:r>
      <w:r w:rsidRPr="00E850AE">
        <w:rPr>
          <w:rFonts w:ascii="IRANSans" w:eastAsia="Times New Roman" w:hAnsi="IRANSans" w:cs="B Nazanin"/>
          <w:sz w:val="26"/>
          <w:szCs w:val="26"/>
        </w:rPr>
        <w:br/>
      </w:r>
      <w:proofErr w:type="gramStart"/>
      <w:r w:rsidRPr="00E850AE">
        <w:rPr>
          <w:rFonts w:ascii="IRANSans" w:eastAsia="Times New Roman" w:hAnsi="IRANSans" w:cs="B Nazanin"/>
          <w:b/>
          <w:bCs/>
          <w:sz w:val="26"/>
        </w:rPr>
        <w:t>Since</w:t>
      </w:r>
      <w:proofErr w:type="gramEnd"/>
      <w:r w:rsidRPr="00E850AE">
        <w:rPr>
          <w:rFonts w:ascii="IRANSans" w:eastAsia="Times New Roman" w:hAnsi="IRANSans" w:cs="B Nazanin"/>
          <w:sz w:val="26"/>
          <w:szCs w:val="26"/>
        </w:rPr>
        <w:t>: 1.0.0</w:t>
      </w:r>
      <w:r w:rsidRPr="00E850AE">
        <w:rPr>
          <w:rFonts w:ascii="IRANSans" w:eastAsia="Times New Roman" w:hAnsi="IRANSans" w:cs="B Nazanin"/>
          <w:sz w:val="26"/>
          <w:szCs w:val="26"/>
        </w:rPr>
        <w:br/>
      </w:r>
      <w:bookmarkStart w:id="49" w:name="Config.toolbox.submitButton.event_onSubm"/>
      <w:bookmarkEnd w:id="49"/>
    </w:p>
    <w:p w:rsidR="00E850AE" w:rsidRPr="00E850AE" w:rsidRDefault="00E850AE" w:rsidP="00E850AE">
      <w:pPr>
        <w:pBdr>
          <w:left w:val="single" w:sz="18" w:space="8" w:color="EF5350"/>
        </w:pBdr>
        <w:bidi w:val="0"/>
        <w:spacing w:before="100" w:beforeAutospacing="1" w:after="100" w:afterAutospacing="1" w:line="240" w:lineRule="auto"/>
        <w:ind w:firstLine="150"/>
        <w:outlineLvl w:val="3"/>
        <w:rPr>
          <w:rFonts w:ascii="IRANSans" w:eastAsia="Times New Roman" w:hAnsi="IRANSans" w:cs="B Nazanin"/>
          <w:b/>
          <w:bCs/>
          <w:sz w:val="27"/>
          <w:szCs w:val="27"/>
        </w:rPr>
      </w:pPr>
      <w:r w:rsidRPr="00E850AE">
        <w:rPr>
          <w:rFonts w:ascii="IRANSans" w:eastAsia="Times New Roman" w:hAnsi="IRANSans" w:cs="B Nazanin"/>
          <w:b/>
          <w:bCs/>
          <w:sz w:val="27"/>
          <w:szCs w:val="27"/>
        </w:rPr>
        <w:t>"</w:t>
      </w:r>
      <w:proofErr w:type="spellStart"/>
      <w:proofErr w:type="gramStart"/>
      <w:r w:rsidRPr="00E850AE">
        <w:rPr>
          <w:rFonts w:ascii="IRANSans" w:eastAsia="Times New Roman" w:hAnsi="IRANSans" w:cs="B Nazanin"/>
          <w:b/>
          <w:bCs/>
          <w:sz w:val="27"/>
          <w:szCs w:val="27"/>
        </w:rPr>
        <w:t>onSubmit</w:t>
      </w:r>
      <w:proofErr w:type="spellEnd"/>
      <w:proofErr w:type="gramEnd"/>
      <w:r w:rsidRPr="00E850AE">
        <w:rPr>
          <w:rFonts w:ascii="IRANSans" w:eastAsia="Times New Roman" w:hAnsi="IRANSans" w:cs="B Nazanin"/>
          <w:b/>
          <w:bCs/>
          <w:sz w:val="27"/>
          <w:szCs w:val="27"/>
        </w:rPr>
        <w:t>"</w:t>
      </w:r>
      <w:hyperlink r:id="rId198" w:anchor="onsubmit" w:tooltip="Permanent link" w:history="1">
        <w:r w:rsidRPr="00E850AE">
          <w:rPr>
            <w:rFonts w:ascii="IRANSans" w:eastAsia="Times New Roman" w:hAnsi="IRANSans" w:cs="B Nazanin"/>
            <w:b/>
            <w:bCs/>
            <w:color w:val="0000FF"/>
            <w:sz w:val="27"/>
            <w:u w:val="single"/>
          </w:rPr>
          <w:t>¶</w:t>
        </w:r>
      </w:hyperlink>
    </w:p>
    <w:p w:rsidR="00E850AE" w:rsidRPr="00E850AE" w:rsidRDefault="00E850AE" w:rsidP="00E850AE">
      <w:pPr>
        <w:bidi w:val="0"/>
        <w:spacing w:before="240" w:after="240" w:line="240" w:lineRule="auto"/>
        <w:rPr>
          <w:rFonts w:ascii="IRANSans" w:eastAsia="Times New Roman" w:hAnsi="IRANSans" w:cs="B Nazanin"/>
          <w:sz w:val="26"/>
          <w:szCs w:val="26"/>
        </w:rPr>
      </w:pPr>
      <w:r w:rsidRPr="00E850AE">
        <w:rPr>
          <w:rFonts w:ascii="IRANSans" w:eastAsia="Times New Roman" w:hAnsi="IRANSans" w:cs="B Nazanin"/>
          <w:sz w:val="26"/>
          <w:szCs w:val="26"/>
        </w:rPr>
        <w:t>Called when submit button clicked</w:t>
      </w:r>
    </w:p>
    <w:p w:rsidR="00E850AE" w:rsidRPr="00E850AE" w:rsidRDefault="00E850AE" w:rsidP="00E850AE">
      <w:pPr>
        <w:bidi w:val="0"/>
        <w:spacing w:before="240" w:after="240" w:line="240" w:lineRule="auto"/>
        <w:rPr>
          <w:rFonts w:ascii="IRANSans" w:eastAsia="Times New Roman" w:hAnsi="IRANSans" w:cs="B Nazanin"/>
          <w:sz w:val="26"/>
          <w:szCs w:val="26"/>
        </w:rPr>
      </w:pPr>
      <w:r w:rsidRPr="00E850AE">
        <w:rPr>
          <w:rFonts w:ascii="IRANSans" w:eastAsia="Times New Roman" w:hAnsi="IRANSans" w:cs="B Nazanin"/>
          <w:b/>
          <w:bCs/>
          <w:sz w:val="26"/>
        </w:rPr>
        <w:lastRenderedPageBreak/>
        <w:t>Kind</w:t>
      </w:r>
      <w:r w:rsidRPr="00E850AE">
        <w:rPr>
          <w:rFonts w:ascii="IRANSans" w:eastAsia="Times New Roman" w:hAnsi="IRANSans" w:cs="B Nazanin"/>
          <w:sz w:val="26"/>
          <w:szCs w:val="26"/>
        </w:rPr>
        <w:t>: event emitted by </w:t>
      </w:r>
      <w:proofErr w:type="spellStart"/>
      <w:r w:rsidRPr="00E850AE">
        <w:rPr>
          <w:rFonts w:ascii="IRANSans" w:eastAsia="Times New Roman" w:hAnsi="IRANSans" w:cs="B Nazanin"/>
          <w:sz w:val="26"/>
          <w:szCs w:val="26"/>
        </w:rPr>
        <w:fldChar w:fldCharType="begin"/>
      </w:r>
      <w:r w:rsidRPr="00E850AE">
        <w:rPr>
          <w:rFonts w:ascii="IRANSans" w:eastAsia="Times New Roman" w:hAnsi="IRANSans" w:cs="B Nazanin"/>
          <w:sz w:val="26"/>
          <w:szCs w:val="26"/>
        </w:rPr>
        <w:instrText xml:space="preserve"> HYPERLINK "http://babakhani.github.io/PersianWebToolkit/doc/datepicker/options/" \l "Config.toolbox.submitButton" </w:instrText>
      </w:r>
      <w:r w:rsidRPr="00E850AE">
        <w:rPr>
          <w:rFonts w:ascii="IRANSans" w:eastAsia="Times New Roman" w:hAnsi="IRANSans" w:cs="B Nazanin"/>
          <w:sz w:val="26"/>
          <w:szCs w:val="26"/>
        </w:rPr>
        <w:fldChar w:fldCharType="separate"/>
      </w:r>
      <w:r w:rsidRPr="00E850AE">
        <w:rPr>
          <w:rFonts w:ascii="Courier New" w:eastAsia="Times New Roman" w:hAnsi="Courier New" w:cs="Courier New"/>
          <w:color w:val="EF5350"/>
        </w:rPr>
        <w:t>submitButton</w:t>
      </w:r>
      <w:proofErr w:type="spellEnd"/>
      <w:r w:rsidRPr="00E850AE">
        <w:rPr>
          <w:rFonts w:ascii="IRANSans" w:eastAsia="Times New Roman" w:hAnsi="IRANSans" w:cs="B Nazanin"/>
          <w:sz w:val="26"/>
          <w:szCs w:val="26"/>
        </w:rPr>
        <w:fldChar w:fldCharType="end"/>
      </w:r>
      <w:r w:rsidRPr="00E850AE">
        <w:rPr>
          <w:rFonts w:ascii="IRANSans" w:eastAsia="Times New Roman" w:hAnsi="IRANSans" w:cs="B Nazanin"/>
          <w:sz w:val="26"/>
          <w:szCs w:val="26"/>
        </w:rPr>
        <w:br/>
      </w:r>
      <w:proofErr w:type="gramStart"/>
      <w:r w:rsidRPr="00E850AE">
        <w:rPr>
          <w:rFonts w:ascii="IRANSans" w:eastAsia="Times New Roman" w:hAnsi="IRANSans" w:cs="B Nazanin"/>
          <w:b/>
          <w:bCs/>
          <w:sz w:val="26"/>
        </w:rPr>
        <w:t>Since</w:t>
      </w:r>
      <w:proofErr w:type="gramEnd"/>
      <w:r w:rsidRPr="00E850AE">
        <w:rPr>
          <w:rFonts w:ascii="IRANSans" w:eastAsia="Times New Roman" w:hAnsi="IRANSans" w:cs="B Nazanin"/>
          <w:sz w:val="26"/>
          <w:szCs w:val="26"/>
        </w:rPr>
        <w:t>: 1.0.0</w:t>
      </w:r>
      <w:r w:rsidRPr="00E850AE">
        <w:rPr>
          <w:rFonts w:ascii="IRANSans" w:eastAsia="Times New Roman" w:hAnsi="IRANSans" w:cs="B Nazanin"/>
          <w:sz w:val="26"/>
          <w:szCs w:val="26"/>
        </w:rPr>
        <w:br/>
      </w:r>
      <w:bookmarkStart w:id="50" w:name="Config.toolbox.todayButton"/>
      <w:bookmarkEnd w:id="50"/>
    </w:p>
    <w:p w:rsidR="00E850AE" w:rsidRPr="00E850AE" w:rsidRDefault="00E850AE" w:rsidP="00E850AE">
      <w:pPr>
        <w:pBdr>
          <w:left w:val="single" w:sz="36" w:space="8" w:color="EF5350"/>
        </w:pBdr>
        <w:bidi w:val="0"/>
        <w:spacing w:before="100" w:beforeAutospacing="1" w:after="100" w:afterAutospacing="1" w:line="240" w:lineRule="auto"/>
        <w:ind w:firstLine="150"/>
        <w:outlineLvl w:val="2"/>
        <w:rPr>
          <w:rFonts w:ascii="IRANSans" w:eastAsia="Times New Roman" w:hAnsi="IRANSans" w:cs="B Nazanin"/>
          <w:spacing w:val="-2"/>
          <w:sz w:val="27"/>
          <w:szCs w:val="27"/>
        </w:rPr>
      </w:pPr>
      <w:proofErr w:type="spellStart"/>
      <w:r w:rsidRPr="00E850AE">
        <w:rPr>
          <w:rFonts w:ascii="IRANSans" w:eastAsia="Times New Roman" w:hAnsi="IRANSans" w:cs="B Nazanin"/>
          <w:spacing w:val="-2"/>
          <w:sz w:val="27"/>
          <w:szCs w:val="27"/>
        </w:rPr>
        <w:t>toolbox.todayButton</w:t>
      </w:r>
      <w:proofErr w:type="spellEnd"/>
      <w:r w:rsidRPr="00E850AE">
        <w:rPr>
          <w:rFonts w:ascii="IRANSans" w:eastAsia="Times New Roman" w:hAnsi="IRANSans" w:cs="B Nazanin"/>
          <w:spacing w:val="-2"/>
          <w:sz w:val="27"/>
          <w:szCs w:val="27"/>
        </w:rPr>
        <w:fldChar w:fldCharType="begin"/>
      </w:r>
      <w:r w:rsidRPr="00E850AE">
        <w:rPr>
          <w:rFonts w:ascii="IRANSans" w:eastAsia="Times New Roman" w:hAnsi="IRANSans" w:cs="B Nazanin"/>
          <w:spacing w:val="-2"/>
          <w:sz w:val="27"/>
          <w:szCs w:val="27"/>
        </w:rPr>
        <w:instrText xml:space="preserve"> HYPERLINK "http://babakhani.github.io/PersianWebToolkit/doc/datepicker/options/" \l "toolboxtodaybutton" \o "Permanent link" </w:instrText>
      </w:r>
      <w:r w:rsidRPr="00E850AE">
        <w:rPr>
          <w:rFonts w:ascii="IRANSans" w:eastAsia="Times New Roman" w:hAnsi="IRANSans" w:cs="B Nazanin"/>
          <w:spacing w:val="-2"/>
          <w:sz w:val="27"/>
          <w:szCs w:val="27"/>
        </w:rPr>
        <w:fldChar w:fldCharType="separate"/>
      </w:r>
      <w:r w:rsidRPr="00E850AE">
        <w:rPr>
          <w:rFonts w:ascii="IRANSans" w:eastAsia="Times New Roman" w:hAnsi="IRANSans" w:cs="B Nazanin"/>
          <w:color w:val="0000FF"/>
          <w:spacing w:val="-2"/>
          <w:sz w:val="27"/>
          <w:szCs w:val="27"/>
          <w:u w:val="single"/>
        </w:rPr>
        <w:t>¶</w:t>
      </w:r>
      <w:r w:rsidRPr="00E850AE">
        <w:rPr>
          <w:rFonts w:ascii="IRANSans" w:eastAsia="Times New Roman" w:hAnsi="IRANSans" w:cs="B Nazanin"/>
          <w:spacing w:val="-2"/>
          <w:sz w:val="27"/>
          <w:szCs w:val="27"/>
        </w:rPr>
        <w:fldChar w:fldCharType="end"/>
      </w:r>
    </w:p>
    <w:p w:rsidR="00E850AE" w:rsidRPr="00E850AE" w:rsidRDefault="00E850AE" w:rsidP="00E850AE">
      <w:pPr>
        <w:bidi w:val="0"/>
        <w:spacing w:before="240" w:after="240" w:line="240" w:lineRule="auto"/>
        <w:rPr>
          <w:rFonts w:ascii="IRANSans" w:eastAsia="Times New Roman" w:hAnsi="IRANSans" w:cs="B Nazanin"/>
          <w:sz w:val="26"/>
          <w:szCs w:val="26"/>
        </w:rPr>
      </w:pPr>
      <w:proofErr w:type="gramStart"/>
      <w:r w:rsidRPr="00E850AE">
        <w:rPr>
          <w:rFonts w:ascii="IRANSans" w:eastAsia="Times New Roman" w:hAnsi="IRANSans" w:cs="B Nazanin"/>
          <w:sz w:val="26"/>
          <w:szCs w:val="26"/>
        </w:rPr>
        <w:t>toolbox</w:t>
      </w:r>
      <w:proofErr w:type="gramEnd"/>
      <w:r w:rsidRPr="00E850AE">
        <w:rPr>
          <w:rFonts w:ascii="IRANSans" w:eastAsia="Times New Roman" w:hAnsi="IRANSans" w:cs="B Nazanin"/>
          <w:sz w:val="26"/>
          <w:szCs w:val="26"/>
        </w:rPr>
        <w:t xml:space="preserve"> today button configuration</w:t>
      </w:r>
    </w:p>
    <w:p w:rsidR="00E850AE" w:rsidRPr="00E850AE" w:rsidRDefault="00E850AE" w:rsidP="00E850AE">
      <w:pPr>
        <w:bidi w:val="0"/>
        <w:spacing w:before="240" w:after="240" w:line="240" w:lineRule="auto"/>
        <w:rPr>
          <w:rFonts w:ascii="IRANSans" w:eastAsia="Times New Roman" w:hAnsi="IRANSans" w:cs="B Nazanin"/>
          <w:sz w:val="26"/>
          <w:szCs w:val="26"/>
        </w:rPr>
      </w:pPr>
      <w:r w:rsidRPr="00E850AE">
        <w:rPr>
          <w:rFonts w:ascii="IRANSans" w:eastAsia="Times New Roman" w:hAnsi="IRANSans" w:cs="B Nazanin"/>
          <w:b/>
          <w:bCs/>
          <w:sz w:val="26"/>
        </w:rPr>
        <w:t>Kind</w:t>
      </w:r>
      <w:r w:rsidRPr="00E850AE">
        <w:rPr>
          <w:rFonts w:ascii="IRANSans" w:eastAsia="Times New Roman" w:hAnsi="IRANSans" w:cs="B Nazanin"/>
          <w:sz w:val="26"/>
          <w:szCs w:val="26"/>
        </w:rPr>
        <w:t>: static property of </w:t>
      </w:r>
      <w:hyperlink r:id="rId199" w:anchor="Config.toolbox" w:history="1">
        <w:r w:rsidRPr="00E850AE">
          <w:rPr>
            <w:rFonts w:ascii="Courier New" w:eastAsia="Times New Roman" w:hAnsi="Courier New" w:cs="Courier New"/>
            <w:color w:val="EF5350"/>
          </w:rPr>
          <w:t>toolbox</w:t>
        </w:r>
      </w:hyperlink>
      <w:r w:rsidRPr="00E850AE">
        <w:rPr>
          <w:rFonts w:ascii="IRANSans" w:eastAsia="Times New Roman" w:hAnsi="IRANSans" w:cs="B Nazanin"/>
          <w:sz w:val="26"/>
          <w:szCs w:val="26"/>
        </w:rPr>
        <w:br/>
      </w:r>
      <w:proofErr w:type="gramStart"/>
      <w:r w:rsidRPr="00E850AE">
        <w:rPr>
          <w:rFonts w:ascii="IRANSans" w:eastAsia="Times New Roman" w:hAnsi="IRANSans" w:cs="B Nazanin"/>
          <w:b/>
          <w:bCs/>
          <w:sz w:val="26"/>
        </w:rPr>
        <w:t>Since</w:t>
      </w:r>
      <w:proofErr w:type="gramEnd"/>
      <w:r w:rsidRPr="00E850AE">
        <w:rPr>
          <w:rFonts w:ascii="IRANSans" w:eastAsia="Times New Roman" w:hAnsi="IRANSans" w:cs="B Nazanin"/>
          <w:sz w:val="26"/>
          <w:szCs w:val="26"/>
        </w:rPr>
        <w:t>: 1.0.0</w:t>
      </w:r>
    </w:p>
    <w:p w:rsidR="00E850AE" w:rsidRPr="00E850AE" w:rsidRDefault="0076411C" w:rsidP="00E850AE">
      <w:pPr>
        <w:numPr>
          <w:ilvl w:val="0"/>
          <w:numId w:val="10"/>
        </w:numPr>
        <w:bidi w:val="0"/>
        <w:spacing w:before="100" w:beforeAutospacing="1" w:after="0" w:line="240" w:lineRule="auto"/>
        <w:ind w:left="450"/>
        <w:rPr>
          <w:rFonts w:ascii="IRANSans" w:eastAsia="Times New Roman" w:hAnsi="IRANSans" w:cs="B Nazanin"/>
          <w:sz w:val="26"/>
          <w:szCs w:val="26"/>
        </w:rPr>
      </w:pPr>
      <w:hyperlink r:id="rId200" w:anchor="Config.toolbox.todayButton" w:history="1"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.</w:t>
        </w:r>
        <w:proofErr w:type="spellStart"/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todayButton</w:t>
        </w:r>
        <w:proofErr w:type="spellEnd"/>
      </w:hyperlink>
    </w:p>
    <w:p w:rsidR="00E850AE" w:rsidRPr="00E850AE" w:rsidRDefault="0076411C" w:rsidP="00E850AE">
      <w:pPr>
        <w:numPr>
          <w:ilvl w:val="1"/>
          <w:numId w:val="10"/>
        </w:numPr>
        <w:bidi w:val="0"/>
        <w:spacing w:beforeAutospacing="1" w:after="0" w:line="240" w:lineRule="auto"/>
        <w:ind w:left="900"/>
        <w:rPr>
          <w:rFonts w:ascii="IRANSans" w:eastAsia="Times New Roman" w:hAnsi="IRANSans" w:cs="B Nazanin"/>
          <w:sz w:val="26"/>
          <w:szCs w:val="26"/>
        </w:rPr>
      </w:pPr>
      <w:hyperlink r:id="rId201" w:anchor="Config.toolbox.todayButton.enabled" w:history="1"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.enabled</w:t>
        </w:r>
      </w:hyperlink>
      <w:r w:rsidR="00E850AE" w:rsidRPr="00E850AE">
        <w:rPr>
          <w:rFonts w:ascii="IRANSans" w:eastAsia="Times New Roman" w:hAnsi="IRANSans" w:cs="B Nazanin"/>
          <w:sz w:val="26"/>
          <w:szCs w:val="26"/>
        </w:rPr>
        <w:t> : </w:t>
      </w:r>
      <w:proofErr w:type="spellStart"/>
      <w:r w:rsidR="00E850AE" w:rsidRPr="00E850AE">
        <w:rPr>
          <w:rFonts w:ascii="Courier New" w:eastAsia="Times New Roman" w:hAnsi="Courier New" w:cs="Courier New"/>
          <w:color w:val="37474F"/>
        </w:rPr>
        <w:t>boolean</w:t>
      </w:r>
      <w:proofErr w:type="spellEnd"/>
    </w:p>
    <w:p w:rsidR="00E850AE" w:rsidRPr="00E850AE" w:rsidRDefault="0076411C" w:rsidP="00E850AE">
      <w:pPr>
        <w:numPr>
          <w:ilvl w:val="1"/>
          <w:numId w:val="10"/>
        </w:numPr>
        <w:bidi w:val="0"/>
        <w:spacing w:beforeAutospacing="1" w:after="0" w:line="240" w:lineRule="auto"/>
        <w:ind w:left="900"/>
        <w:rPr>
          <w:rFonts w:ascii="IRANSans" w:eastAsia="Times New Roman" w:hAnsi="IRANSans" w:cs="B Nazanin"/>
          <w:sz w:val="26"/>
          <w:szCs w:val="26"/>
        </w:rPr>
      </w:pPr>
      <w:hyperlink r:id="rId202" w:anchor="Config.toolbox.todayButton.text" w:history="1"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.text</w:t>
        </w:r>
      </w:hyperlink>
      <w:r w:rsidR="00E850AE" w:rsidRPr="00E850AE">
        <w:rPr>
          <w:rFonts w:ascii="IRANSans" w:eastAsia="Times New Roman" w:hAnsi="IRANSans" w:cs="B Nazanin"/>
          <w:sz w:val="26"/>
          <w:szCs w:val="26"/>
        </w:rPr>
        <w:t> : </w:t>
      </w:r>
      <w:r w:rsidR="00E850AE" w:rsidRPr="00E850AE">
        <w:rPr>
          <w:rFonts w:ascii="Courier New" w:eastAsia="Times New Roman" w:hAnsi="Courier New" w:cs="Courier New"/>
          <w:color w:val="37474F"/>
        </w:rPr>
        <w:t>object</w:t>
      </w:r>
    </w:p>
    <w:p w:rsidR="00E850AE" w:rsidRPr="00E850AE" w:rsidRDefault="0076411C" w:rsidP="00E850AE">
      <w:pPr>
        <w:numPr>
          <w:ilvl w:val="2"/>
          <w:numId w:val="10"/>
        </w:numPr>
        <w:bidi w:val="0"/>
        <w:spacing w:beforeAutospacing="1" w:after="0" w:line="240" w:lineRule="auto"/>
        <w:ind w:left="1350"/>
        <w:rPr>
          <w:rFonts w:ascii="IRANSans" w:eastAsia="Times New Roman" w:hAnsi="IRANSans" w:cs="B Nazanin"/>
          <w:sz w:val="26"/>
          <w:szCs w:val="26"/>
        </w:rPr>
      </w:pPr>
      <w:hyperlink r:id="rId203" w:anchor="Config.toolbox.todayButton.text.fa" w:history="1"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.fa</w:t>
        </w:r>
      </w:hyperlink>
      <w:r w:rsidR="00E850AE" w:rsidRPr="00E850AE">
        <w:rPr>
          <w:rFonts w:ascii="IRANSans" w:eastAsia="Times New Roman" w:hAnsi="IRANSans" w:cs="B Nazanin"/>
          <w:sz w:val="26"/>
          <w:szCs w:val="26"/>
        </w:rPr>
        <w:t> : </w:t>
      </w:r>
      <w:r w:rsidR="00E850AE" w:rsidRPr="00E850AE">
        <w:rPr>
          <w:rFonts w:ascii="Courier New" w:eastAsia="Times New Roman" w:hAnsi="Courier New" w:cs="Courier New"/>
          <w:color w:val="37474F"/>
        </w:rPr>
        <w:t>object</w:t>
      </w:r>
    </w:p>
    <w:p w:rsidR="00E850AE" w:rsidRPr="00E850AE" w:rsidRDefault="0076411C" w:rsidP="00E850AE">
      <w:pPr>
        <w:numPr>
          <w:ilvl w:val="2"/>
          <w:numId w:val="10"/>
        </w:numPr>
        <w:bidi w:val="0"/>
        <w:spacing w:beforeAutospacing="1" w:after="0" w:line="240" w:lineRule="auto"/>
        <w:ind w:left="1350"/>
        <w:rPr>
          <w:rFonts w:ascii="IRANSans" w:eastAsia="Times New Roman" w:hAnsi="IRANSans" w:cs="B Nazanin"/>
          <w:sz w:val="26"/>
          <w:szCs w:val="26"/>
        </w:rPr>
      </w:pPr>
      <w:hyperlink r:id="rId204" w:anchor="Config.toolbox.todayButton.text.en" w:history="1"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.en</w:t>
        </w:r>
      </w:hyperlink>
      <w:r w:rsidR="00E850AE" w:rsidRPr="00E850AE">
        <w:rPr>
          <w:rFonts w:ascii="IRANSans" w:eastAsia="Times New Roman" w:hAnsi="IRANSans" w:cs="B Nazanin"/>
          <w:sz w:val="26"/>
          <w:szCs w:val="26"/>
        </w:rPr>
        <w:t> : </w:t>
      </w:r>
      <w:r w:rsidR="00E850AE" w:rsidRPr="00E850AE">
        <w:rPr>
          <w:rFonts w:ascii="Courier New" w:eastAsia="Times New Roman" w:hAnsi="Courier New" w:cs="Courier New"/>
          <w:color w:val="37474F"/>
        </w:rPr>
        <w:t>object</w:t>
      </w:r>
    </w:p>
    <w:p w:rsidR="00E850AE" w:rsidRPr="00E850AE" w:rsidRDefault="0076411C" w:rsidP="00E850AE">
      <w:pPr>
        <w:numPr>
          <w:ilvl w:val="1"/>
          <w:numId w:val="10"/>
        </w:numPr>
        <w:bidi w:val="0"/>
        <w:spacing w:before="100" w:beforeAutospacing="1" w:after="0" w:line="240" w:lineRule="auto"/>
        <w:ind w:left="900"/>
        <w:rPr>
          <w:rFonts w:ascii="IRANSans" w:eastAsia="Times New Roman" w:hAnsi="IRANSans" w:cs="B Nazanin"/>
          <w:sz w:val="26"/>
          <w:szCs w:val="26"/>
        </w:rPr>
      </w:pPr>
      <w:hyperlink r:id="rId205" w:anchor="Config.toolbox.todayButton.event_onToday" w:history="1"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"</w:t>
        </w:r>
        <w:proofErr w:type="spellStart"/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onToday</w:t>
        </w:r>
        <w:proofErr w:type="spellEnd"/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"</w:t>
        </w:r>
      </w:hyperlink>
    </w:p>
    <w:p w:rsidR="00E850AE" w:rsidRPr="00E850AE" w:rsidRDefault="00E850AE" w:rsidP="00E850AE">
      <w:pPr>
        <w:pBdr>
          <w:left w:val="single" w:sz="18" w:space="8" w:color="EF5350"/>
        </w:pBdr>
        <w:bidi w:val="0"/>
        <w:spacing w:beforeAutospacing="1" w:after="0" w:afterAutospacing="1" w:line="240" w:lineRule="auto"/>
        <w:ind w:firstLine="150"/>
        <w:outlineLvl w:val="3"/>
        <w:rPr>
          <w:rFonts w:ascii="IRANSans" w:eastAsia="Times New Roman" w:hAnsi="IRANSans" w:cs="B Nazanin"/>
          <w:b/>
          <w:bCs/>
          <w:sz w:val="27"/>
          <w:szCs w:val="27"/>
        </w:rPr>
      </w:pPr>
      <w:bookmarkStart w:id="51" w:name="Config.toolbox.todayButton.enabled"/>
      <w:bookmarkEnd w:id="51"/>
      <w:proofErr w:type="spellStart"/>
      <w:proofErr w:type="gramStart"/>
      <w:r w:rsidRPr="00E850AE">
        <w:rPr>
          <w:rFonts w:ascii="IRANSans" w:eastAsia="Times New Roman" w:hAnsi="IRANSans" w:cs="B Nazanin"/>
          <w:b/>
          <w:bCs/>
          <w:sz w:val="27"/>
          <w:szCs w:val="27"/>
        </w:rPr>
        <w:t>todayButton.enabled</w:t>
      </w:r>
      <w:proofErr w:type="spellEnd"/>
      <w:r w:rsidRPr="00E850AE">
        <w:rPr>
          <w:rFonts w:ascii="IRANSans" w:eastAsia="Times New Roman" w:hAnsi="IRANSans" w:cs="B Nazanin"/>
          <w:b/>
          <w:bCs/>
          <w:sz w:val="27"/>
          <w:szCs w:val="27"/>
        </w:rPr>
        <w:t xml:space="preserve"> :</w:t>
      </w:r>
      <w:proofErr w:type="gramEnd"/>
      <w:r w:rsidRPr="00E850AE">
        <w:rPr>
          <w:rFonts w:ascii="IRANSans" w:eastAsia="Times New Roman" w:hAnsi="IRANSans" w:cs="B Nazanin"/>
          <w:b/>
          <w:bCs/>
          <w:sz w:val="27"/>
          <w:szCs w:val="27"/>
        </w:rPr>
        <w:t> </w:t>
      </w:r>
      <w:proofErr w:type="spellStart"/>
      <w:r w:rsidRPr="00E850AE">
        <w:rPr>
          <w:rFonts w:ascii="Courier New" w:eastAsia="Times New Roman" w:hAnsi="Courier New" w:cs="Courier New"/>
          <w:color w:val="37474F"/>
          <w:sz w:val="23"/>
        </w:rPr>
        <w:t>boolean</w:t>
      </w:r>
      <w:proofErr w:type="spellEnd"/>
      <w:r w:rsidRPr="00E850AE">
        <w:rPr>
          <w:rFonts w:ascii="IRANSans" w:eastAsia="Times New Roman" w:hAnsi="IRANSans" w:cs="B Nazanin"/>
          <w:b/>
          <w:bCs/>
          <w:sz w:val="27"/>
          <w:szCs w:val="27"/>
        </w:rPr>
        <w:fldChar w:fldCharType="begin"/>
      </w:r>
      <w:r w:rsidRPr="00E850AE">
        <w:rPr>
          <w:rFonts w:ascii="IRANSans" w:eastAsia="Times New Roman" w:hAnsi="IRANSans" w:cs="B Nazanin"/>
          <w:b/>
          <w:bCs/>
          <w:sz w:val="27"/>
          <w:szCs w:val="27"/>
        </w:rPr>
        <w:instrText xml:space="preserve"> HYPERLINK "http://babakhani.github.io/PersianWebToolkit/doc/datepicker/options/" \l "todaybuttonenabled-boolean" \o "Permanent link" </w:instrText>
      </w:r>
      <w:r w:rsidRPr="00E850AE">
        <w:rPr>
          <w:rFonts w:ascii="IRANSans" w:eastAsia="Times New Roman" w:hAnsi="IRANSans" w:cs="B Nazanin"/>
          <w:b/>
          <w:bCs/>
          <w:sz w:val="27"/>
          <w:szCs w:val="27"/>
        </w:rPr>
        <w:fldChar w:fldCharType="separate"/>
      </w:r>
      <w:r w:rsidRPr="00E850AE">
        <w:rPr>
          <w:rFonts w:ascii="IRANSans" w:eastAsia="Times New Roman" w:hAnsi="IRANSans" w:cs="B Nazanin"/>
          <w:b/>
          <w:bCs/>
          <w:color w:val="0000FF"/>
          <w:sz w:val="27"/>
          <w:u w:val="single"/>
        </w:rPr>
        <w:t>¶</w:t>
      </w:r>
      <w:r w:rsidRPr="00E850AE">
        <w:rPr>
          <w:rFonts w:ascii="IRANSans" w:eastAsia="Times New Roman" w:hAnsi="IRANSans" w:cs="B Nazanin"/>
          <w:b/>
          <w:bCs/>
          <w:sz w:val="27"/>
          <w:szCs w:val="27"/>
        </w:rPr>
        <w:fldChar w:fldCharType="end"/>
      </w:r>
    </w:p>
    <w:p w:rsidR="00E850AE" w:rsidRPr="00E850AE" w:rsidRDefault="00E850AE" w:rsidP="00E850AE">
      <w:pPr>
        <w:bidi w:val="0"/>
        <w:spacing w:before="240" w:after="240" w:line="240" w:lineRule="auto"/>
        <w:rPr>
          <w:rFonts w:ascii="IRANSans" w:eastAsia="Times New Roman" w:hAnsi="IRANSans" w:cs="B Nazanin"/>
          <w:sz w:val="26"/>
          <w:szCs w:val="26"/>
        </w:rPr>
      </w:pPr>
      <w:proofErr w:type="gramStart"/>
      <w:r w:rsidRPr="00E850AE">
        <w:rPr>
          <w:rFonts w:ascii="IRANSans" w:eastAsia="Times New Roman" w:hAnsi="IRANSans" w:cs="B Nazanin"/>
          <w:sz w:val="26"/>
          <w:szCs w:val="26"/>
        </w:rPr>
        <w:t>make</w:t>
      </w:r>
      <w:proofErr w:type="gramEnd"/>
      <w:r w:rsidRPr="00E850AE">
        <w:rPr>
          <w:rFonts w:ascii="IRANSans" w:eastAsia="Times New Roman" w:hAnsi="IRANSans" w:cs="B Nazanin"/>
          <w:sz w:val="26"/>
          <w:szCs w:val="26"/>
        </w:rPr>
        <w:t xml:space="preserve"> toolbox today button enable or disable</w:t>
      </w:r>
    </w:p>
    <w:p w:rsidR="00E850AE" w:rsidRPr="00E850AE" w:rsidRDefault="00E850AE" w:rsidP="00E850AE">
      <w:pPr>
        <w:bidi w:val="0"/>
        <w:spacing w:before="240" w:after="240" w:line="240" w:lineRule="auto"/>
        <w:rPr>
          <w:rFonts w:ascii="IRANSans" w:eastAsia="Times New Roman" w:hAnsi="IRANSans" w:cs="B Nazanin"/>
          <w:sz w:val="26"/>
          <w:szCs w:val="26"/>
        </w:rPr>
      </w:pPr>
      <w:r w:rsidRPr="00E850AE">
        <w:rPr>
          <w:rFonts w:ascii="IRANSans" w:eastAsia="Times New Roman" w:hAnsi="IRANSans" w:cs="B Nazanin"/>
          <w:b/>
          <w:bCs/>
          <w:sz w:val="26"/>
        </w:rPr>
        <w:t>Kind</w:t>
      </w:r>
      <w:r w:rsidRPr="00E850AE">
        <w:rPr>
          <w:rFonts w:ascii="IRANSans" w:eastAsia="Times New Roman" w:hAnsi="IRANSans" w:cs="B Nazanin"/>
          <w:sz w:val="26"/>
          <w:szCs w:val="26"/>
        </w:rPr>
        <w:t>: static property of </w:t>
      </w:r>
      <w:proofErr w:type="spellStart"/>
      <w:r w:rsidRPr="00E850AE">
        <w:rPr>
          <w:rFonts w:ascii="IRANSans" w:eastAsia="Times New Roman" w:hAnsi="IRANSans" w:cs="B Nazanin"/>
          <w:sz w:val="26"/>
          <w:szCs w:val="26"/>
        </w:rPr>
        <w:fldChar w:fldCharType="begin"/>
      </w:r>
      <w:r w:rsidRPr="00E850AE">
        <w:rPr>
          <w:rFonts w:ascii="IRANSans" w:eastAsia="Times New Roman" w:hAnsi="IRANSans" w:cs="B Nazanin"/>
          <w:sz w:val="26"/>
          <w:szCs w:val="26"/>
        </w:rPr>
        <w:instrText xml:space="preserve"> HYPERLINK "http://babakhani.github.io/PersianWebToolkit/doc/datepicker/options/" \l "Config.toolbox.todayButton" </w:instrText>
      </w:r>
      <w:r w:rsidRPr="00E850AE">
        <w:rPr>
          <w:rFonts w:ascii="IRANSans" w:eastAsia="Times New Roman" w:hAnsi="IRANSans" w:cs="B Nazanin"/>
          <w:sz w:val="26"/>
          <w:szCs w:val="26"/>
        </w:rPr>
        <w:fldChar w:fldCharType="separate"/>
      </w:r>
      <w:r w:rsidRPr="00E850AE">
        <w:rPr>
          <w:rFonts w:ascii="Courier New" w:eastAsia="Times New Roman" w:hAnsi="Courier New" w:cs="Courier New"/>
          <w:color w:val="EF5350"/>
        </w:rPr>
        <w:t>todayButton</w:t>
      </w:r>
      <w:proofErr w:type="spellEnd"/>
      <w:r w:rsidRPr="00E850AE">
        <w:rPr>
          <w:rFonts w:ascii="IRANSans" w:eastAsia="Times New Roman" w:hAnsi="IRANSans" w:cs="B Nazanin"/>
          <w:sz w:val="26"/>
          <w:szCs w:val="26"/>
        </w:rPr>
        <w:fldChar w:fldCharType="end"/>
      </w:r>
      <w:r w:rsidRPr="00E850AE">
        <w:rPr>
          <w:rFonts w:ascii="IRANSans" w:eastAsia="Times New Roman" w:hAnsi="IRANSans" w:cs="B Nazanin"/>
          <w:sz w:val="26"/>
          <w:szCs w:val="26"/>
        </w:rPr>
        <w:br/>
      </w:r>
      <w:proofErr w:type="gramStart"/>
      <w:r w:rsidRPr="00E850AE">
        <w:rPr>
          <w:rFonts w:ascii="IRANSans" w:eastAsia="Times New Roman" w:hAnsi="IRANSans" w:cs="B Nazanin"/>
          <w:b/>
          <w:bCs/>
          <w:sz w:val="26"/>
        </w:rPr>
        <w:t>Since</w:t>
      </w:r>
      <w:proofErr w:type="gramEnd"/>
      <w:r w:rsidRPr="00E850AE">
        <w:rPr>
          <w:rFonts w:ascii="IRANSans" w:eastAsia="Times New Roman" w:hAnsi="IRANSans" w:cs="B Nazanin"/>
          <w:sz w:val="26"/>
          <w:szCs w:val="26"/>
        </w:rPr>
        <w:t>: 1.0.0</w:t>
      </w:r>
      <w:r w:rsidRPr="00E850AE">
        <w:rPr>
          <w:rFonts w:ascii="IRANSans" w:eastAsia="Times New Roman" w:hAnsi="IRANSans" w:cs="B Nazanin"/>
          <w:sz w:val="26"/>
          <w:szCs w:val="26"/>
        </w:rPr>
        <w:br/>
      </w:r>
      <w:bookmarkStart w:id="52" w:name="Config.toolbox.todayButton.text"/>
      <w:bookmarkEnd w:id="52"/>
    </w:p>
    <w:p w:rsidR="00E850AE" w:rsidRPr="00E850AE" w:rsidRDefault="00E850AE" w:rsidP="00E850AE">
      <w:pPr>
        <w:pBdr>
          <w:left w:val="single" w:sz="18" w:space="8" w:color="EF5350"/>
        </w:pBdr>
        <w:bidi w:val="0"/>
        <w:spacing w:beforeAutospacing="1" w:after="0" w:afterAutospacing="1" w:line="240" w:lineRule="auto"/>
        <w:ind w:firstLine="150"/>
        <w:outlineLvl w:val="3"/>
        <w:rPr>
          <w:rFonts w:ascii="IRANSans" w:eastAsia="Times New Roman" w:hAnsi="IRANSans" w:cs="B Nazanin"/>
          <w:b/>
          <w:bCs/>
          <w:sz w:val="27"/>
          <w:szCs w:val="27"/>
        </w:rPr>
      </w:pPr>
      <w:proofErr w:type="spellStart"/>
      <w:proofErr w:type="gramStart"/>
      <w:r w:rsidRPr="00E850AE">
        <w:rPr>
          <w:rFonts w:ascii="IRANSans" w:eastAsia="Times New Roman" w:hAnsi="IRANSans" w:cs="B Nazanin"/>
          <w:b/>
          <w:bCs/>
          <w:sz w:val="27"/>
          <w:szCs w:val="27"/>
        </w:rPr>
        <w:t>todayButton.text</w:t>
      </w:r>
      <w:proofErr w:type="spellEnd"/>
      <w:r w:rsidRPr="00E850AE">
        <w:rPr>
          <w:rFonts w:ascii="IRANSans" w:eastAsia="Times New Roman" w:hAnsi="IRANSans" w:cs="B Nazanin"/>
          <w:b/>
          <w:bCs/>
          <w:sz w:val="27"/>
          <w:szCs w:val="27"/>
        </w:rPr>
        <w:t xml:space="preserve"> :</w:t>
      </w:r>
      <w:proofErr w:type="gramEnd"/>
      <w:r w:rsidRPr="00E850AE">
        <w:rPr>
          <w:rFonts w:ascii="IRANSans" w:eastAsia="Times New Roman" w:hAnsi="IRANSans" w:cs="B Nazanin"/>
          <w:b/>
          <w:bCs/>
          <w:sz w:val="27"/>
          <w:szCs w:val="27"/>
        </w:rPr>
        <w:t> </w:t>
      </w:r>
      <w:r w:rsidRPr="00E850AE">
        <w:rPr>
          <w:rFonts w:ascii="Courier New" w:eastAsia="Times New Roman" w:hAnsi="Courier New" w:cs="Courier New"/>
          <w:color w:val="37474F"/>
          <w:sz w:val="23"/>
        </w:rPr>
        <w:t>object</w:t>
      </w:r>
      <w:hyperlink r:id="rId206" w:anchor="todaybuttontext-object" w:tooltip="Permanent link" w:history="1">
        <w:r w:rsidRPr="00E850AE">
          <w:rPr>
            <w:rFonts w:ascii="IRANSans" w:eastAsia="Times New Roman" w:hAnsi="IRANSans" w:cs="B Nazanin"/>
            <w:b/>
            <w:bCs/>
            <w:color w:val="0000FF"/>
            <w:sz w:val="27"/>
            <w:u w:val="single"/>
          </w:rPr>
          <w:t>¶</w:t>
        </w:r>
      </w:hyperlink>
    </w:p>
    <w:p w:rsidR="00E850AE" w:rsidRPr="00E850AE" w:rsidRDefault="00E850AE" w:rsidP="00E850AE">
      <w:pPr>
        <w:bidi w:val="0"/>
        <w:spacing w:before="240" w:after="240" w:line="240" w:lineRule="auto"/>
        <w:rPr>
          <w:rFonts w:ascii="IRANSans" w:eastAsia="Times New Roman" w:hAnsi="IRANSans" w:cs="B Nazanin"/>
          <w:sz w:val="26"/>
          <w:szCs w:val="26"/>
        </w:rPr>
      </w:pPr>
      <w:proofErr w:type="gramStart"/>
      <w:r w:rsidRPr="00E850AE">
        <w:rPr>
          <w:rFonts w:ascii="IRANSans" w:eastAsia="Times New Roman" w:hAnsi="IRANSans" w:cs="B Nazanin"/>
          <w:sz w:val="26"/>
          <w:szCs w:val="26"/>
        </w:rPr>
        <w:t>today</w:t>
      </w:r>
      <w:proofErr w:type="gramEnd"/>
      <w:r w:rsidRPr="00E850AE">
        <w:rPr>
          <w:rFonts w:ascii="IRANSans" w:eastAsia="Times New Roman" w:hAnsi="IRANSans" w:cs="B Nazanin"/>
          <w:sz w:val="26"/>
          <w:szCs w:val="26"/>
        </w:rPr>
        <w:t xml:space="preserve"> button text</w:t>
      </w:r>
    </w:p>
    <w:p w:rsidR="00E850AE" w:rsidRPr="00E850AE" w:rsidRDefault="00E850AE" w:rsidP="00E850AE">
      <w:pPr>
        <w:bidi w:val="0"/>
        <w:spacing w:before="240" w:after="240" w:line="240" w:lineRule="auto"/>
        <w:rPr>
          <w:rFonts w:ascii="IRANSans" w:eastAsia="Times New Roman" w:hAnsi="IRANSans" w:cs="B Nazanin"/>
          <w:sz w:val="26"/>
          <w:szCs w:val="26"/>
        </w:rPr>
      </w:pPr>
      <w:r w:rsidRPr="00E850AE">
        <w:rPr>
          <w:rFonts w:ascii="IRANSans" w:eastAsia="Times New Roman" w:hAnsi="IRANSans" w:cs="B Nazanin"/>
          <w:b/>
          <w:bCs/>
          <w:sz w:val="26"/>
        </w:rPr>
        <w:lastRenderedPageBreak/>
        <w:t>Kind</w:t>
      </w:r>
      <w:r w:rsidRPr="00E850AE">
        <w:rPr>
          <w:rFonts w:ascii="IRANSans" w:eastAsia="Times New Roman" w:hAnsi="IRANSans" w:cs="B Nazanin"/>
          <w:sz w:val="26"/>
          <w:szCs w:val="26"/>
        </w:rPr>
        <w:t>: static property of </w:t>
      </w:r>
      <w:proofErr w:type="spellStart"/>
      <w:r w:rsidRPr="00E850AE">
        <w:rPr>
          <w:rFonts w:ascii="IRANSans" w:eastAsia="Times New Roman" w:hAnsi="IRANSans" w:cs="B Nazanin"/>
          <w:sz w:val="26"/>
          <w:szCs w:val="26"/>
        </w:rPr>
        <w:fldChar w:fldCharType="begin"/>
      </w:r>
      <w:r w:rsidRPr="00E850AE">
        <w:rPr>
          <w:rFonts w:ascii="IRANSans" w:eastAsia="Times New Roman" w:hAnsi="IRANSans" w:cs="B Nazanin"/>
          <w:sz w:val="26"/>
          <w:szCs w:val="26"/>
        </w:rPr>
        <w:instrText xml:space="preserve"> HYPERLINK "http://babakhani.github.io/PersianWebToolkit/doc/datepicker/options/" \l "Config.toolbox.todayButton" </w:instrText>
      </w:r>
      <w:r w:rsidRPr="00E850AE">
        <w:rPr>
          <w:rFonts w:ascii="IRANSans" w:eastAsia="Times New Roman" w:hAnsi="IRANSans" w:cs="B Nazanin"/>
          <w:sz w:val="26"/>
          <w:szCs w:val="26"/>
        </w:rPr>
        <w:fldChar w:fldCharType="separate"/>
      </w:r>
      <w:r w:rsidRPr="00E850AE">
        <w:rPr>
          <w:rFonts w:ascii="Courier New" w:eastAsia="Times New Roman" w:hAnsi="Courier New" w:cs="Courier New"/>
          <w:color w:val="EF5350"/>
        </w:rPr>
        <w:t>todayButton</w:t>
      </w:r>
      <w:proofErr w:type="spellEnd"/>
      <w:r w:rsidRPr="00E850AE">
        <w:rPr>
          <w:rFonts w:ascii="IRANSans" w:eastAsia="Times New Roman" w:hAnsi="IRANSans" w:cs="B Nazanin"/>
          <w:sz w:val="26"/>
          <w:szCs w:val="26"/>
        </w:rPr>
        <w:fldChar w:fldCharType="end"/>
      </w:r>
      <w:r w:rsidRPr="00E850AE">
        <w:rPr>
          <w:rFonts w:ascii="IRANSans" w:eastAsia="Times New Roman" w:hAnsi="IRANSans" w:cs="B Nazanin"/>
          <w:sz w:val="26"/>
          <w:szCs w:val="26"/>
        </w:rPr>
        <w:br/>
      </w:r>
      <w:proofErr w:type="gramStart"/>
      <w:r w:rsidRPr="00E850AE">
        <w:rPr>
          <w:rFonts w:ascii="IRANSans" w:eastAsia="Times New Roman" w:hAnsi="IRANSans" w:cs="B Nazanin"/>
          <w:b/>
          <w:bCs/>
          <w:sz w:val="26"/>
        </w:rPr>
        <w:t>Since</w:t>
      </w:r>
      <w:proofErr w:type="gramEnd"/>
      <w:r w:rsidRPr="00E850AE">
        <w:rPr>
          <w:rFonts w:ascii="IRANSans" w:eastAsia="Times New Roman" w:hAnsi="IRANSans" w:cs="B Nazanin"/>
          <w:sz w:val="26"/>
          <w:szCs w:val="26"/>
        </w:rPr>
        <w:t>: 1.0.0</w:t>
      </w:r>
    </w:p>
    <w:p w:rsidR="00E850AE" w:rsidRPr="00E850AE" w:rsidRDefault="0076411C" w:rsidP="00E850AE">
      <w:pPr>
        <w:numPr>
          <w:ilvl w:val="0"/>
          <w:numId w:val="11"/>
        </w:numPr>
        <w:bidi w:val="0"/>
        <w:spacing w:beforeAutospacing="1" w:after="0" w:line="240" w:lineRule="auto"/>
        <w:ind w:left="450"/>
        <w:rPr>
          <w:rFonts w:ascii="IRANSans" w:eastAsia="Times New Roman" w:hAnsi="IRANSans" w:cs="B Nazanin"/>
          <w:sz w:val="26"/>
          <w:szCs w:val="26"/>
        </w:rPr>
      </w:pPr>
      <w:hyperlink r:id="rId207" w:anchor="Config.toolbox.todayButton.text" w:history="1"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.text</w:t>
        </w:r>
      </w:hyperlink>
      <w:r w:rsidR="00E850AE" w:rsidRPr="00E850AE">
        <w:rPr>
          <w:rFonts w:ascii="IRANSans" w:eastAsia="Times New Roman" w:hAnsi="IRANSans" w:cs="B Nazanin"/>
          <w:sz w:val="26"/>
          <w:szCs w:val="26"/>
        </w:rPr>
        <w:t> : </w:t>
      </w:r>
      <w:r w:rsidR="00E850AE" w:rsidRPr="00E850AE">
        <w:rPr>
          <w:rFonts w:ascii="Courier New" w:eastAsia="Times New Roman" w:hAnsi="Courier New" w:cs="Courier New"/>
          <w:color w:val="37474F"/>
        </w:rPr>
        <w:t>object</w:t>
      </w:r>
    </w:p>
    <w:p w:rsidR="00E850AE" w:rsidRPr="00E850AE" w:rsidRDefault="0076411C" w:rsidP="00E850AE">
      <w:pPr>
        <w:numPr>
          <w:ilvl w:val="1"/>
          <w:numId w:val="11"/>
        </w:numPr>
        <w:bidi w:val="0"/>
        <w:spacing w:beforeAutospacing="1" w:after="0" w:line="240" w:lineRule="auto"/>
        <w:ind w:left="900"/>
        <w:rPr>
          <w:rFonts w:ascii="IRANSans" w:eastAsia="Times New Roman" w:hAnsi="IRANSans" w:cs="B Nazanin"/>
          <w:sz w:val="26"/>
          <w:szCs w:val="26"/>
        </w:rPr>
      </w:pPr>
      <w:hyperlink r:id="rId208" w:anchor="Config.toolbox.todayButton.text.fa" w:history="1"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.fa</w:t>
        </w:r>
      </w:hyperlink>
      <w:r w:rsidR="00E850AE" w:rsidRPr="00E850AE">
        <w:rPr>
          <w:rFonts w:ascii="IRANSans" w:eastAsia="Times New Roman" w:hAnsi="IRANSans" w:cs="B Nazanin"/>
          <w:sz w:val="26"/>
          <w:szCs w:val="26"/>
        </w:rPr>
        <w:t> : </w:t>
      </w:r>
      <w:r w:rsidR="00E850AE" w:rsidRPr="00E850AE">
        <w:rPr>
          <w:rFonts w:ascii="Courier New" w:eastAsia="Times New Roman" w:hAnsi="Courier New" w:cs="Courier New"/>
          <w:color w:val="37474F"/>
        </w:rPr>
        <w:t>object</w:t>
      </w:r>
    </w:p>
    <w:p w:rsidR="00E850AE" w:rsidRPr="00E850AE" w:rsidRDefault="0076411C" w:rsidP="00E850AE">
      <w:pPr>
        <w:numPr>
          <w:ilvl w:val="1"/>
          <w:numId w:val="11"/>
        </w:numPr>
        <w:bidi w:val="0"/>
        <w:spacing w:beforeAutospacing="1" w:after="0" w:line="240" w:lineRule="auto"/>
        <w:ind w:left="900"/>
        <w:rPr>
          <w:rFonts w:ascii="IRANSans" w:eastAsia="Times New Roman" w:hAnsi="IRANSans" w:cs="B Nazanin"/>
          <w:sz w:val="26"/>
          <w:szCs w:val="26"/>
        </w:rPr>
      </w:pPr>
      <w:hyperlink r:id="rId209" w:anchor="Config.toolbox.todayButton.text.en" w:history="1"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.en</w:t>
        </w:r>
      </w:hyperlink>
      <w:r w:rsidR="00E850AE" w:rsidRPr="00E850AE">
        <w:rPr>
          <w:rFonts w:ascii="IRANSans" w:eastAsia="Times New Roman" w:hAnsi="IRANSans" w:cs="B Nazanin"/>
          <w:sz w:val="26"/>
          <w:szCs w:val="26"/>
        </w:rPr>
        <w:t> : </w:t>
      </w:r>
      <w:r w:rsidR="00E850AE" w:rsidRPr="00E850AE">
        <w:rPr>
          <w:rFonts w:ascii="Courier New" w:eastAsia="Times New Roman" w:hAnsi="Courier New" w:cs="Courier New"/>
          <w:color w:val="37474F"/>
        </w:rPr>
        <w:t>object</w:t>
      </w:r>
    </w:p>
    <w:p w:rsidR="00E850AE" w:rsidRPr="00E850AE" w:rsidRDefault="00E850AE" w:rsidP="00E850AE">
      <w:pPr>
        <w:pBdr>
          <w:left w:val="single" w:sz="12" w:space="8" w:color="EF5350"/>
        </w:pBdr>
        <w:bidi w:val="0"/>
        <w:spacing w:beforeAutospacing="1" w:after="0" w:afterAutospacing="1" w:line="288" w:lineRule="atLeast"/>
        <w:ind w:firstLine="150"/>
        <w:outlineLvl w:val="4"/>
        <w:rPr>
          <w:rFonts w:ascii="IRANSans" w:eastAsia="Times New Roman" w:hAnsi="IRANSans" w:cs="B Nazanin"/>
          <w:b/>
          <w:bCs/>
          <w:sz w:val="27"/>
          <w:szCs w:val="27"/>
        </w:rPr>
      </w:pPr>
      <w:bookmarkStart w:id="53" w:name="Config.toolbox.todayButton.text.fa"/>
      <w:bookmarkEnd w:id="53"/>
      <w:proofErr w:type="spellStart"/>
      <w:proofErr w:type="gramStart"/>
      <w:r w:rsidRPr="00E850AE">
        <w:rPr>
          <w:rFonts w:ascii="IRANSans" w:eastAsia="Times New Roman" w:hAnsi="IRANSans" w:cs="B Nazanin"/>
          <w:b/>
          <w:bCs/>
          <w:sz w:val="27"/>
          <w:szCs w:val="27"/>
        </w:rPr>
        <w:t>text.fa</w:t>
      </w:r>
      <w:proofErr w:type="spellEnd"/>
      <w:r w:rsidRPr="00E850AE">
        <w:rPr>
          <w:rFonts w:ascii="IRANSans" w:eastAsia="Times New Roman" w:hAnsi="IRANSans" w:cs="B Nazanin"/>
          <w:b/>
          <w:bCs/>
          <w:sz w:val="27"/>
          <w:szCs w:val="27"/>
        </w:rPr>
        <w:t xml:space="preserve"> :</w:t>
      </w:r>
      <w:proofErr w:type="gramEnd"/>
      <w:r w:rsidRPr="00E850AE">
        <w:rPr>
          <w:rFonts w:ascii="IRANSans" w:eastAsia="Times New Roman" w:hAnsi="IRANSans" w:cs="B Nazanin"/>
          <w:b/>
          <w:bCs/>
          <w:sz w:val="27"/>
          <w:szCs w:val="27"/>
        </w:rPr>
        <w:t> </w:t>
      </w:r>
      <w:r w:rsidRPr="00E850AE">
        <w:rPr>
          <w:rFonts w:ascii="Courier New" w:eastAsia="Times New Roman" w:hAnsi="Courier New" w:cs="Courier New"/>
          <w:color w:val="37474F"/>
          <w:sz w:val="23"/>
        </w:rPr>
        <w:t>object</w:t>
      </w:r>
      <w:hyperlink r:id="rId210" w:anchor="textfa-object_1" w:tooltip="Permanent link" w:history="1">
        <w:r w:rsidRPr="00E850AE">
          <w:rPr>
            <w:rFonts w:ascii="IRANSans" w:eastAsia="Times New Roman" w:hAnsi="IRANSans" w:cs="B Nazanin"/>
            <w:b/>
            <w:bCs/>
            <w:color w:val="0000FF"/>
            <w:sz w:val="27"/>
            <w:u w:val="single"/>
          </w:rPr>
          <w:t>¶</w:t>
        </w:r>
      </w:hyperlink>
    </w:p>
    <w:p w:rsidR="00E850AE" w:rsidRPr="00E850AE" w:rsidRDefault="00E850AE" w:rsidP="00E850AE">
      <w:pPr>
        <w:bidi w:val="0"/>
        <w:spacing w:before="240" w:after="240" w:line="240" w:lineRule="auto"/>
        <w:rPr>
          <w:rFonts w:ascii="IRANSans" w:eastAsia="Times New Roman" w:hAnsi="IRANSans" w:cs="B Nazanin"/>
          <w:sz w:val="26"/>
          <w:szCs w:val="26"/>
        </w:rPr>
      </w:pPr>
      <w:proofErr w:type="gramStart"/>
      <w:r w:rsidRPr="00E850AE">
        <w:rPr>
          <w:rFonts w:ascii="IRANSans" w:eastAsia="Times New Roman" w:hAnsi="IRANSans" w:cs="B Nazanin"/>
          <w:sz w:val="26"/>
          <w:szCs w:val="26"/>
        </w:rPr>
        <w:t>show</w:t>
      </w:r>
      <w:proofErr w:type="gramEnd"/>
      <w:r w:rsidRPr="00E850AE">
        <w:rPr>
          <w:rFonts w:ascii="IRANSans" w:eastAsia="Times New Roman" w:hAnsi="IRANSans" w:cs="B Nazanin"/>
          <w:sz w:val="26"/>
          <w:szCs w:val="26"/>
        </w:rPr>
        <w:t xml:space="preserve"> when current calendar is Persian</w:t>
      </w:r>
    </w:p>
    <w:p w:rsidR="00E850AE" w:rsidRPr="00E850AE" w:rsidRDefault="00E850AE" w:rsidP="00E850AE">
      <w:pPr>
        <w:bidi w:val="0"/>
        <w:spacing w:after="0" w:line="240" w:lineRule="auto"/>
        <w:rPr>
          <w:rFonts w:ascii="IRANSans" w:eastAsia="Times New Roman" w:hAnsi="IRANSans" w:cs="B Nazanin"/>
          <w:sz w:val="26"/>
          <w:szCs w:val="26"/>
        </w:rPr>
      </w:pPr>
      <w:r w:rsidRPr="00E850AE">
        <w:rPr>
          <w:rFonts w:ascii="IRANSans" w:eastAsia="Times New Roman" w:hAnsi="IRANSans" w:cs="B Nazanin"/>
          <w:b/>
          <w:bCs/>
          <w:sz w:val="26"/>
        </w:rPr>
        <w:t>Kind</w:t>
      </w:r>
      <w:r w:rsidRPr="00E850AE">
        <w:rPr>
          <w:rFonts w:ascii="IRANSans" w:eastAsia="Times New Roman" w:hAnsi="IRANSans" w:cs="B Nazanin"/>
          <w:sz w:val="26"/>
          <w:szCs w:val="26"/>
        </w:rPr>
        <w:t>: static property of </w:t>
      </w:r>
      <w:hyperlink r:id="rId211" w:anchor="Config.toolbox.todayButton.text" w:history="1">
        <w:r w:rsidRPr="00E850AE">
          <w:rPr>
            <w:rFonts w:ascii="Courier New" w:eastAsia="Times New Roman" w:hAnsi="Courier New" w:cs="Courier New"/>
            <w:color w:val="EF5350"/>
          </w:rPr>
          <w:t>text</w:t>
        </w:r>
      </w:hyperlink>
      <w:r w:rsidRPr="00E850AE">
        <w:rPr>
          <w:rFonts w:ascii="IRANSans" w:eastAsia="Times New Roman" w:hAnsi="IRANSans" w:cs="B Nazanin"/>
          <w:sz w:val="26"/>
          <w:szCs w:val="26"/>
        </w:rPr>
        <w:br/>
      </w:r>
      <w:r w:rsidRPr="00E850AE">
        <w:rPr>
          <w:rFonts w:ascii="IRANSans" w:eastAsia="Times New Roman" w:hAnsi="IRANSans" w:cs="B Nazanin"/>
          <w:b/>
          <w:bCs/>
          <w:sz w:val="26"/>
        </w:rPr>
        <w:t>Default</w:t>
      </w:r>
      <w:r w:rsidRPr="00E850AE">
        <w:rPr>
          <w:rFonts w:ascii="IRANSans" w:eastAsia="Times New Roman" w:hAnsi="IRANSans" w:cs="B Nazanin"/>
          <w:sz w:val="26"/>
          <w:szCs w:val="26"/>
        </w:rPr>
        <w:t>: </w:t>
      </w:r>
      <w:r w:rsidRPr="00E850AE">
        <w:rPr>
          <w:rFonts w:ascii="Courier New" w:eastAsia="Times New Roman" w:hAnsi="Courier New" w:cs="Courier New"/>
          <w:color w:val="37474F"/>
          <w:rtl/>
        </w:rPr>
        <w:t>امروز</w:t>
      </w:r>
      <w:r w:rsidRPr="00E850AE">
        <w:rPr>
          <w:rFonts w:ascii="IRANSans" w:eastAsia="Times New Roman" w:hAnsi="IRANSans" w:cs="B Nazanin"/>
          <w:sz w:val="26"/>
          <w:szCs w:val="26"/>
        </w:rPr>
        <w:br/>
      </w:r>
      <w:r w:rsidRPr="00E850AE">
        <w:rPr>
          <w:rFonts w:ascii="IRANSans" w:eastAsia="Times New Roman" w:hAnsi="IRANSans" w:cs="B Nazanin"/>
          <w:b/>
          <w:bCs/>
          <w:sz w:val="26"/>
        </w:rPr>
        <w:t>Since</w:t>
      </w:r>
      <w:r w:rsidRPr="00E850AE">
        <w:rPr>
          <w:rFonts w:ascii="IRANSans" w:eastAsia="Times New Roman" w:hAnsi="IRANSans" w:cs="B Nazanin"/>
          <w:sz w:val="26"/>
          <w:szCs w:val="26"/>
        </w:rPr>
        <w:t>: 1.0.0</w:t>
      </w:r>
      <w:r w:rsidRPr="00E850AE">
        <w:rPr>
          <w:rFonts w:ascii="IRANSans" w:eastAsia="Times New Roman" w:hAnsi="IRANSans" w:cs="B Nazanin"/>
          <w:sz w:val="26"/>
          <w:szCs w:val="26"/>
        </w:rPr>
        <w:br/>
      </w:r>
      <w:bookmarkStart w:id="54" w:name="Config.toolbox.todayButton.text.en"/>
      <w:bookmarkEnd w:id="54"/>
    </w:p>
    <w:p w:rsidR="00E850AE" w:rsidRPr="00E850AE" w:rsidRDefault="00E850AE" w:rsidP="00E850AE">
      <w:pPr>
        <w:pBdr>
          <w:left w:val="single" w:sz="12" w:space="8" w:color="EF5350"/>
        </w:pBdr>
        <w:bidi w:val="0"/>
        <w:spacing w:beforeAutospacing="1" w:after="0" w:afterAutospacing="1" w:line="288" w:lineRule="atLeast"/>
        <w:ind w:firstLine="150"/>
        <w:outlineLvl w:val="4"/>
        <w:rPr>
          <w:rFonts w:ascii="IRANSans" w:eastAsia="Times New Roman" w:hAnsi="IRANSans" w:cs="B Nazanin"/>
          <w:b/>
          <w:bCs/>
          <w:sz w:val="27"/>
          <w:szCs w:val="27"/>
        </w:rPr>
      </w:pPr>
      <w:proofErr w:type="spellStart"/>
      <w:proofErr w:type="gramStart"/>
      <w:r w:rsidRPr="00E850AE">
        <w:rPr>
          <w:rFonts w:ascii="IRANSans" w:eastAsia="Times New Roman" w:hAnsi="IRANSans" w:cs="B Nazanin"/>
          <w:b/>
          <w:bCs/>
          <w:sz w:val="27"/>
          <w:szCs w:val="27"/>
        </w:rPr>
        <w:t>text.en</w:t>
      </w:r>
      <w:proofErr w:type="spellEnd"/>
      <w:r w:rsidRPr="00E850AE">
        <w:rPr>
          <w:rFonts w:ascii="IRANSans" w:eastAsia="Times New Roman" w:hAnsi="IRANSans" w:cs="B Nazanin"/>
          <w:b/>
          <w:bCs/>
          <w:sz w:val="27"/>
          <w:szCs w:val="27"/>
        </w:rPr>
        <w:t xml:space="preserve"> :</w:t>
      </w:r>
      <w:proofErr w:type="gramEnd"/>
      <w:r w:rsidRPr="00E850AE">
        <w:rPr>
          <w:rFonts w:ascii="IRANSans" w:eastAsia="Times New Roman" w:hAnsi="IRANSans" w:cs="B Nazanin"/>
          <w:b/>
          <w:bCs/>
          <w:sz w:val="27"/>
          <w:szCs w:val="27"/>
        </w:rPr>
        <w:t> </w:t>
      </w:r>
      <w:r w:rsidRPr="00E850AE">
        <w:rPr>
          <w:rFonts w:ascii="Courier New" w:eastAsia="Times New Roman" w:hAnsi="Courier New" w:cs="Courier New"/>
          <w:color w:val="37474F"/>
          <w:sz w:val="23"/>
        </w:rPr>
        <w:t>object</w:t>
      </w:r>
      <w:hyperlink r:id="rId212" w:anchor="texten-object_1" w:tooltip="Permanent link" w:history="1">
        <w:r w:rsidRPr="00E850AE">
          <w:rPr>
            <w:rFonts w:ascii="IRANSans" w:eastAsia="Times New Roman" w:hAnsi="IRANSans" w:cs="B Nazanin"/>
            <w:b/>
            <w:bCs/>
            <w:color w:val="0000FF"/>
            <w:sz w:val="27"/>
            <w:u w:val="single"/>
          </w:rPr>
          <w:t>¶</w:t>
        </w:r>
      </w:hyperlink>
    </w:p>
    <w:p w:rsidR="00E850AE" w:rsidRPr="00E850AE" w:rsidRDefault="00E850AE" w:rsidP="00E850AE">
      <w:pPr>
        <w:bidi w:val="0"/>
        <w:spacing w:before="240" w:after="240" w:line="240" w:lineRule="auto"/>
        <w:rPr>
          <w:rFonts w:ascii="IRANSans" w:eastAsia="Times New Roman" w:hAnsi="IRANSans" w:cs="B Nazanin"/>
          <w:sz w:val="26"/>
          <w:szCs w:val="26"/>
        </w:rPr>
      </w:pPr>
      <w:proofErr w:type="gramStart"/>
      <w:r w:rsidRPr="00E850AE">
        <w:rPr>
          <w:rFonts w:ascii="IRANSans" w:eastAsia="Times New Roman" w:hAnsi="IRANSans" w:cs="B Nazanin"/>
          <w:sz w:val="26"/>
          <w:szCs w:val="26"/>
        </w:rPr>
        <w:t>show</w:t>
      </w:r>
      <w:proofErr w:type="gramEnd"/>
      <w:r w:rsidRPr="00E850AE">
        <w:rPr>
          <w:rFonts w:ascii="IRANSans" w:eastAsia="Times New Roman" w:hAnsi="IRANSans" w:cs="B Nazanin"/>
          <w:sz w:val="26"/>
          <w:szCs w:val="26"/>
        </w:rPr>
        <w:t xml:space="preserve"> when current calendar is Gregorian</w:t>
      </w:r>
    </w:p>
    <w:p w:rsidR="00E850AE" w:rsidRPr="00E850AE" w:rsidRDefault="00E850AE" w:rsidP="00E850AE">
      <w:pPr>
        <w:bidi w:val="0"/>
        <w:spacing w:after="0" w:line="240" w:lineRule="auto"/>
        <w:rPr>
          <w:rFonts w:ascii="IRANSans" w:eastAsia="Times New Roman" w:hAnsi="IRANSans" w:cs="B Nazanin"/>
          <w:sz w:val="26"/>
          <w:szCs w:val="26"/>
        </w:rPr>
      </w:pPr>
      <w:r w:rsidRPr="00E850AE">
        <w:rPr>
          <w:rFonts w:ascii="IRANSans" w:eastAsia="Times New Roman" w:hAnsi="IRANSans" w:cs="B Nazanin"/>
          <w:b/>
          <w:bCs/>
          <w:sz w:val="26"/>
        </w:rPr>
        <w:t>Kind</w:t>
      </w:r>
      <w:r w:rsidRPr="00E850AE">
        <w:rPr>
          <w:rFonts w:ascii="IRANSans" w:eastAsia="Times New Roman" w:hAnsi="IRANSans" w:cs="B Nazanin"/>
          <w:sz w:val="26"/>
          <w:szCs w:val="26"/>
        </w:rPr>
        <w:t>: static property of </w:t>
      </w:r>
      <w:hyperlink r:id="rId213" w:anchor="Config.toolbox.todayButton.text" w:history="1">
        <w:r w:rsidRPr="00E850AE">
          <w:rPr>
            <w:rFonts w:ascii="Courier New" w:eastAsia="Times New Roman" w:hAnsi="Courier New" w:cs="Courier New"/>
            <w:color w:val="EF5350"/>
          </w:rPr>
          <w:t>text</w:t>
        </w:r>
      </w:hyperlink>
      <w:r w:rsidRPr="00E850AE">
        <w:rPr>
          <w:rFonts w:ascii="IRANSans" w:eastAsia="Times New Roman" w:hAnsi="IRANSans" w:cs="B Nazanin"/>
          <w:sz w:val="26"/>
          <w:szCs w:val="26"/>
        </w:rPr>
        <w:br/>
      </w:r>
      <w:r w:rsidRPr="00E850AE">
        <w:rPr>
          <w:rFonts w:ascii="IRANSans" w:eastAsia="Times New Roman" w:hAnsi="IRANSans" w:cs="B Nazanin"/>
          <w:b/>
          <w:bCs/>
          <w:sz w:val="26"/>
        </w:rPr>
        <w:t>Default</w:t>
      </w:r>
      <w:r w:rsidRPr="00E850AE">
        <w:rPr>
          <w:rFonts w:ascii="IRANSans" w:eastAsia="Times New Roman" w:hAnsi="IRANSans" w:cs="B Nazanin"/>
          <w:sz w:val="26"/>
          <w:szCs w:val="26"/>
        </w:rPr>
        <w:t>: </w:t>
      </w:r>
      <w:r w:rsidRPr="00E850AE">
        <w:rPr>
          <w:rFonts w:ascii="Courier New" w:eastAsia="Times New Roman" w:hAnsi="Courier New" w:cs="Courier New"/>
          <w:color w:val="37474F"/>
        </w:rPr>
        <w:t>today</w:t>
      </w:r>
      <w:r w:rsidRPr="00E850AE">
        <w:rPr>
          <w:rFonts w:ascii="IRANSans" w:eastAsia="Times New Roman" w:hAnsi="IRANSans" w:cs="B Nazanin"/>
          <w:sz w:val="26"/>
          <w:szCs w:val="26"/>
        </w:rPr>
        <w:br/>
      </w:r>
      <w:r w:rsidRPr="00E850AE">
        <w:rPr>
          <w:rFonts w:ascii="IRANSans" w:eastAsia="Times New Roman" w:hAnsi="IRANSans" w:cs="B Nazanin"/>
          <w:b/>
          <w:bCs/>
          <w:sz w:val="26"/>
        </w:rPr>
        <w:t>Since</w:t>
      </w:r>
      <w:r w:rsidRPr="00E850AE">
        <w:rPr>
          <w:rFonts w:ascii="IRANSans" w:eastAsia="Times New Roman" w:hAnsi="IRANSans" w:cs="B Nazanin"/>
          <w:sz w:val="26"/>
          <w:szCs w:val="26"/>
        </w:rPr>
        <w:t>: 1.0.0</w:t>
      </w:r>
      <w:r w:rsidRPr="00E850AE">
        <w:rPr>
          <w:rFonts w:ascii="IRANSans" w:eastAsia="Times New Roman" w:hAnsi="IRANSans" w:cs="B Nazanin"/>
          <w:sz w:val="26"/>
          <w:szCs w:val="26"/>
        </w:rPr>
        <w:br/>
      </w:r>
      <w:bookmarkStart w:id="55" w:name="Config.toolbox.todayButton.event_onToday"/>
      <w:bookmarkEnd w:id="55"/>
    </w:p>
    <w:p w:rsidR="00E850AE" w:rsidRPr="00E850AE" w:rsidRDefault="00E850AE" w:rsidP="00E850AE">
      <w:pPr>
        <w:pBdr>
          <w:left w:val="single" w:sz="18" w:space="8" w:color="EF5350"/>
        </w:pBdr>
        <w:bidi w:val="0"/>
        <w:spacing w:before="100" w:beforeAutospacing="1" w:after="100" w:afterAutospacing="1" w:line="240" w:lineRule="auto"/>
        <w:ind w:firstLine="150"/>
        <w:outlineLvl w:val="3"/>
        <w:rPr>
          <w:rFonts w:ascii="IRANSans" w:eastAsia="Times New Roman" w:hAnsi="IRANSans" w:cs="B Nazanin"/>
          <w:b/>
          <w:bCs/>
          <w:sz w:val="27"/>
          <w:szCs w:val="27"/>
        </w:rPr>
      </w:pPr>
      <w:r w:rsidRPr="00E850AE">
        <w:rPr>
          <w:rFonts w:ascii="IRANSans" w:eastAsia="Times New Roman" w:hAnsi="IRANSans" w:cs="B Nazanin"/>
          <w:b/>
          <w:bCs/>
          <w:sz w:val="27"/>
          <w:szCs w:val="27"/>
        </w:rPr>
        <w:t>"</w:t>
      </w:r>
      <w:proofErr w:type="spellStart"/>
      <w:proofErr w:type="gramStart"/>
      <w:r w:rsidRPr="00E850AE">
        <w:rPr>
          <w:rFonts w:ascii="IRANSans" w:eastAsia="Times New Roman" w:hAnsi="IRANSans" w:cs="B Nazanin"/>
          <w:b/>
          <w:bCs/>
          <w:sz w:val="27"/>
          <w:szCs w:val="27"/>
        </w:rPr>
        <w:t>onToday</w:t>
      </w:r>
      <w:proofErr w:type="spellEnd"/>
      <w:proofErr w:type="gramEnd"/>
      <w:r w:rsidRPr="00E850AE">
        <w:rPr>
          <w:rFonts w:ascii="IRANSans" w:eastAsia="Times New Roman" w:hAnsi="IRANSans" w:cs="B Nazanin"/>
          <w:b/>
          <w:bCs/>
          <w:sz w:val="27"/>
          <w:szCs w:val="27"/>
        </w:rPr>
        <w:t>"</w:t>
      </w:r>
      <w:hyperlink r:id="rId214" w:anchor="ontoday" w:tooltip="Permanent link" w:history="1">
        <w:r w:rsidRPr="00E850AE">
          <w:rPr>
            <w:rFonts w:ascii="IRANSans" w:eastAsia="Times New Roman" w:hAnsi="IRANSans" w:cs="B Nazanin"/>
            <w:b/>
            <w:bCs/>
            <w:color w:val="0000FF"/>
            <w:sz w:val="27"/>
            <w:u w:val="single"/>
          </w:rPr>
          <w:t>¶</w:t>
        </w:r>
      </w:hyperlink>
    </w:p>
    <w:p w:rsidR="00E850AE" w:rsidRPr="00E850AE" w:rsidRDefault="00E850AE" w:rsidP="00E850AE">
      <w:pPr>
        <w:bidi w:val="0"/>
        <w:spacing w:before="240" w:after="240" w:line="240" w:lineRule="auto"/>
        <w:rPr>
          <w:rFonts w:ascii="IRANSans" w:eastAsia="Times New Roman" w:hAnsi="IRANSans" w:cs="B Nazanin"/>
          <w:sz w:val="26"/>
          <w:szCs w:val="26"/>
        </w:rPr>
      </w:pPr>
      <w:r w:rsidRPr="00E850AE">
        <w:rPr>
          <w:rFonts w:ascii="IRANSans" w:eastAsia="Times New Roman" w:hAnsi="IRANSans" w:cs="B Nazanin"/>
          <w:sz w:val="26"/>
          <w:szCs w:val="26"/>
        </w:rPr>
        <w:t>Called when today button clicked</w:t>
      </w:r>
    </w:p>
    <w:p w:rsidR="00E850AE" w:rsidRPr="00E850AE" w:rsidRDefault="00E850AE" w:rsidP="00E850AE">
      <w:pPr>
        <w:bidi w:val="0"/>
        <w:spacing w:before="240" w:after="240" w:line="240" w:lineRule="auto"/>
        <w:rPr>
          <w:rFonts w:ascii="IRANSans" w:eastAsia="Times New Roman" w:hAnsi="IRANSans" w:cs="B Nazanin"/>
          <w:sz w:val="26"/>
          <w:szCs w:val="26"/>
        </w:rPr>
      </w:pPr>
      <w:r w:rsidRPr="00E850AE">
        <w:rPr>
          <w:rFonts w:ascii="IRANSans" w:eastAsia="Times New Roman" w:hAnsi="IRANSans" w:cs="B Nazanin"/>
          <w:b/>
          <w:bCs/>
          <w:sz w:val="26"/>
        </w:rPr>
        <w:lastRenderedPageBreak/>
        <w:t>Kind</w:t>
      </w:r>
      <w:r w:rsidRPr="00E850AE">
        <w:rPr>
          <w:rFonts w:ascii="IRANSans" w:eastAsia="Times New Roman" w:hAnsi="IRANSans" w:cs="B Nazanin"/>
          <w:sz w:val="26"/>
          <w:szCs w:val="26"/>
        </w:rPr>
        <w:t>: event emitted by </w:t>
      </w:r>
      <w:proofErr w:type="spellStart"/>
      <w:r w:rsidRPr="00E850AE">
        <w:rPr>
          <w:rFonts w:ascii="IRANSans" w:eastAsia="Times New Roman" w:hAnsi="IRANSans" w:cs="B Nazanin"/>
          <w:sz w:val="26"/>
          <w:szCs w:val="26"/>
        </w:rPr>
        <w:fldChar w:fldCharType="begin"/>
      </w:r>
      <w:r w:rsidRPr="00E850AE">
        <w:rPr>
          <w:rFonts w:ascii="IRANSans" w:eastAsia="Times New Roman" w:hAnsi="IRANSans" w:cs="B Nazanin"/>
          <w:sz w:val="26"/>
          <w:szCs w:val="26"/>
        </w:rPr>
        <w:instrText xml:space="preserve"> HYPERLINK "http://babakhani.github.io/PersianWebToolkit/doc/datepicker/options/" \l "Config.toolbox.todayButton" </w:instrText>
      </w:r>
      <w:r w:rsidRPr="00E850AE">
        <w:rPr>
          <w:rFonts w:ascii="IRANSans" w:eastAsia="Times New Roman" w:hAnsi="IRANSans" w:cs="B Nazanin"/>
          <w:sz w:val="26"/>
          <w:szCs w:val="26"/>
        </w:rPr>
        <w:fldChar w:fldCharType="separate"/>
      </w:r>
      <w:r w:rsidRPr="00E850AE">
        <w:rPr>
          <w:rFonts w:ascii="Courier New" w:eastAsia="Times New Roman" w:hAnsi="Courier New" w:cs="Courier New"/>
          <w:color w:val="EF5350"/>
        </w:rPr>
        <w:t>todayButton</w:t>
      </w:r>
      <w:proofErr w:type="spellEnd"/>
      <w:r w:rsidRPr="00E850AE">
        <w:rPr>
          <w:rFonts w:ascii="IRANSans" w:eastAsia="Times New Roman" w:hAnsi="IRANSans" w:cs="B Nazanin"/>
          <w:sz w:val="26"/>
          <w:szCs w:val="26"/>
        </w:rPr>
        <w:fldChar w:fldCharType="end"/>
      </w:r>
      <w:r w:rsidRPr="00E850AE">
        <w:rPr>
          <w:rFonts w:ascii="IRANSans" w:eastAsia="Times New Roman" w:hAnsi="IRANSans" w:cs="B Nazanin"/>
          <w:sz w:val="26"/>
          <w:szCs w:val="26"/>
        </w:rPr>
        <w:br/>
      </w:r>
      <w:proofErr w:type="gramStart"/>
      <w:r w:rsidRPr="00E850AE">
        <w:rPr>
          <w:rFonts w:ascii="IRANSans" w:eastAsia="Times New Roman" w:hAnsi="IRANSans" w:cs="B Nazanin"/>
          <w:b/>
          <w:bCs/>
          <w:sz w:val="26"/>
        </w:rPr>
        <w:t>Since</w:t>
      </w:r>
      <w:proofErr w:type="gramEnd"/>
      <w:r w:rsidRPr="00E850AE">
        <w:rPr>
          <w:rFonts w:ascii="IRANSans" w:eastAsia="Times New Roman" w:hAnsi="IRANSans" w:cs="B Nazanin"/>
          <w:sz w:val="26"/>
          <w:szCs w:val="26"/>
        </w:rPr>
        <w:t>: 1.0.0</w:t>
      </w:r>
      <w:r w:rsidRPr="00E850AE">
        <w:rPr>
          <w:rFonts w:ascii="IRANSans" w:eastAsia="Times New Roman" w:hAnsi="IRANSans" w:cs="B Nazanin"/>
          <w:sz w:val="26"/>
          <w:szCs w:val="26"/>
        </w:rPr>
        <w:br/>
      </w:r>
      <w:bookmarkStart w:id="56" w:name="Config.toolbox.calendarSwitch"/>
      <w:bookmarkEnd w:id="56"/>
    </w:p>
    <w:p w:rsidR="00E850AE" w:rsidRPr="00E850AE" w:rsidRDefault="00E850AE" w:rsidP="00E850AE">
      <w:pPr>
        <w:pBdr>
          <w:left w:val="single" w:sz="36" w:space="8" w:color="EF5350"/>
        </w:pBdr>
        <w:bidi w:val="0"/>
        <w:spacing w:beforeAutospacing="1" w:after="0" w:afterAutospacing="1" w:line="240" w:lineRule="auto"/>
        <w:ind w:firstLine="150"/>
        <w:outlineLvl w:val="2"/>
        <w:rPr>
          <w:rFonts w:ascii="IRANSans" w:eastAsia="Times New Roman" w:hAnsi="IRANSans" w:cs="B Nazanin"/>
          <w:spacing w:val="-2"/>
          <w:sz w:val="27"/>
          <w:szCs w:val="27"/>
        </w:rPr>
      </w:pPr>
      <w:proofErr w:type="spellStart"/>
      <w:proofErr w:type="gramStart"/>
      <w:r w:rsidRPr="00E850AE">
        <w:rPr>
          <w:rFonts w:ascii="IRANSans" w:eastAsia="Times New Roman" w:hAnsi="IRANSans" w:cs="B Nazanin"/>
          <w:spacing w:val="-2"/>
          <w:sz w:val="27"/>
          <w:szCs w:val="27"/>
        </w:rPr>
        <w:t>toolbox.calendarSwitch</w:t>
      </w:r>
      <w:proofErr w:type="spellEnd"/>
      <w:r w:rsidRPr="00E850AE">
        <w:rPr>
          <w:rFonts w:ascii="IRANSans" w:eastAsia="Times New Roman" w:hAnsi="IRANSans" w:cs="B Nazanin"/>
          <w:spacing w:val="-2"/>
          <w:sz w:val="27"/>
          <w:szCs w:val="27"/>
        </w:rPr>
        <w:t xml:space="preserve"> :</w:t>
      </w:r>
      <w:proofErr w:type="gramEnd"/>
      <w:r w:rsidRPr="00E850AE">
        <w:rPr>
          <w:rFonts w:ascii="IRANSans" w:eastAsia="Times New Roman" w:hAnsi="IRANSans" w:cs="B Nazanin"/>
          <w:spacing w:val="-2"/>
          <w:sz w:val="27"/>
          <w:szCs w:val="27"/>
        </w:rPr>
        <w:t> </w:t>
      </w:r>
      <w:r w:rsidRPr="00E850AE">
        <w:rPr>
          <w:rFonts w:ascii="Courier New" w:eastAsia="Times New Roman" w:hAnsi="Courier New" w:cs="Courier New"/>
          <w:color w:val="37474F"/>
          <w:spacing w:val="-2"/>
          <w:sz w:val="28"/>
        </w:rPr>
        <w:t>object</w:t>
      </w:r>
      <w:hyperlink r:id="rId215" w:anchor="toolboxcalendarswitch-object" w:tooltip="Permanent link" w:history="1">
        <w:r w:rsidRPr="00E850AE">
          <w:rPr>
            <w:rFonts w:ascii="IRANSans" w:eastAsia="Times New Roman" w:hAnsi="IRANSans" w:cs="B Nazanin"/>
            <w:color w:val="0000FF"/>
            <w:spacing w:val="-2"/>
            <w:sz w:val="27"/>
            <w:szCs w:val="27"/>
            <w:u w:val="single"/>
          </w:rPr>
          <w:t>¶</w:t>
        </w:r>
      </w:hyperlink>
    </w:p>
    <w:p w:rsidR="00E850AE" w:rsidRPr="00E850AE" w:rsidRDefault="00E850AE" w:rsidP="00E850AE">
      <w:pPr>
        <w:bidi w:val="0"/>
        <w:spacing w:before="240" w:after="240" w:line="240" w:lineRule="auto"/>
        <w:rPr>
          <w:rFonts w:ascii="IRANSans" w:eastAsia="Times New Roman" w:hAnsi="IRANSans" w:cs="B Nazanin"/>
          <w:sz w:val="26"/>
          <w:szCs w:val="26"/>
        </w:rPr>
      </w:pPr>
      <w:proofErr w:type="gramStart"/>
      <w:r w:rsidRPr="00E850AE">
        <w:rPr>
          <w:rFonts w:ascii="IRANSans" w:eastAsia="Times New Roman" w:hAnsi="IRANSans" w:cs="B Nazanin"/>
          <w:sz w:val="26"/>
          <w:szCs w:val="26"/>
        </w:rPr>
        <w:t>toolbox</w:t>
      </w:r>
      <w:proofErr w:type="gramEnd"/>
      <w:r w:rsidRPr="00E850AE">
        <w:rPr>
          <w:rFonts w:ascii="IRANSans" w:eastAsia="Times New Roman" w:hAnsi="IRANSans" w:cs="B Nazanin"/>
          <w:sz w:val="26"/>
          <w:szCs w:val="26"/>
        </w:rPr>
        <w:t xml:space="preserve"> calendar switch configuration</w:t>
      </w:r>
    </w:p>
    <w:p w:rsidR="00E850AE" w:rsidRPr="00E850AE" w:rsidRDefault="00E850AE" w:rsidP="00E850AE">
      <w:pPr>
        <w:bidi w:val="0"/>
        <w:spacing w:before="240" w:after="240" w:line="240" w:lineRule="auto"/>
        <w:rPr>
          <w:rFonts w:ascii="IRANSans" w:eastAsia="Times New Roman" w:hAnsi="IRANSans" w:cs="B Nazanin"/>
          <w:sz w:val="26"/>
          <w:szCs w:val="26"/>
        </w:rPr>
      </w:pPr>
      <w:r w:rsidRPr="00E850AE">
        <w:rPr>
          <w:rFonts w:ascii="IRANSans" w:eastAsia="Times New Roman" w:hAnsi="IRANSans" w:cs="B Nazanin"/>
          <w:b/>
          <w:bCs/>
          <w:sz w:val="26"/>
        </w:rPr>
        <w:t>Kind</w:t>
      </w:r>
      <w:r w:rsidRPr="00E850AE">
        <w:rPr>
          <w:rFonts w:ascii="IRANSans" w:eastAsia="Times New Roman" w:hAnsi="IRANSans" w:cs="B Nazanin"/>
          <w:sz w:val="26"/>
          <w:szCs w:val="26"/>
        </w:rPr>
        <w:t>: static property of </w:t>
      </w:r>
      <w:hyperlink r:id="rId216" w:anchor="Config.toolbox" w:history="1">
        <w:r w:rsidRPr="00E850AE">
          <w:rPr>
            <w:rFonts w:ascii="Courier New" w:eastAsia="Times New Roman" w:hAnsi="Courier New" w:cs="Courier New"/>
            <w:color w:val="EF5350"/>
          </w:rPr>
          <w:t>toolbox</w:t>
        </w:r>
      </w:hyperlink>
      <w:r w:rsidRPr="00E850AE">
        <w:rPr>
          <w:rFonts w:ascii="IRANSans" w:eastAsia="Times New Roman" w:hAnsi="IRANSans" w:cs="B Nazanin"/>
          <w:sz w:val="26"/>
          <w:szCs w:val="26"/>
        </w:rPr>
        <w:br/>
      </w:r>
      <w:proofErr w:type="gramStart"/>
      <w:r w:rsidRPr="00E850AE">
        <w:rPr>
          <w:rFonts w:ascii="IRANSans" w:eastAsia="Times New Roman" w:hAnsi="IRANSans" w:cs="B Nazanin"/>
          <w:b/>
          <w:bCs/>
          <w:sz w:val="26"/>
        </w:rPr>
        <w:t>Since</w:t>
      </w:r>
      <w:proofErr w:type="gramEnd"/>
      <w:r w:rsidRPr="00E850AE">
        <w:rPr>
          <w:rFonts w:ascii="IRANSans" w:eastAsia="Times New Roman" w:hAnsi="IRANSans" w:cs="B Nazanin"/>
          <w:sz w:val="26"/>
          <w:szCs w:val="26"/>
        </w:rPr>
        <w:t>: 1.0.0</w:t>
      </w:r>
    </w:p>
    <w:p w:rsidR="00E850AE" w:rsidRPr="00E850AE" w:rsidRDefault="0076411C" w:rsidP="00E850AE">
      <w:pPr>
        <w:numPr>
          <w:ilvl w:val="0"/>
          <w:numId w:val="12"/>
        </w:numPr>
        <w:bidi w:val="0"/>
        <w:spacing w:beforeAutospacing="1" w:after="0" w:line="240" w:lineRule="auto"/>
        <w:ind w:left="450"/>
        <w:rPr>
          <w:rFonts w:ascii="IRANSans" w:eastAsia="Times New Roman" w:hAnsi="IRANSans" w:cs="B Nazanin"/>
          <w:sz w:val="26"/>
          <w:szCs w:val="26"/>
        </w:rPr>
      </w:pPr>
      <w:hyperlink r:id="rId217" w:anchor="Config.toolbox.calendarSwitch" w:history="1"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.</w:t>
        </w:r>
        <w:proofErr w:type="spellStart"/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calendarSwitch</w:t>
        </w:r>
        <w:proofErr w:type="spellEnd"/>
      </w:hyperlink>
      <w:r w:rsidR="00E850AE" w:rsidRPr="00E850AE">
        <w:rPr>
          <w:rFonts w:ascii="IRANSans" w:eastAsia="Times New Roman" w:hAnsi="IRANSans" w:cs="B Nazanin"/>
          <w:sz w:val="26"/>
          <w:szCs w:val="26"/>
        </w:rPr>
        <w:t> : </w:t>
      </w:r>
      <w:r w:rsidR="00E850AE" w:rsidRPr="00E850AE">
        <w:rPr>
          <w:rFonts w:ascii="Courier New" w:eastAsia="Times New Roman" w:hAnsi="Courier New" w:cs="Courier New"/>
          <w:color w:val="37474F"/>
        </w:rPr>
        <w:t>object</w:t>
      </w:r>
    </w:p>
    <w:p w:rsidR="00E850AE" w:rsidRPr="00E850AE" w:rsidRDefault="0076411C" w:rsidP="00E850AE">
      <w:pPr>
        <w:numPr>
          <w:ilvl w:val="1"/>
          <w:numId w:val="12"/>
        </w:numPr>
        <w:bidi w:val="0"/>
        <w:spacing w:beforeAutospacing="1" w:after="0" w:line="240" w:lineRule="auto"/>
        <w:ind w:left="900"/>
        <w:rPr>
          <w:rFonts w:ascii="IRANSans" w:eastAsia="Times New Roman" w:hAnsi="IRANSans" w:cs="B Nazanin"/>
          <w:sz w:val="26"/>
          <w:szCs w:val="26"/>
        </w:rPr>
      </w:pPr>
      <w:hyperlink r:id="rId218" w:anchor="Config.toolbox.calendarSwitch.enabled" w:history="1"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.enabled</w:t>
        </w:r>
      </w:hyperlink>
      <w:r w:rsidR="00E850AE" w:rsidRPr="00E850AE">
        <w:rPr>
          <w:rFonts w:ascii="IRANSans" w:eastAsia="Times New Roman" w:hAnsi="IRANSans" w:cs="B Nazanin"/>
          <w:sz w:val="26"/>
          <w:szCs w:val="26"/>
        </w:rPr>
        <w:t> : </w:t>
      </w:r>
      <w:proofErr w:type="spellStart"/>
      <w:r w:rsidR="00E850AE" w:rsidRPr="00E850AE">
        <w:rPr>
          <w:rFonts w:ascii="Courier New" w:eastAsia="Times New Roman" w:hAnsi="Courier New" w:cs="Courier New"/>
          <w:color w:val="37474F"/>
        </w:rPr>
        <w:t>boolean</w:t>
      </w:r>
      <w:proofErr w:type="spellEnd"/>
    </w:p>
    <w:p w:rsidR="00E850AE" w:rsidRPr="00E850AE" w:rsidRDefault="0076411C" w:rsidP="00E850AE">
      <w:pPr>
        <w:numPr>
          <w:ilvl w:val="1"/>
          <w:numId w:val="12"/>
        </w:numPr>
        <w:bidi w:val="0"/>
        <w:spacing w:beforeAutospacing="1" w:after="0" w:line="240" w:lineRule="auto"/>
        <w:ind w:left="900"/>
        <w:rPr>
          <w:rFonts w:ascii="IRANSans" w:eastAsia="Times New Roman" w:hAnsi="IRANSans" w:cs="B Nazanin"/>
          <w:sz w:val="26"/>
          <w:szCs w:val="26"/>
        </w:rPr>
      </w:pPr>
      <w:hyperlink r:id="rId219" w:anchor="Config.toolbox.calendarSwitch.format" w:history="1"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.format</w:t>
        </w:r>
      </w:hyperlink>
      <w:r w:rsidR="00E850AE" w:rsidRPr="00E850AE">
        <w:rPr>
          <w:rFonts w:ascii="IRANSans" w:eastAsia="Times New Roman" w:hAnsi="IRANSans" w:cs="B Nazanin"/>
          <w:sz w:val="26"/>
          <w:szCs w:val="26"/>
        </w:rPr>
        <w:t> : </w:t>
      </w:r>
      <w:r w:rsidR="00E850AE" w:rsidRPr="00E850AE">
        <w:rPr>
          <w:rFonts w:ascii="Courier New" w:eastAsia="Times New Roman" w:hAnsi="Courier New" w:cs="Courier New"/>
          <w:color w:val="37474F"/>
        </w:rPr>
        <w:t>string</w:t>
      </w:r>
    </w:p>
    <w:p w:rsidR="00E850AE" w:rsidRPr="00E850AE" w:rsidRDefault="0076411C" w:rsidP="00E850AE">
      <w:pPr>
        <w:numPr>
          <w:ilvl w:val="1"/>
          <w:numId w:val="12"/>
        </w:numPr>
        <w:bidi w:val="0"/>
        <w:spacing w:before="100" w:beforeAutospacing="1" w:after="0" w:line="240" w:lineRule="auto"/>
        <w:ind w:left="900"/>
        <w:rPr>
          <w:rFonts w:ascii="IRANSans" w:eastAsia="Times New Roman" w:hAnsi="IRANSans" w:cs="B Nazanin"/>
          <w:sz w:val="26"/>
          <w:szCs w:val="26"/>
        </w:rPr>
      </w:pPr>
      <w:hyperlink r:id="rId220" w:anchor="Config.toolbox.calendarSwitch.event_onSwitch" w:history="1"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"</w:t>
        </w:r>
        <w:proofErr w:type="spellStart"/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onSwitch</w:t>
        </w:r>
        <w:proofErr w:type="spellEnd"/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"</w:t>
        </w:r>
      </w:hyperlink>
    </w:p>
    <w:p w:rsidR="00E850AE" w:rsidRPr="00E850AE" w:rsidRDefault="00E850AE" w:rsidP="00E850AE">
      <w:pPr>
        <w:pBdr>
          <w:left w:val="single" w:sz="18" w:space="8" w:color="EF5350"/>
        </w:pBdr>
        <w:bidi w:val="0"/>
        <w:spacing w:beforeAutospacing="1" w:after="0" w:afterAutospacing="1" w:line="240" w:lineRule="auto"/>
        <w:ind w:firstLine="150"/>
        <w:outlineLvl w:val="3"/>
        <w:rPr>
          <w:rFonts w:ascii="IRANSans" w:eastAsia="Times New Roman" w:hAnsi="IRANSans" w:cs="B Nazanin"/>
          <w:b/>
          <w:bCs/>
          <w:sz w:val="27"/>
          <w:szCs w:val="27"/>
        </w:rPr>
      </w:pPr>
      <w:bookmarkStart w:id="57" w:name="Config.toolbox.calendarSwitch.enabled"/>
      <w:bookmarkEnd w:id="57"/>
      <w:proofErr w:type="spellStart"/>
      <w:proofErr w:type="gramStart"/>
      <w:r w:rsidRPr="00E850AE">
        <w:rPr>
          <w:rFonts w:ascii="IRANSans" w:eastAsia="Times New Roman" w:hAnsi="IRANSans" w:cs="B Nazanin"/>
          <w:b/>
          <w:bCs/>
          <w:sz w:val="27"/>
          <w:szCs w:val="27"/>
        </w:rPr>
        <w:t>calendarSwitch.enabled</w:t>
      </w:r>
      <w:proofErr w:type="spellEnd"/>
      <w:r w:rsidRPr="00E850AE">
        <w:rPr>
          <w:rFonts w:ascii="IRANSans" w:eastAsia="Times New Roman" w:hAnsi="IRANSans" w:cs="B Nazanin"/>
          <w:b/>
          <w:bCs/>
          <w:sz w:val="27"/>
          <w:szCs w:val="27"/>
        </w:rPr>
        <w:t xml:space="preserve"> :</w:t>
      </w:r>
      <w:proofErr w:type="gramEnd"/>
      <w:r w:rsidRPr="00E850AE">
        <w:rPr>
          <w:rFonts w:ascii="IRANSans" w:eastAsia="Times New Roman" w:hAnsi="IRANSans" w:cs="B Nazanin"/>
          <w:b/>
          <w:bCs/>
          <w:sz w:val="27"/>
          <w:szCs w:val="27"/>
        </w:rPr>
        <w:t> </w:t>
      </w:r>
      <w:proofErr w:type="spellStart"/>
      <w:r w:rsidRPr="00E850AE">
        <w:rPr>
          <w:rFonts w:ascii="Courier New" w:eastAsia="Times New Roman" w:hAnsi="Courier New" w:cs="Courier New"/>
          <w:color w:val="37474F"/>
          <w:sz w:val="23"/>
        </w:rPr>
        <w:t>boolean</w:t>
      </w:r>
      <w:proofErr w:type="spellEnd"/>
      <w:r w:rsidRPr="00E850AE">
        <w:rPr>
          <w:rFonts w:ascii="IRANSans" w:eastAsia="Times New Roman" w:hAnsi="IRANSans" w:cs="B Nazanin"/>
          <w:b/>
          <w:bCs/>
          <w:sz w:val="27"/>
          <w:szCs w:val="27"/>
        </w:rPr>
        <w:fldChar w:fldCharType="begin"/>
      </w:r>
      <w:r w:rsidRPr="00E850AE">
        <w:rPr>
          <w:rFonts w:ascii="IRANSans" w:eastAsia="Times New Roman" w:hAnsi="IRANSans" w:cs="B Nazanin"/>
          <w:b/>
          <w:bCs/>
          <w:sz w:val="27"/>
          <w:szCs w:val="27"/>
        </w:rPr>
        <w:instrText xml:space="preserve"> HYPERLINK "http://babakhani.github.io/PersianWebToolkit/doc/datepicker/options/" \l "calendarswitchenabled-boolean" \o "Permanent link" </w:instrText>
      </w:r>
      <w:r w:rsidRPr="00E850AE">
        <w:rPr>
          <w:rFonts w:ascii="IRANSans" w:eastAsia="Times New Roman" w:hAnsi="IRANSans" w:cs="B Nazanin"/>
          <w:b/>
          <w:bCs/>
          <w:sz w:val="27"/>
          <w:szCs w:val="27"/>
        </w:rPr>
        <w:fldChar w:fldCharType="separate"/>
      </w:r>
      <w:r w:rsidRPr="00E850AE">
        <w:rPr>
          <w:rFonts w:ascii="IRANSans" w:eastAsia="Times New Roman" w:hAnsi="IRANSans" w:cs="B Nazanin"/>
          <w:b/>
          <w:bCs/>
          <w:color w:val="0000FF"/>
          <w:sz w:val="27"/>
          <w:u w:val="single"/>
        </w:rPr>
        <w:t>¶</w:t>
      </w:r>
      <w:r w:rsidRPr="00E850AE">
        <w:rPr>
          <w:rFonts w:ascii="IRANSans" w:eastAsia="Times New Roman" w:hAnsi="IRANSans" w:cs="B Nazanin"/>
          <w:b/>
          <w:bCs/>
          <w:sz w:val="27"/>
          <w:szCs w:val="27"/>
        </w:rPr>
        <w:fldChar w:fldCharType="end"/>
      </w:r>
    </w:p>
    <w:p w:rsidR="00E850AE" w:rsidRPr="00E850AE" w:rsidRDefault="00E850AE" w:rsidP="00E850AE">
      <w:pPr>
        <w:bidi w:val="0"/>
        <w:spacing w:before="240" w:after="240" w:line="240" w:lineRule="auto"/>
        <w:rPr>
          <w:rFonts w:ascii="IRANSans" w:eastAsia="Times New Roman" w:hAnsi="IRANSans" w:cs="B Nazanin"/>
          <w:sz w:val="26"/>
          <w:szCs w:val="26"/>
        </w:rPr>
      </w:pPr>
      <w:proofErr w:type="gramStart"/>
      <w:r w:rsidRPr="00E850AE">
        <w:rPr>
          <w:rFonts w:ascii="IRANSans" w:eastAsia="Times New Roman" w:hAnsi="IRANSans" w:cs="B Nazanin"/>
          <w:sz w:val="26"/>
          <w:szCs w:val="26"/>
        </w:rPr>
        <w:t>make</w:t>
      </w:r>
      <w:proofErr w:type="gramEnd"/>
      <w:r w:rsidRPr="00E850AE">
        <w:rPr>
          <w:rFonts w:ascii="IRANSans" w:eastAsia="Times New Roman" w:hAnsi="IRANSans" w:cs="B Nazanin"/>
          <w:sz w:val="26"/>
          <w:szCs w:val="26"/>
        </w:rPr>
        <w:t xml:space="preserve"> calendar switch enable or disable</w:t>
      </w:r>
    </w:p>
    <w:p w:rsidR="00E850AE" w:rsidRPr="00E850AE" w:rsidRDefault="00E850AE" w:rsidP="00E850AE">
      <w:pPr>
        <w:bidi w:val="0"/>
        <w:spacing w:after="0" w:line="240" w:lineRule="auto"/>
        <w:rPr>
          <w:rFonts w:ascii="IRANSans" w:eastAsia="Times New Roman" w:hAnsi="IRANSans" w:cs="B Nazanin"/>
          <w:sz w:val="26"/>
          <w:szCs w:val="26"/>
        </w:rPr>
      </w:pPr>
      <w:r w:rsidRPr="00E850AE">
        <w:rPr>
          <w:rFonts w:ascii="IRANSans" w:eastAsia="Times New Roman" w:hAnsi="IRANSans" w:cs="B Nazanin"/>
          <w:b/>
          <w:bCs/>
          <w:sz w:val="26"/>
        </w:rPr>
        <w:t>Kind</w:t>
      </w:r>
      <w:r w:rsidRPr="00E850AE">
        <w:rPr>
          <w:rFonts w:ascii="IRANSans" w:eastAsia="Times New Roman" w:hAnsi="IRANSans" w:cs="B Nazanin"/>
          <w:sz w:val="26"/>
          <w:szCs w:val="26"/>
        </w:rPr>
        <w:t>: static property of </w:t>
      </w:r>
      <w:proofErr w:type="spellStart"/>
      <w:r w:rsidRPr="00E850AE">
        <w:rPr>
          <w:rFonts w:ascii="IRANSans" w:eastAsia="Times New Roman" w:hAnsi="IRANSans" w:cs="B Nazanin"/>
          <w:sz w:val="26"/>
          <w:szCs w:val="26"/>
        </w:rPr>
        <w:fldChar w:fldCharType="begin"/>
      </w:r>
      <w:r w:rsidRPr="00E850AE">
        <w:rPr>
          <w:rFonts w:ascii="IRANSans" w:eastAsia="Times New Roman" w:hAnsi="IRANSans" w:cs="B Nazanin"/>
          <w:sz w:val="26"/>
          <w:szCs w:val="26"/>
        </w:rPr>
        <w:instrText xml:space="preserve"> HYPERLINK "http://babakhani.github.io/PersianWebToolkit/doc/datepicker/options/" \l "Config.toolbox.calendarSwitch" </w:instrText>
      </w:r>
      <w:r w:rsidRPr="00E850AE">
        <w:rPr>
          <w:rFonts w:ascii="IRANSans" w:eastAsia="Times New Roman" w:hAnsi="IRANSans" w:cs="B Nazanin"/>
          <w:sz w:val="26"/>
          <w:szCs w:val="26"/>
        </w:rPr>
        <w:fldChar w:fldCharType="separate"/>
      </w:r>
      <w:r w:rsidRPr="00E850AE">
        <w:rPr>
          <w:rFonts w:ascii="Courier New" w:eastAsia="Times New Roman" w:hAnsi="Courier New" w:cs="Courier New"/>
          <w:color w:val="EF5350"/>
        </w:rPr>
        <w:t>calendarSwitch</w:t>
      </w:r>
      <w:proofErr w:type="spellEnd"/>
      <w:r w:rsidRPr="00E850AE">
        <w:rPr>
          <w:rFonts w:ascii="IRANSans" w:eastAsia="Times New Roman" w:hAnsi="IRANSans" w:cs="B Nazanin"/>
          <w:sz w:val="26"/>
          <w:szCs w:val="26"/>
        </w:rPr>
        <w:fldChar w:fldCharType="end"/>
      </w:r>
      <w:r w:rsidRPr="00E850AE">
        <w:rPr>
          <w:rFonts w:ascii="IRANSans" w:eastAsia="Times New Roman" w:hAnsi="IRANSans" w:cs="B Nazanin"/>
          <w:sz w:val="26"/>
          <w:szCs w:val="26"/>
        </w:rPr>
        <w:br/>
      </w:r>
      <w:r w:rsidRPr="00E850AE">
        <w:rPr>
          <w:rFonts w:ascii="IRANSans" w:eastAsia="Times New Roman" w:hAnsi="IRANSans" w:cs="B Nazanin"/>
          <w:b/>
          <w:bCs/>
          <w:sz w:val="26"/>
        </w:rPr>
        <w:t>Default</w:t>
      </w:r>
      <w:r w:rsidRPr="00E850AE">
        <w:rPr>
          <w:rFonts w:ascii="IRANSans" w:eastAsia="Times New Roman" w:hAnsi="IRANSans" w:cs="B Nazanin"/>
          <w:sz w:val="26"/>
          <w:szCs w:val="26"/>
        </w:rPr>
        <w:t>: </w:t>
      </w:r>
      <w:r w:rsidRPr="00E850AE">
        <w:rPr>
          <w:rFonts w:ascii="Courier New" w:eastAsia="Times New Roman" w:hAnsi="Courier New" w:cs="Courier New"/>
          <w:color w:val="37474F"/>
        </w:rPr>
        <w:t>true</w:t>
      </w:r>
      <w:r w:rsidRPr="00E850AE">
        <w:rPr>
          <w:rFonts w:ascii="IRANSans" w:eastAsia="Times New Roman" w:hAnsi="IRANSans" w:cs="B Nazanin"/>
          <w:sz w:val="26"/>
          <w:szCs w:val="26"/>
        </w:rPr>
        <w:br/>
      </w:r>
      <w:proofErr w:type="gramStart"/>
      <w:r w:rsidRPr="00E850AE">
        <w:rPr>
          <w:rFonts w:ascii="IRANSans" w:eastAsia="Times New Roman" w:hAnsi="IRANSans" w:cs="B Nazanin"/>
          <w:b/>
          <w:bCs/>
          <w:sz w:val="26"/>
        </w:rPr>
        <w:t>Since</w:t>
      </w:r>
      <w:proofErr w:type="gramEnd"/>
      <w:r w:rsidRPr="00E850AE">
        <w:rPr>
          <w:rFonts w:ascii="IRANSans" w:eastAsia="Times New Roman" w:hAnsi="IRANSans" w:cs="B Nazanin"/>
          <w:sz w:val="26"/>
          <w:szCs w:val="26"/>
        </w:rPr>
        <w:t>: 1.0.0</w:t>
      </w:r>
      <w:r w:rsidRPr="00E850AE">
        <w:rPr>
          <w:rFonts w:ascii="IRANSans" w:eastAsia="Times New Roman" w:hAnsi="IRANSans" w:cs="B Nazanin"/>
          <w:sz w:val="26"/>
          <w:szCs w:val="26"/>
        </w:rPr>
        <w:br/>
      </w:r>
      <w:bookmarkStart w:id="58" w:name="Config.toolbox.calendarSwitch.format"/>
      <w:bookmarkEnd w:id="58"/>
    </w:p>
    <w:p w:rsidR="00E850AE" w:rsidRPr="00E850AE" w:rsidRDefault="00E850AE" w:rsidP="00E850AE">
      <w:pPr>
        <w:pBdr>
          <w:left w:val="single" w:sz="18" w:space="8" w:color="EF5350"/>
        </w:pBdr>
        <w:bidi w:val="0"/>
        <w:spacing w:beforeAutospacing="1" w:after="0" w:afterAutospacing="1" w:line="240" w:lineRule="auto"/>
        <w:ind w:firstLine="150"/>
        <w:outlineLvl w:val="3"/>
        <w:rPr>
          <w:rFonts w:ascii="IRANSans" w:eastAsia="Times New Roman" w:hAnsi="IRANSans" w:cs="B Nazanin"/>
          <w:b/>
          <w:bCs/>
          <w:sz w:val="27"/>
          <w:szCs w:val="27"/>
        </w:rPr>
      </w:pPr>
      <w:proofErr w:type="spellStart"/>
      <w:proofErr w:type="gramStart"/>
      <w:r w:rsidRPr="00E850AE">
        <w:rPr>
          <w:rFonts w:ascii="IRANSans" w:eastAsia="Times New Roman" w:hAnsi="IRANSans" w:cs="B Nazanin"/>
          <w:b/>
          <w:bCs/>
          <w:sz w:val="27"/>
          <w:szCs w:val="27"/>
        </w:rPr>
        <w:t>calendarSwitch.format</w:t>
      </w:r>
      <w:proofErr w:type="spellEnd"/>
      <w:r w:rsidRPr="00E850AE">
        <w:rPr>
          <w:rFonts w:ascii="IRANSans" w:eastAsia="Times New Roman" w:hAnsi="IRANSans" w:cs="B Nazanin"/>
          <w:b/>
          <w:bCs/>
          <w:sz w:val="27"/>
          <w:szCs w:val="27"/>
        </w:rPr>
        <w:t xml:space="preserve"> :</w:t>
      </w:r>
      <w:proofErr w:type="gramEnd"/>
      <w:r w:rsidRPr="00E850AE">
        <w:rPr>
          <w:rFonts w:ascii="IRANSans" w:eastAsia="Times New Roman" w:hAnsi="IRANSans" w:cs="B Nazanin"/>
          <w:b/>
          <w:bCs/>
          <w:sz w:val="27"/>
          <w:szCs w:val="27"/>
        </w:rPr>
        <w:t> </w:t>
      </w:r>
      <w:r w:rsidRPr="00E850AE">
        <w:rPr>
          <w:rFonts w:ascii="Courier New" w:eastAsia="Times New Roman" w:hAnsi="Courier New" w:cs="Courier New"/>
          <w:color w:val="37474F"/>
          <w:sz w:val="23"/>
        </w:rPr>
        <w:t>string</w:t>
      </w:r>
      <w:hyperlink r:id="rId221" w:anchor="calendarswitchformat-string" w:tooltip="Permanent link" w:history="1">
        <w:r w:rsidRPr="00E850AE">
          <w:rPr>
            <w:rFonts w:ascii="IRANSans" w:eastAsia="Times New Roman" w:hAnsi="IRANSans" w:cs="B Nazanin"/>
            <w:b/>
            <w:bCs/>
            <w:color w:val="0000FF"/>
            <w:sz w:val="27"/>
            <w:u w:val="single"/>
          </w:rPr>
          <w:t>¶</w:t>
        </w:r>
      </w:hyperlink>
    </w:p>
    <w:p w:rsidR="00E850AE" w:rsidRPr="00E850AE" w:rsidRDefault="00E850AE" w:rsidP="00E850AE">
      <w:pPr>
        <w:bidi w:val="0"/>
        <w:spacing w:before="240" w:after="240" w:line="240" w:lineRule="auto"/>
        <w:rPr>
          <w:rFonts w:ascii="IRANSans" w:eastAsia="Times New Roman" w:hAnsi="IRANSans" w:cs="B Nazanin"/>
          <w:sz w:val="26"/>
          <w:szCs w:val="26"/>
        </w:rPr>
      </w:pPr>
      <w:proofErr w:type="gramStart"/>
      <w:r w:rsidRPr="00E850AE">
        <w:rPr>
          <w:rFonts w:ascii="IRANSans" w:eastAsia="Times New Roman" w:hAnsi="IRANSans" w:cs="B Nazanin"/>
          <w:sz w:val="26"/>
          <w:szCs w:val="26"/>
        </w:rPr>
        <w:t>calendar</w:t>
      </w:r>
      <w:proofErr w:type="gramEnd"/>
      <w:r w:rsidRPr="00E850AE">
        <w:rPr>
          <w:rFonts w:ascii="IRANSans" w:eastAsia="Times New Roman" w:hAnsi="IRANSans" w:cs="B Nazanin"/>
          <w:sz w:val="26"/>
          <w:szCs w:val="26"/>
        </w:rPr>
        <w:t xml:space="preserve"> switch text format string</w:t>
      </w:r>
    </w:p>
    <w:p w:rsidR="00E850AE" w:rsidRPr="00E850AE" w:rsidRDefault="00E850AE" w:rsidP="00E850AE">
      <w:pPr>
        <w:bidi w:val="0"/>
        <w:spacing w:after="0" w:line="240" w:lineRule="auto"/>
        <w:rPr>
          <w:rFonts w:ascii="IRANSans" w:eastAsia="Times New Roman" w:hAnsi="IRANSans" w:cs="B Nazanin"/>
          <w:sz w:val="26"/>
          <w:szCs w:val="26"/>
        </w:rPr>
      </w:pPr>
      <w:r w:rsidRPr="00E850AE">
        <w:rPr>
          <w:rFonts w:ascii="IRANSans" w:eastAsia="Times New Roman" w:hAnsi="IRANSans" w:cs="B Nazanin"/>
          <w:b/>
          <w:bCs/>
          <w:sz w:val="26"/>
        </w:rPr>
        <w:lastRenderedPageBreak/>
        <w:t>Kind</w:t>
      </w:r>
      <w:r w:rsidRPr="00E850AE">
        <w:rPr>
          <w:rFonts w:ascii="IRANSans" w:eastAsia="Times New Roman" w:hAnsi="IRANSans" w:cs="B Nazanin"/>
          <w:sz w:val="26"/>
          <w:szCs w:val="26"/>
        </w:rPr>
        <w:t>: static property of </w:t>
      </w:r>
      <w:hyperlink r:id="rId222" w:anchor="Config.toolbox.calendarSwitch" w:history="1">
        <w:r w:rsidRPr="00E850AE">
          <w:rPr>
            <w:rFonts w:ascii="Courier New" w:eastAsia="Times New Roman" w:hAnsi="Courier New" w:cs="Courier New"/>
            <w:color w:val="EF5350"/>
          </w:rPr>
          <w:t>calendarSwitch</w:t>
        </w:r>
      </w:hyperlink>
      <w:r w:rsidRPr="00E850AE">
        <w:rPr>
          <w:rFonts w:ascii="IRANSans" w:eastAsia="Times New Roman" w:hAnsi="IRANSans" w:cs="B Nazanin"/>
          <w:sz w:val="26"/>
          <w:szCs w:val="26"/>
        </w:rPr>
        <w:br/>
      </w:r>
      <w:r w:rsidRPr="00E850AE">
        <w:rPr>
          <w:rFonts w:ascii="IRANSans" w:eastAsia="Times New Roman" w:hAnsi="IRANSans" w:cs="B Nazanin"/>
          <w:b/>
          <w:bCs/>
          <w:sz w:val="26"/>
        </w:rPr>
        <w:t>Default</w:t>
      </w:r>
      <w:r w:rsidRPr="00E850AE">
        <w:rPr>
          <w:rFonts w:ascii="IRANSans" w:eastAsia="Times New Roman" w:hAnsi="IRANSans" w:cs="B Nazanin"/>
          <w:sz w:val="26"/>
          <w:szCs w:val="26"/>
        </w:rPr>
        <w:t>: </w:t>
      </w:r>
      <w:r w:rsidRPr="00E850AE">
        <w:rPr>
          <w:rFonts w:ascii="Courier New" w:eastAsia="Times New Roman" w:hAnsi="Courier New" w:cs="Courier New"/>
          <w:color w:val="37474F"/>
        </w:rPr>
        <w:t>"MMMM"</w:t>
      </w:r>
      <w:r w:rsidRPr="00E850AE">
        <w:rPr>
          <w:rFonts w:ascii="IRANSans" w:eastAsia="Times New Roman" w:hAnsi="IRANSans" w:cs="B Nazanin"/>
          <w:sz w:val="26"/>
          <w:szCs w:val="26"/>
        </w:rPr>
        <w:br/>
      </w:r>
      <w:r w:rsidRPr="00E850AE">
        <w:rPr>
          <w:rFonts w:ascii="IRANSans" w:eastAsia="Times New Roman" w:hAnsi="IRANSans" w:cs="B Nazanin"/>
          <w:b/>
          <w:bCs/>
          <w:sz w:val="26"/>
        </w:rPr>
        <w:t>Link</w:t>
      </w:r>
      <w:r w:rsidRPr="00E850AE">
        <w:rPr>
          <w:rFonts w:ascii="IRANSans" w:eastAsia="Times New Roman" w:hAnsi="IRANSans" w:cs="B Nazanin"/>
          <w:sz w:val="26"/>
          <w:szCs w:val="26"/>
        </w:rPr>
        <w:t>: http://babakhani.github.io/PersianWebToolkit/doc/persian-date/#format</w:t>
      </w:r>
      <w:r w:rsidRPr="00E850AE">
        <w:rPr>
          <w:rFonts w:ascii="IRANSans" w:eastAsia="Times New Roman" w:hAnsi="IRANSans" w:cs="B Nazanin"/>
          <w:sz w:val="26"/>
          <w:szCs w:val="26"/>
        </w:rPr>
        <w:br/>
      </w:r>
      <w:r w:rsidRPr="00E850AE">
        <w:rPr>
          <w:rFonts w:ascii="IRANSans" w:eastAsia="Times New Roman" w:hAnsi="IRANSans" w:cs="B Nazanin"/>
          <w:b/>
          <w:bCs/>
          <w:sz w:val="26"/>
        </w:rPr>
        <w:t>Since</w:t>
      </w:r>
      <w:r w:rsidRPr="00E850AE">
        <w:rPr>
          <w:rFonts w:ascii="IRANSans" w:eastAsia="Times New Roman" w:hAnsi="IRANSans" w:cs="B Nazanin"/>
          <w:sz w:val="26"/>
          <w:szCs w:val="26"/>
        </w:rPr>
        <w:t>: 1.0.0</w:t>
      </w:r>
      <w:r w:rsidRPr="00E850AE">
        <w:rPr>
          <w:rFonts w:ascii="IRANSans" w:eastAsia="Times New Roman" w:hAnsi="IRANSans" w:cs="B Nazanin"/>
          <w:sz w:val="26"/>
          <w:szCs w:val="26"/>
        </w:rPr>
        <w:br/>
      </w:r>
      <w:bookmarkStart w:id="59" w:name="Config.toolbox.calendarSwitch.event_onSw"/>
      <w:bookmarkEnd w:id="59"/>
    </w:p>
    <w:p w:rsidR="00E850AE" w:rsidRPr="00E850AE" w:rsidRDefault="00E850AE" w:rsidP="00E850AE">
      <w:pPr>
        <w:pBdr>
          <w:left w:val="single" w:sz="18" w:space="8" w:color="EF5350"/>
        </w:pBdr>
        <w:bidi w:val="0"/>
        <w:spacing w:before="100" w:beforeAutospacing="1" w:after="100" w:afterAutospacing="1" w:line="240" w:lineRule="auto"/>
        <w:ind w:firstLine="150"/>
        <w:outlineLvl w:val="3"/>
        <w:rPr>
          <w:rFonts w:ascii="IRANSans" w:eastAsia="Times New Roman" w:hAnsi="IRANSans" w:cs="B Nazanin"/>
          <w:b/>
          <w:bCs/>
          <w:sz w:val="27"/>
          <w:szCs w:val="27"/>
        </w:rPr>
      </w:pPr>
      <w:r w:rsidRPr="00E850AE">
        <w:rPr>
          <w:rFonts w:ascii="IRANSans" w:eastAsia="Times New Roman" w:hAnsi="IRANSans" w:cs="B Nazanin"/>
          <w:b/>
          <w:bCs/>
          <w:sz w:val="27"/>
          <w:szCs w:val="27"/>
        </w:rPr>
        <w:t>"</w:t>
      </w:r>
      <w:proofErr w:type="spellStart"/>
      <w:proofErr w:type="gramStart"/>
      <w:r w:rsidRPr="00E850AE">
        <w:rPr>
          <w:rFonts w:ascii="IRANSans" w:eastAsia="Times New Roman" w:hAnsi="IRANSans" w:cs="B Nazanin"/>
          <w:b/>
          <w:bCs/>
          <w:sz w:val="27"/>
          <w:szCs w:val="27"/>
        </w:rPr>
        <w:t>onSwitch</w:t>
      </w:r>
      <w:proofErr w:type="spellEnd"/>
      <w:proofErr w:type="gramEnd"/>
      <w:r w:rsidRPr="00E850AE">
        <w:rPr>
          <w:rFonts w:ascii="IRANSans" w:eastAsia="Times New Roman" w:hAnsi="IRANSans" w:cs="B Nazanin"/>
          <w:b/>
          <w:bCs/>
          <w:sz w:val="27"/>
          <w:szCs w:val="27"/>
        </w:rPr>
        <w:t>"</w:t>
      </w:r>
      <w:hyperlink r:id="rId223" w:anchor="onswitch_1" w:tooltip="Permanent link" w:history="1">
        <w:r w:rsidRPr="00E850AE">
          <w:rPr>
            <w:rFonts w:ascii="IRANSans" w:eastAsia="Times New Roman" w:hAnsi="IRANSans" w:cs="B Nazanin"/>
            <w:b/>
            <w:bCs/>
            <w:color w:val="0000FF"/>
            <w:sz w:val="27"/>
            <w:u w:val="single"/>
          </w:rPr>
          <w:t>¶</w:t>
        </w:r>
      </w:hyperlink>
    </w:p>
    <w:p w:rsidR="00E850AE" w:rsidRPr="00E850AE" w:rsidRDefault="00E850AE" w:rsidP="00E850AE">
      <w:pPr>
        <w:bidi w:val="0"/>
        <w:spacing w:before="240" w:after="240" w:line="240" w:lineRule="auto"/>
        <w:rPr>
          <w:rFonts w:ascii="IRANSans" w:eastAsia="Times New Roman" w:hAnsi="IRANSans" w:cs="B Nazanin"/>
          <w:sz w:val="26"/>
          <w:szCs w:val="26"/>
        </w:rPr>
      </w:pPr>
      <w:r w:rsidRPr="00E850AE">
        <w:rPr>
          <w:rFonts w:ascii="IRANSans" w:eastAsia="Times New Roman" w:hAnsi="IRANSans" w:cs="B Nazanin"/>
          <w:sz w:val="26"/>
          <w:szCs w:val="26"/>
        </w:rPr>
        <w:t>Called when calendar switch clicked</w:t>
      </w:r>
    </w:p>
    <w:p w:rsidR="00E850AE" w:rsidRPr="00E850AE" w:rsidRDefault="00E850AE" w:rsidP="00E850AE">
      <w:pPr>
        <w:bidi w:val="0"/>
        <w:spacing w:before="240" w:after="240" w:line="240" w:lineRule="auto"/>
        <w:rPr>
          <w:rFonts w:ascii="IRANSans" w:eastAsia="Times New Roman" w:hAnsi="IRANSans" w:cs="B Nazanin"/>
          <w:sz w:val="26"/>
          <w:szCs w:val="26"/>
        </w:rPr>
      </w:pPr>
      <w:r w:rsidRPr="00E850AE">
        <w:rPr>
          <w:rFonts w:ascii="IRANSans" w:eastAsia="Times New Roman" w:hAnsi="IRANSans" w:cs="B Nazanin"/>
          <w:b/>
          <w:bCs/>
          <w:sz w:val="26"/>
        </w:rPr>
        <w:t>Kind</w:t>
      </w:r>
      <w:r w:rsidRPr="00E850AE">
        <w:rPr>
          <w:rFonts w:ascii="IRANSans" w:eastAsia="Times New Roman" w:hAnsi="IRANSans" w:cs="B Nazanin"/>
          <w:sz w:val="26"/>
          <w:szCs w:val="26"/>
        </w:rPr>
        <w:t>: event emitted by </w:t>
      </w:r>
      <w:proofErr w:type="spellStart"/>
      <w:r w:rsidRPr="00E850AE">
        <w:rPr>
          <w:rFonts w:ascii="IRANSans" w:eastAsia="Times New Roman" w:hAnsi="IRANSans" w:cs="B Nazanin"/>
          <w:sz w:val="26"/>
          <w:szCs w:val="26"/>
        </w:rPr>
        <w:fldChar w:fldCharType="begin"/>
      </w:r>
      <w:r w:rsidRPr="00E850AE">
        <w:rPr>
          <w:rFonts w:ascii="IRANSans" w:eastAsia="Times New Roman" w:hAnsi="IRANSans" w:cs="B Nazanin"/>
          <w:sz w:val="26"/>
          <w:szCs w:val="26"/>
        </w:rPr>
        <w:instrText xml:space="preserve"> HYPERLINK "http://babakhani.github.io/PersianWebToolkit/doc/datepicker/options/" \l "Config.toolbox.calendarSwitch" </w:instrText>
      </w:r>
      <w:r w:rsidRPr="00E850AE">
        <w:rPr>
          <w:rFonts w:ascii="IRANSans" w:eastAsia="Times New Roman" w:hAnsi="IRANSans" w:cs="B Nazanin"/>
          <w:sz w:val="26"/>
          <w:szCs w:val="26"/>
        </w:rPr>
        <w:fldChar w:fldCharType="separate"/>
      </w:r>
      <w:r w:rsidRPr="00E850AE">
        <w:rPr>
          <w:rFonts w:ascii="Courier New" w:eastAsia="Times New Roman" w:hAnsi="Courier New" w:cs="Courier New"/>
          <w:color w:val="EF5350"/>
        </w:rPr>
        <w:t>calendarSwitch</w:t>
      </w:r>
      <w:proofErr w:type="spellEnd"/>
      <w:r w:rsidRPr="00E850AE">
        <w:rPr>
          <w:rFonts w:ascii="IRANSans" w:eastAsia="Times New Roman" w:hAnsi="IRANSans" w:cs="B Nazanin"/>
          <w:sz w:val="26"/>
          <w:szCs w:val="26"/>
        </w:rPr>
        <w:fldChar w:fldCharType="end"/>
      </w:r>
      <w:r w:rsidRPr="00E850AE">
        <w:rPr>
          <w:rFonts w:ascii="IRANSans" w:eastAsia="Times New Roman" w:hAnsi="IRANSans" w:cs="B Nazanin"/>
          <w:sz w:val="26"/>
          <w:szCs w:val="26"/>
        </w:rPr>
        <w:br/>
      </w:r>
      <w:proofErr w:type="gramStart"/>
      <w:r w:rsidRPr="00E850AE">
        <w:rPr>
          <w:rFonts w:ascii="IRANSans" w:eastAsia="Times New Roman" w:hAnsi="IRANSans" w:cs="B Nazanin"/>
          <w:b/>
          <w:bCs/>
          <w:sz w:val="26"/>
        </w:rPr>
        <w:t>Since</w:t>
      </w:r>
      <w:proofErr w:type="gramEnd"/>
      <w:r w:rsidRPr="00E850AE">
        <w:rPr>
          <w:rFonts w:ascii="IRANSans" w:eastAsia="Times New Roman" w:hAnsi="IRANSans" w:cs="B Nazanin"/>
          <w:sz w:val="26"/>
          <w:szCs w:val="26"/>
        </w:rPr>
        <w:t>: 1.0.0</w:t>
      </w:r>
      <w:r w:rsidRPr="00E850AE">
        <w:rPr>
          <w:rFonts w:ascii="IRANSans" w:eastAsia="Times New Roman" w:hAnsi="IRANSans" w:cs="B Nazanin"/>
          <w:sz w:val="26"/>
          <w:szCs w:val="26"/>
        </w:rPr>
        <w:br/>
      </w:r>
      <w:bookmarkStart w:id="60" w:name="Config.toolbox.event_onToday"/>
      <w:bookmarkEnd w:id="60"/>
    </w:p>
    <w:p w:rsidR="00E850AE" w:rsidRPr="00E850AE" w:rsidRDefault="00E850AE" w:rsidP="00E850AE">
      <w:pPr>
        <w:pBdr>
          <w:left w:val="single" w:sz="36" w:space="8" w:color="EF5350"/>
        </w:pBdr>
        <w:bidi w:val="0"/>
        <w:spacing w:before="100" w:beforeAutospacing="1" w:after="100" w:afterAutospacing="1" w:line="240" w:lineRule="auto"/>
        <w:ind w:firstLine="150"/>
        <w:outlineLvl w:val="2"/>
        <w:rPr>
          <w:rFonts w:ascii="IRANSans" w:eastAsia="Times New Roman" w:hAnsi="IRANSans" w:cs="B Nazanin"/>
          <w:spacing w:val="-2"/>
          <w:sz w:val="27"/>
          <w:szCs w:val="27"/>
        </w:rPr>
      </w:pPr>
      <w:r w:rsidRPr="00E850AE">
        <w:rPr>
          <w:rFonts w:ascii="IRANSans" w:eastAsia="Times New Roman" w:hAnsi="IRANSans" w:cs="B Nazanin"/>
          <w:spacing w:val="-2"/>
          <w:sz w:val="27"/>
          <w:szCs w:val="27"/>
        </w:rPr>
        <w:t>"</w:t>
      </w:r>
      <w:proofErr w:type="spellStart"/>
      <w:proofErr w:type="gramStart"/>
      <w:r w:rsidRPr="00E850AE">
        <w:rPr>
          <w:rFonts w:ascii="IRANSans" w:eastAsia="Times New Roman" w:hAnsi="IRANSans" w:cs="B Nazanin"/>
          <w:spacing w:val="-2"/>
          <w:sz w:val="27"/>
          <w:szCs w:val="27"/>
        </w:rPr>
        <w:t>onToday</w:t>
      </w:r>
      <w:proofErr w:type="spellEnd"/>
      <w:proofErr w:type="gramEnd"/>
      <w:r w:rsidRPr="00E850AE">
        <w:rPr>
          <w:rFonts w:ascii="IRANSans" w:eastAsia="Times New Roman" w:hAnsi="IRANSans" w:cs="B Nazanin"/>
          <w:spacing w:val="-2"/>
          <w:sz w:val="27"/>
          <w:szCs w:val="27"/>
        </w:rPr>
        <w:t>" (toolbox</w:t>
      </w:r>
      <w:del w:id="61" w:author="Unknown">
        <w:r w:rsidRPr="00E850AE">
          <w:rPr>
            <w:rFonts w:ascii="IRANSans" w:eastAsia="Times New Roman" w:hAnsi="IRANSans" w:cs="B Nazanin"/>
            <w:spacing w:val="-2"/>
            <w:sz w:val="27"/>
            <w:szCs w:val="27"/>
          </w:rPr>
          <w:delText>)</w:delText>
        </w:r>
      </w:del>
      <w:hyperlink r:id="rId224" w:anchor="ontoday-toolbox" w:tooltip="Permanent link" w:history="1">
        <w:r w:rsidRPr="00E850AE">
          <w:rPr>
            <w:rFonts w:ascii="IRANSans" w:eastAsia="Times New Roman" w:hAnsi="IRANSans" w:cs="B Nazanin"/>
            <w:color w:val="0000FF"/>
            <w:spacing w:val="-2"/>
            <w:sz w:val="27"/>
            <w:szCs w:val="27"/>
            <w:u w:val="single"/>
          </w:rPr>
          <w:t>¶</w:t>
        </w:r>
      </w:hyperlink>
    </w:p>
    <w:p w:rsidR="00E850AE" w:rsidRPr="00E850AE" w:rsidRDefault="00E850AE" w:rsidP="00E850AE">
      <w:pPr>
        <w:bidi w:val="0"/>
        <w:spacing w:before="240" w:after="240" w:line="240" w:lineRule="auto"/>
        <w:rPr>
          <w:rFonts w:ascii="IRANSans" w:eastAsia="Times New Roman" w:hAnsi="IRANSans" w:cs="B Nazanin"/>
          <w:sz w:val="26"/>
          <w:szCs w:val="26"/>
        </w:rPr>
      </w:pPr>
      <w:r w:rsidRPr="00E850AE">
        <w:rPr>
          <w:rFonts w:ascii="IRANSans" w:eastAsia="Times New Roman" w:hAnsi="IRANSans" w:cs="B Nazanin"/>
          <w:b/>
          <w:bCs/>
          <w:i/>
          <w:iCs/>
          <w:sz w:val="26"/>
        </w:rPr>
        <w:t>Deprecated</w:t>
      </w:r>
    </w:p>
    <w:p w:rsidR="00E850AE" w:rsidRPr="00E850AE" w:rsidRDefault="00E850AE" w:rsidP="00E850AE">
      <w:pPr>
        <w:bidi w:val="0"/>
        <w:spacing w:before="240" w:after="240" w:line="240" w:lineRule="auto"/>
        <w:rPr>
          <w:rFonts w:ascii="IRANSans" w:eastAsia="Times New Roman" w:hAnsi="IRANSans" w:cs="B Nazanin"/>
          <w:sz w:val="26"/>
          <w:szCs w:val="26"/>
        </w:rPr>
      </w:pPr>
      <w:r w:rsidRPr="00E850AE">
        <w:rPr>
          <w:rFonts w:ascii="IRANSans" w:eastAsia="Times New Roman" w:hAnsi="IRANSans" w:cs="B Nazanin"/>
          <w:b/>
          <w:bCs/>
          <w:sz w:val="26"/>
        </w:rPr>
        <w:t>Kind</w:t>
      </w:r>
      <w:r w:rsidRPr="00E850AE">
        <w:rPr>
          <w:rFonts w:ascii="IRANSans" w:eastAsia="Times New Roman" w:hAnsi="IRANSans" w:cs="B Nazanin"/>
          <w:sz w:val="26"/>
          <w:szCs w:val="26"/>
        </w:rPr>
        <w:t>: event emitted by </w:t>
      </w:r>
      <w:hyperlink r:id="rId225" w:anchor="Config.toolbox" w:history="1">
        <w:r w:rsidRPr="00E850AE">
          <w:rPr>
            <w:rFonts w:ascii="Courier New" w:eastAsia="Times New Roman" w:hAnsi="Courier New" w:cs="Courier New"/>
            <w:color w:val="EF5350"/>
          </w:rPr>
          <w:t>toolbox</w:t>
        </w:r>
      </w:hyperlink>
    </w:p>
    <w:tbl>
      <w:tblPr>
        <w:tblW w:w="16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0"/>
      </w:tblGrid>
      <w:tr w:rsidR="00E850AE" w:rsidRPr="00E850AE" w:rsidTr="00E850AE">
        <w:trPr>
          <w:tblHeader/>
        </w:trPr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rPr>
                <w:rFonts w:ascii="IRANSans" w:eastAsia="Times New Roman" w:hAnsi="IRANSans" w:cs="B Nazanin"/>
                <w:color w:val="FFFFFF"/>
                <w:sz w:val="24"/>
                <w:szCs w:val="24"/>
              </w:rPr>
            </w:pPr>
            <w:proofErr w:type="spellStart"/>
            <w:r w:rsidRPr="00E850AE">
              <w:rPr>
                <w:rFonts w:ascii="IRANSans" w:eastAsia="Times New Roman" w:hAnsi="IRANSans" w:cs="B Nazanin"/>
                <w:color w:val="FFFFFF"/>
                <w:sz w:val="24"/>
                <w:szCs w:val="24"/>
              </w:rPr>
              <w:t>Param</w:t>
            </w:r>
            <w:proofErr w:type="spellEnd"/>
          </w:p>
        </w:tc>
      </w:tr>
      <w:tr w:rsidR="00E850AE" w:rsidRPr="00E850AE" w:rsidTr="00E850AE">
        <w:tc>
          <w:tcPr>
            <w:tcW w:w="0" w:type="auto"/>
            <w:tcBorders>
              <w:top w:val="nil"/>
            </w:tcBorders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rPr>
                <w:rFonts w:ascii="IRANSans" w:eastAsia="Times New Roman" w:hAnsi="IRANSans" w:cs="B Nazanin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toolbox</w:t>
            </w:r>
          </w:p>
        </w:tc>
      </w:tr>
    </w:tbl>
    <w:p w:rsidR="00E850AE" w:rsidRPr="00E850AE" w:rsidRDefault="00E850AE" w:rsidP="00E850AE">
      <w:pPr>
        <w:bidi w:val="0"/>
        <w:spacing w:before="240" w:after="240" w:line="240" w:lineRule="auto"/>
        <w:rPr>
          <w:rFonts w:ascii="IRANSans" w:eastAsia="Times New Roman" w:hAnsi="IRANSans" w:cs="B Nazanin"/>
          <w:sz w:val="26"/>
          <w:szCs w:val="26"/>
        </w:rPr>
      </w:pPr>
      <w:r w:rsidRPr="00E850AE">
        <w:rPr>
          <w:rFonts w:ascii="IRANSans" w:eastAsia="Times New Roman" w:hAnsi="IRANSans" w:cs="B Nazanin"/>
          <w:b/>
          <w:bCs/>
          <w:sz w:val="26"/>
        </w:rPr>
        <w:t>Example</w:t>
      </w:r>
    </w:p>
    <w:p w:rsidR="00E850AE" w:rsidRPr="00E850AE" w:rsidRDefault="00E850AE" w:rsidP="00E85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textAlignment w:val="top"/>
        <w:rPr>
          <w:rFonts w:ascii="Courier New" w:eastAsia="Times New Roman" w:hAnsi="Courier New" w:cs="Courier New"/>
          <w:color w:val="37474F"/>
        </w:rPr>
      </w:pPr>
      <w:proofErr w:type="gramStart"/>
      <w:r w:rsidRPr="00E850AE">
        <w:rPr>
          <w:rFonts w:ascii="IRANSans" w:eastAsia="Times New Roman" w:hAnsi="IRANSans" w:cs="Courier New"/>
          <w:color w:val="3B78E7"/>
        </w:rPr>
        <w:t>function</w:t>
      </w:r>
      <w:proofErr w:type="gramEnd"/>
      <w:r w:rsidRPr="00E850AE">
        <w:rPr>
          <w:rFonts w:ascii="Courier New" w:eastAsia="Times New Roman" w:hAnsi="Courier New" w:cs="Courier New"/>
          <w:color w:val="37474F"/>
        </w:rPr>
        <w:t xml:space="preserve"> </w:t>
      </w:r>
      <w:r w:rsidRPr="00E850AE">
        <w:rPr>
          <w:rFonts w:ascii="IRANSans" w:eastAsia="Times New Roman" w:hAnsi="IRANSans" w:cs="Courier New"/>
          <w:color w:val="37474F"/>
        </w:rPr>
        <w:t>(</w:t>
      </w:r>
      <w:r w:rsidRPr="00E850AE">
        <w:rPr>
          <w:rFonts w:ascii="IRANSans" w:eastAsia="Times New Roman" w:hAnsi="IRANSans" w:cs="Courier New"/>
          <w:color w:val="EC407A"/>
        </w:rPr>
        <w:t>toolbox</w:t>
      </w:r>
      <w:r w:rsidRPr="00E850AE">
        <w:rPr>
          <w:rFonts w:ascii="IRANSans" w:eastAsia="Times New Roman" w:hAnsi="IRANSans" w:cs="Courier New"/>
          <w:color w:val="37474F"/>
        </w:rPr>
        <w:t>)</w:t>
      </w:r>
      <w:r w:rsidRPr="00E850AE">
        <w:rPr>
          <w:rFonts w:ascii="Courier New" w:eastAsia="Times New Roman" w:hAnsi="Courier New" w:cs="Courier New"/>
          <w:color w:val="37474F"/>
        </w:rPr>
        <w:t xml:space="preserve"> </w:t>
      </w:r>
      <w:r w:rsidRPr="00E850AE">
        <w:rPr>
          <w:rFonts w:ascii="IRANSans" w:eastAsia="Times New Roman" w:hAnsi="IRANSans" w:cs="Courier New"/>
          <w:color w:val="37474F"/>
        </w:rPr>
        <w:t>{</w:t>
      </w:r>
    </w:p>
    <w:p w:rsidR="00E850AE" w:rsidRPr="00E850AE" w:rsidRDefault="00E850AE" w:rsidP="00E85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textAlignment w:val="top"/>
        <w:rPr>
          <w:rFonts w:ascii="Courier New" w:eastAsia="Times New Roman" w:hAnsi="Courier New" w:cs="Courier New"/>
          <w:color w:val="37474F"/>
        </w:rPr>
      </w:pPr>
      <w:r w:rsidRPr="00E850AE">
        <w:rPr>
          <w:rFonts w:ascii="Courier New" w:eastAsia="Times New Roman" w:hAnsi="Courier New" w:cs="Courier New"/>
          <w:color w:val="37474F"/>
        </w:rPr>
        <w:t xml:space="preserve">     </w:t>
      </w:r>
      <w:r w:rsidRPr="00E850AE">
        <w:rPr>
          <w:rFonts w:ascii="IRANSans" w:eastAsia="Times New Roman" w:hAnsi="IRANSans" w:cs="Courier New"/>
          <w:color w:val="999999"/>
        </w:rPr>
        <w:t>//</w:t>
      </w:r>
      <w:proofErr w:type="gramStart"/>
      <w:r w:rsidRPr="00E850AE">
        <w:rPr>
          <w:rFonts w:ascii="IRANSans" w:eastAsia="Times New Roman" w:hAnsi="IRANSans" w:cs="Courier New"/>
          <w:color w:val="999999"/>
        </w:rPr>
        <w:t>log(</w:t>
      </w:r>
      <w:proofErr w:type="gramEnd"/>
      <w:r w:rsidRPr="00E850AE">
        <w:rPr>
          <w:rFonts w:ascii="IRANSans" w:eastAsia="Times New Roman" w:hAnsi="IRANSans" w:cs="Courier New"/>
          <w:color w:val="999999"/>
        </w:rPr>
        <w:t xml:space="preserve">'toolbox today </w:t>
      </w:r>
      <w:proofErr w:type="spellStart"/>
      <w:r w:rsidRPr="00E850AE">
        <w:rPr>
          <w:rFonts w:ascii="IRANSans" w:eastAsia="Times New Roman" w:hAnsi="IRANSans" w:cs="Courier New"/>
          <w:color w:val="999999"/>
        </w:rPr>
        <w:t>btn</w:t>
      </w:r>
      <w:proofErr w:type="spellEnd"/>
      <w:r w:rsidRPr="00E850AE">
        <w:rPr>
          <w:rFonts w:ascii="IRANSans" w:eastAsia="Times New Roman" w:hAnsi="IRANSans" w:cs="Courier New"/>
          <w:color w:val="999999"/>
        </w:rPr>
        <w:t>');</w:t>
      </w:r>
    </w:p>
    <w:p w:rsidR="00E850AE" w:rsidRPr="00E850AE" w:rsidRDefault="00E850AE" w:rsidP="00E85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line="240" w:lineRule="auto"/>
        <w:textAlignment w:val="top"/>
        <w:rPr>
          <w:rFonts w:ascii="Courier New" w:eastAsia="Times New Roman" w:hAnsi="Courier New" w:cs="Courier New"/>
          <w:color w:val="37474F"/>
        </w:rPr>
      </w:pPr>
      <w:r w:rsidRPr="00E850AE">
        <w:rPr>
          <w:rFonts w:ascii="Courier New" w:eastAsia="Times New Roman" w:hAnsi="Courier New" w:cs="Courier New"/>
          <w:color w:val="37474F"/>
        </w:rPr>
        <w:t xml:space="preserve"> </w:t>
      </w:r>
      <w:r w:rsidRPr="00E850AE">
        <w:rPr>
          <w:rFonts w:ascii="IRANSans" w:eastAsia="Times New Roman" w:hAnsi="IRANSans" w:cs="Courier New"/>
          <w:color w:val="37474F"/>
        </w:rPr>
        <w:t>}</w:t>
      </w:r>
    </w:p>
    <w:p w:rsidR="00E850AE" w:rsidRPr="00E850AE" w:rsidRDefault="00E850AE" w:rsidP="00E850AE">
      <w:pPr>
        <w:bidi w:val="0"/>
        <w:spacing w:beforeAutospacing="1" w:after="0" w:afterAutospacing="1" w:line="240" w:lineRule="auto"/>
        <w:outlineLvl w:val="1"/>
        <w:rPr>
          <w:rFonts w:ascii="IRANSans" w:eastAsia="Times New Roman" w:hAnsi="IRANSans" w:cs="B Nazanin"/>
          <w:spacing w:val="-2"/>
          <w:sz w:val="36"/>
          <w:szCs w:val="36"/>
        </w:rPr>
      </w:pPr>
      <w:bookmarkStart w:id="62" w:name="Config.onlyTimePicker"/>
      <w:bookmarkEnd w:id="62"/>
      <w:proofErr w:type="spellStart"/>
      <w:proofErr w:type="gramStart"/>
      <w:r w:rsidRPr="00E850AE">
        <w:rPr>
          <w:rFonts w:ascii="IRANSans" w:eastAsia="Times New Roman" w:hAnsi="IRANSans" w:cs="B Nazanin"/>
          <w:spacing w:val="-2"/>
          <w:sz w:val="36"/>
          <w:szCs w:val="36"/>
        </w:rPr>
        <w:t>Config.onlyTimePicker</w:t>
      </w:r>
      <w:proofErr w:type="spellEnd"/>
      <w:r w:rsidRPr="00E850AE">
        <w:rPr>
          <w:rFonts w:ascii="IRANSans" w:eastAsia="Times New Roman" w:hAnsi="IRANSans" w:cs="B Nazanin"/>
          <w:spacing w:val="-2"/>
          <w:sz w:val="36"/>
          <w:szCs w:val="36"/>
        </w:rPr>
        <w:t xml:space="preserve"> :</w:t>
      </w:r>
      <w:proofErr w:type="gramEnd"/>
      <w:r w:rsidRPr="00E850AE">
        <w:rPr>
          <w:rFonts w:ascii="IRANSans" w:eastAsia="Times New Roman" w:hAnsi="IRANSans" w:cs="B Nazanin"/>
          <w:spacing w:val="-2"/>
          <w:sz w:val="36"/>
          <w:szCs w:val="36"/>
        </w:rPr>
        <w:t> </w:t>
      </w:r>
      <w:proofErr w:type="spellStart"/>
      <w:r w:rsidRPr="00E850AE">
        <w:rPr>
          <w:rFonts w:ascii="Courier New" w:eastAsia="Times New Roman" w:hAnsi="Courier New" w:cs="Courier New"/>
          <w:color w:val="37474F"/>
          <w:spacing w:val="-2"/>
          <w:sz w:val="35"/>
        </w:rPr>
        <w:t>boolean</w:t>
      </w:r>
      <w:proofErr w:type="spellEnd"/>
      <w:r w:rsidRPr="00E850AE">
        <w:rPr>
          <w:rFonts w:ascii="IRANSans" w:eastAsia="Times New Roman" w:hAnsi="IRANSans" w:cs="B Nazanin"/>
          <w:spacing w:val="-2"/>
          <w:sz w:val="36"/>
          <w:szCs w:val="36"/>
        </w:rPr>
        <w:fldChar w:fldCharType="begin"/>
      </w:r>
      <w:r w:rsidRPr="00E850AE">
        <w:rPr>
          <w:rFonts w:ascii="IRANSans" w:eastAsia="Times New Roman" w:hAnsi="IRANSans" w:cs="B Nazanin"/>
          <w:spacing w:val="-2"/>
          <w:sz w:val="36"/>
          <w:szCs w:val="36"/>
        </w:rPr>
        <w:instrText xml:space="preserve"> HYPERLINK "http://babakhani.github.io/PersianWebToolkit/doc/datepicker/options/" \l "configonlytimepicker-boolean" \o "Permanent link" </w:instrText>
      </w:r>
      <w:r w:rsidRPr="00E850AE">
        <w:rPr>
          <w:rFonts w:ascii="IRANSans" w:eastAsia="Times New Roman" w:hAnsi="IRANSans" w:cs="B Nazanin"/>
          <w:spacing w:val="-2"/>
          <w:sz w:val="36"/>
          <w:szCs w:val="36"/>
        </w:rPr>
        <w:fldChar w:fldCharType="separate"/>
      </w:r>
      <w:r w:rsidRPr="00E850AE">
        <w:rPr>
          <w:rFonts w:ascii="IRANSans" w:eastAsia="Times New Roman" w:hAnsi="IRANSans" w:cs="B Nazanin"/>
          <w:color w:val="0000FF"/>
          <w:spacing w:val="-2"/>
          <w:sz w:val="36"/>
          <w:szCs w:val="36"/>
          <w:u w:val="single"/>
        </w:rPr>
        <w:t>¶</w:t>
      </w:r>
      <w:r w:rsidRPr="00E850AE">
        <w:rPr>
          <w:rFonts w:ascii="IRANSans" w:eastAsia="Times New Roman" w:hAnsi="IRANSans" w:cs="B Nazanin"/>
          <w:spacing w:val="-2"/>
          <w:sz w:val="36"/>
          <w:szCs w:val="36"/>
        </w:rPr>
        <w:fldChar w:fldCharType="end"/>
      </w:r>
    </w:p>
    <w:p w:rsidR="00E850AE" w:rsidRPr="00E850AE" w:rsidRDefault="00E850AE" w:rsidP="00E850AE">
      <w:pPr>
        <w:bidi w:val="0"/>
        <w:spacing w:before="240" w:after="240" w:line="240" w:lineRule="auto"/>
        <w:rPr>
          <w:rFonts w:ascii="IRANSans" w:eastAsia="Times New Roman" w:hAnsi="IRANSans" w:cs="B Nazanin"/>
          <w:sz w:val="26"/>
          <w:szCs w:val="26"/>
        </w:rPr>
      </w:pPr>
      <w:proofErr w:type="gramStart"/>
      <w:r w:rsidRPr="00E850AE">
        <w:rPr>
          <w:rFonts w:ascii="IRANSans" w:eastAsia="Times New Roman" w:hAnsi="IRANSans" w:cs="B Nazanin"/>
          <w:sz w:val="26"/>
          <w:szCs w:val="26"/>
        </w:rPr>
        <w:lastRenderedPageBreak/>
        <w:t>if</w:t>
      </w:r>
      <w:proofErr w:type="gramEnd"/>
      <w:r w:rsidRPr="00E850AE">
        <w:rPr>
          <w:rFonts w:ascii="IRANSans" w:eastAsia="Times New Roman" w:hAnsi="IRANSans" w:cs="B Nazanin"/>
          <w:sz w:val="26"/>
          <w:szCs w:val="26"/>
        </w:rPr>
        <w:t xml:space="preserve"> true all pickers hide and just show </w:t>
      </w:r>
      <w:proofErr w:type="spellStart"/>
      <w:r w:rsidRPr="00E850AE">
        <w:rPr>
          <w:rFonts w:ascii="IRANSans" w:eastAsia="Times New Roman" w:hAnsi="IRANSans" w:cs="B Nazanin"/>
          <w:sz w:val="26"/>
          <w:szCs w:val="26"/>
        </w:rPr>
        <w:t>timepicker</w:t>
      </w:r>
      <w:proofErr w:type="spellEnd"/>
    </w:p>
    <w:p w:rsidR="00E850AE" w:rsidRPr="00E850AE" w:rsidRDefault="00E850AE" w:rsidP="00E850AE">
      <w:pPr>
        <w:bidi w:val="0"/>
        <w:spacing w:after="0" w:line="240" w:lineRule="auto"/>
        <w:rPr>
          <w:rFonts w:ascii="IRANSans" w:eastAsia="Times New Roman" w:hAnsi="IRANSans" w:cs="B Nazanin"/>
          <w:sz w:val="26"/>
          <w:szCs w:val="26"/>
        </w:rPr>
      </w:pPr>
      <w:r w:rsidRPr="00E850AE">
        <w:rPr>
          <w:rFonts w:ascii="IRANSans" w:eastAsia="Times New Roman" w:hAnsi="IRANSans" w:cs="B Nazanin"/>
          <w:b/>
          <w:bCs/>
          <w:sz w:val="26"/>
        </w:rPr>
        <w:t>Kind</w:t>
      </w:r>
      <w:r w:rsidRPr="00E850AE">
        <w:rPr>
          <w:rFonts w:ascii="IRANSans" w:eastAsia="Times New Roman" w:hAnsi="IRANSans" w:cs="B Nazanin"/>
          <w:sz w:val="26"/>
          <w:szCs w:val="26"/>
        </w:rPr>
        <w:t>: static property of </w:t>
      </w:r>
      <w:proofErr w:type="spellStart"/>
      <w:r w:rsidRPr="00E850AE">
        <w:rPr>
          <w:rFonts w:ascii="IRANSans" w:eastAsia="Times New Roman" w:hAnsi="IRANSans" w:cs="B Nazanin"/>
          <w:sz w:val="26"/>
          <w:szCs w:val="26"/>
        </w:rPr>
        <w:fldChar w:fldCharType="begin"/>
      </w:r>
      <w:r w:rsidRPr="00E850AE">
        <w:rPr>
          <w:rFonts w:ascii="IRANSans" w:eastAsia="Times New Roman" w:hAnsi="IRANSans" w:cs="B Nazanin"/>
          <w:sz w:val="26"/>
          <w:szCs w:val="26"/>
        </w:rPr>
        <w:instrText xml:space="preserve"> HYPERLINK "http://babakhani.github.io/PersianWebToolkit/doc/datepicker/options/" \l "Config" </w:instrText>
      </w:r>
      <w:r w:rsidRPr="00E850AE">
        <w:rPr>
          <w:rFonts w:ascii="IRANSans" w:eastAsia="Times New Roman" w:hAnsi="IRANSans" w:cs="B Nazanin"/>
          <w:sz w:val="26"/>
          <w:szCs w:val="26"/>
        </w:rPr>
        <w:fldChar w:fldCharType="separate"/>
      </w:r>
      <w:r w:rsidRPr="00E850AE">
        <w:rPr>
          <w:rFonts w:ascii="Courier New" w:eastAsia="Times New Roman" w:hAnsi="Courier New" w:cs="Courier New"/>
          <w:color w:val="EF5350"/>
        </w:rPr>
        <w:t>Config</w:t>
      </w:r>
      <w:proofErr w:type="spellEnd"/>
      <w:r w:rsidRPr="00E850AE">
        <w:rPr>
          <w:rFonts w:ascii="IRANSans" w:eastAsia="Times New Roman" w:hAnsi="IRANSans" w:cs="B Nazanin"/>
          <w:sz w:val="26"/>
          <w:szCs w:val="26"/>
        </w:rPr>
        <w:fldChar w:fldCharType="end"/>
      </w:r>
      <w:r w:rsidRPr="00E850AE">
        <w:rPr>
          <w:rFonts w:ascii="IRANSans" w:eastAsia="Times New Roman" w:hAnsi="IRANSans" w:cs="B Nazanin"/>
          <w:sz w:val="26"/>
          <w:szCs w:val="26"/>
        </w:rPr>
        <w:br/>
      </w:r>
      <w:r w:rsidRPr="00E850AE">
        <w:rPr>
          <w:rFonts w:ascii="IRANSans" w:eastAsia="Times New Roman" w:hAnsi="IRANSans" w:cs="B Nazanin"/>
          <w:b/>
          <w:bCs/>
          <w:sz w:val="26"/>
        </w:rPr>
        <w:t>Default</w:t>
      </w:r>
      <w:r w:rsidRPr="00E850AE">
        <w:rPr>
          <w:rFonts w:ascii="IRANSans" w:eastAsia="Times New Roman" w:hAnsi="IRANSans" w:cs="B Nazanin"/>
          <w:sz w:val="26"/>
          <w:szCs w:val="26"/>
        </w:rPr>
        <w:t>: </w:t>
      </w:r>
      <w:r w:rsidRPr="00E850AE">
        <w:rPr>
          <w:rFonts w:ascii="Courier New" w:eastAsia="Times New Roman" w:hAnsi="Courier New" w:cs="Courier New"/>
          <w:color w:val="37474F"/>
        </w:rPr>
        <w:t>false</w:t>
      </w:r>
      <w:r w:rsidRPr="00E850AE">
        <w:rPr>
          <w:rFonts w:ascii="IRANSans" w:eastAsia="Times New Roman" w:hAnsi="IRANSans" w:cs="B Nazanin"/>
          <w:sz w:val="26"/>
          <w:szCs w:val="26"/>
        </w:rPr>
        <w:br/>
      </w:r>
      <w:bookmarkStart w:id="63" w:name="Config.onlySelectOnDate"/>
      <w:bookmarkEnd w:id="63"/>
    </w:p>
    <w:p w:rsidR="00E850AE" w:rsidRPr="00E850AE" w:rsidRDefault="00E850AE" w:rsidP="00E850AE">
      <w:pPr>
        <w:bidi w:val="0"/>
        <w:spacing w:beforeAutospacing="1" w:after="0" w:afterAutospacing="1" w:line="240" w:lineRule="auto"/>
        <w:outlineLvl w:val="1"/>
        <w:rPr>
          <w:rFonts w:ascii="IRANSans" w:eastAsia="Times New Roman" w:hAnsi="IRANSans" w:cs="B Nazanin"/>
          <w:spacing w:val="-2"/>
          <w:sz w:val="36"/>
          <w:szCs w:val="36"/>
        </w:rPr>
      </w:pPr>
      <w:proofErr w:type="spellStart"/>
      <w:proofErr w:type="gramStart"/>
      <w:r w:rsidRPr="00E850AE">
        <w:rPr>
          <w:rFonts w:ascii="IRANSans" w:eastAsia="Times New Roman" w:hAnsi="IRANSans" w:cs="B Nazanin"/>
          <w:spacing w:val="-2"/>
          <w:sz w:val="36"/>
          <w:szCs w:val="36"/>
        </w:rPr>
        <w:t>Config.onlySelectOnDate</w:t>
      </w:r>
      <w:proofErr w:type="spellEnd"/>
      <w:r w:rsidRPr="00E850AE">
        <w:rPr>
          <w:rFonts w:ascii="IRANSans" w:eastAsia="Times New Roman" w:hAnsi="IRANSans" w:cs="B Nazanin"/>
          <w:spacing w:val="-2"/>
          <w:sz w:val="36"/>
          <w:szCs w:val="36"/>
        </w:rPr>
        <w:t xml:space="preserve"> :</w:t>
      </w:r>
      <w:proofErr w:type="gramEnd"/>
      <w:r w:rsidRPr="00E850AE">
        <w:rPr>
          <w:rFonts w:ascii="IRANSans" w:eastAsia="Times New Roman" w:hAnsi="IRANSans" w:cs="B Nazanin"/>
          <w:spacing w:val="-2"/>
          <w:sz w:val="36"/>
          <w:szCs w:val="36"/>
        </w:rPr>
        <w:t> </w:t>
      </w:r>
      <w:proofErr w:type="spellStart"/>
      <w:r w:rsidRPr="00E850AE">
        <w:rPr>
          <w:rFonts w:ascii="Courier New" w:eastAsia="Times New Roman" w:hAnsi="Courier New" w:cs="Courier New"/>
          <w:color w:val="37474F"/>
          <w:spacing w:val="-2"/>
          <w:sz w:val="35"/>
        </w:rPr>
        <w:t>boolean</w:t>
      </w:r>
      <w:proofErr w:type="spellEnd"/>
      <w:r w:rsidRPr="00E850AE">
        <w:rPr>
          <w:rFonts w:ascii="IRANSans" w:eastAsia="Times New Roman" w:hAnsi="IRANSans" w:cs="B Nazanin"/>
          <w:spacing w:val="-2"/>
          <w:sz w:val="36"/>
          <w:szCs w:val="36"/>
        </w:rPr>
        <w:fldChar w:fldCharType="begin"/>
      </w:r>
      <w:r w:rsidRPr="00E850AE">
        <w:rPr>
          <w:rFonts w:ascii="IRANSans" w:eastAsia="Times New Roman" w:hAnsi="IRANSans" w:cs="B Nazanin"/>
          <w:spacing w:val="-2"/>
          <w:sz w:val="36"/>
          <w:szCs w:val="36"/>
        </w:rPr>
        <w:instrText xml:space="preserve"> HYPERLINK "http://babakhani.github.io/PersianWebToolkit/doc/datepicker/options/" \l "configonlyselectondate-boolean" \o "Permanent link" </w:instrText>
      </w:r>
      <w:r w:rsidRPr="00E850AE">
        <w:rPr>
          <w:rFonts w:ascii="IRANSans" w:eastAsia="Times New Roman" w:hAnsi="IRANSans" w:cs="B Nazanin"/>
          <w:spacing w:val="-2"/>
          <w:sz w:val="36"/>
          <w:szCs w:val="36"/>
        </w:rPr>
        <w:fldChar w:fldCharType="separate"/>
      </w:r>
      <w:r w:rsidRPr="00E850AE">
        <w:rPr>
          <w:rFonts w:ascii="IRANSans" w:eastAsia="Times New Roman" w:hAnsi="IRANSans" w:cs="B Nazanin"/>
          <w:color w:val="0000FF"/>
          <w:spacing w:val="-2"/>
          <w:sz w:val="36"/>
          <w:szCs w:val="36"/>
          <w:u w:val="single"/>
        </w:rPr>
        <w:t>¶</w:t>
      </w:r>
      <w:r w:rsidRPr="00E850AE">
        <w:rPr>
          <w:rFonts w:ascii="IRANSans" w:eastAsia="Times New Roman" w:hAnsi="IRANSans" w:cs="B Nazanin"/>
          <w:spacing w:val="-2"/>
          <w:sz w:val="36"/>
          <w:szCs w:val="36"/>
        </w:rPr>
        <w:fldChar w:fldCharType="end"/>
      </w:r>
    </w:p>
    <w:p w:rsidR="00E850AE" w:rsidRPr="00E850AE" w:rsidRDefault="00E850AE" w:rsidP="00E850AE">
      <w:pPr>
        <w:bidi w:val="0"/>
        <w:spacing w:before="240" w:after="240" w:line="240" w:lineRule="auto"/>
        <w:rPr>
          <w:rFonts w:ascii="IRANSans" w:eastAsia="Times New Roman" w:hAnsi="IRANSans" w:cs="B Nazanin"/>
          <w:sz w:val="26"/>
          <w:szCs w:val="26"/>
        </w:rPr>
      </w:pPr>
      <w:proofErr w:type="gramStart"/>
      <w:r w:rsidRPr="00E850AE">
        <w:rPr>
          <w:rFonts w:ascii="IRANSans" w:eastAsia="Times New Roman" w:hAnsi="IRANSans" w:cs="B Nazanin"/>
          <w:sz w:val="26"/>
          <w:szCs w:val="26"/>
        </w:rPr>
        <w:t>if</w:t>
      </w:r>
      <w:proofErr w:type="gramEnd"/>
      <w:r w:rsidRPr="00E850AE">
        <w:rPr>
          <w:rFonts w:ascii="IRANSans" w:eastAsia="Times New Roman" w:hAnsi="IRANSans" w:cs="B Nazanin"/>
          <w:sz w:val="26"/>
          <w:szCs w:val="26"/>
        </w:rPr>
        <w:t xml:space="preserve"> true date select just by click on day in month grid, and when user select month or year selected date </w:t>
      </w:r>
      <w:proofErr w:type="spellStart"/>
      <w:r w:rsidRPr="00E850AE">
        <w:rPr>
          <w:rFonts w:ascii="IRANSans" w:eastAsia="Times New Roman" w:hAnsi="IRANSans" w:cs="B Nazanin"/>
          <w:sz w:val="26"/>
          <w:szCs w:val="26"/>
        </w:rPr>
        <w:t>doesnt</w:t>
      </w:r>
      <w:proofErr w:type="spellEnd"/>
      <w:r w:rsidRPr="00E850AE">
        <w:rPr>
          <w:rFonts w:ascii="IRANSans" w:eastAsia="Times New Roman" w:hAnsi="IRANSans" w:cs="B Nazanin"/>
          <w:sz w:val="26"/>
          <w:szCs w:val="26"/>
        </w:rPr>
        <w:t xml:space="preserve"> change</w:t>
      </w:r>
    </w:p>
    <w:p w:rsidR="00E850AE" w:rsidRPr="00E850AE" w:rsidRDefault="00E850AE" w:rsidP="00E850AE">
      <w:pPr>
        <w:bidi w:val="0"/>
        <w:spacing w:before="240" w:after="240" w:line="240" w:lineRule="auto"/>
        <w:rPr>
          <w:rFonts w:ascii="IRANSans" w:eastAsia="Times New Roman" w:hAnsi="IRANSans" w:cs="B Nazanin"/>
          <w:sz w:val="26"/>
          <w:szCs w:val="26"/>
        </w:rPr>
      </w:pPr>
      <w:r w:rsidRPr="00E850AE">
        <w:rPr>
          <w:rFonts w:ascii="IRANSans" w:eastAsia="Times New Roman" w:hAnsi="IRANSans" w:cs="B Nazanin"/>
          <w:b/>
          <w:bCs/>
          <w:sz w:val="26"/>
        </w:rPr>
        <w:t>Kind</w:t>
      </w:r>
      <w:r w:rsidRPr="00E850AE">
        <w:rPr>
          <w:rFonts w:ascii="IRANSans" w:eastAsia="Times New Roman" w:hAnsi="IRANSans" w:cs="B Nazanin"/>
          <w:sz w:val="26"/>
          <w:szCs w:val="26"/>
        </w:rPr>
        <w:t>: static property of </w:t>
      </w:r>
      <w:proofErr w:type="spellStart"/>
      <w:r w:rsidRPr="00E850AE">
        <w:rPr>
          <w:rFonts w:ascii="IRANSans" w:eastAsia="Times New Roman" w:hAnsi="IRANSans" w:cs="B Nazanin"/>
          <w:sz w:val="26"/>
          <w:szCs w:val="26"/>
        </w:rPr>
        <w:fldChar w:fldCharType="begin"/>
      </w:r>
      <w:r w:rsidRPr="00E850AE">
        <w:rPr>
          <w:rFonts w:ascii="IRANSans" w:eastAsia="Times New Roman" w:hAnsi="IRANSans" w:cs="B Nazanin"/>
          <w:sz w:val="26"/>
          <w:szCs w:val="26"/>
        </w:rPr>
        <w:instrText xml:space="preserve"> HYPERLINK "http://babakhani.github.io/PersianWebToolkit/doc/datepicker/options/" \l "Config" </w:instrText>
      </w:r>
      <w:r w:rsidRPr="00E850AE">
        <w:rPr>
          <w:rFonts w:ascii="IRANSans" w:eastAsia="Times New Roman" w:hAnsi="IRANSans" w:cs="B Nazanin"/>
          <w:sz w:val="26"/>
          <w:szCs w:val="26"/>
        </w:rPr>
        <w:fldChar w:fldCharType="separate"/>
      </w:r>
      <w:r w:rsidRPr="00E850AE">
        <w:rPr>
          <w:rFonts w:ascii="Courier New" w:eastAsia="Times New Roman" w:hAnsi="Courier New" w:cs="Courier New"/>
          <w:color w:val="EF5350"/>
        </w:rPr>
        <w:t>Config</w:t>
      </w:r>
      <w:proofErr w:type="spellEnd"/>
      <w:r w:rsidRPr="00E850AE">
        <w:rPr>
          <w:rFonts w:ascii="IRANSans" w:eastAsia="Times New Roman" w:hAnsi="IRANSans" w:cs="B Nazanin"/>
          <w:sz w:val="26"/>
          <w:szCs w:val="26"/>
        </w:rPr>
        <w:fldChar w:fldCharType="end"/>
      </w:r>
      <w:r w:rsidRPr="00E850AE">
        <w:rPr>
          <w:rFonts w:ascii="IRANSans" w:eastAsia="Times New Roman" w:hAnsi="IRANSans" w:cs="B Nazanin"/>
          <w:sz w:val="26"/>
          <w:szCs w:val="26"/>
        </w:rPr>
        <w:br/>
      </w:r>
      <w:r w:rsidRPr="00E850AE">
        <w:rPr>
          <w:rFonts w:ascii="IRANSans" w:eastAsia="Times New Roman" w:hAnsi="IRANSans" w:cs="B Nazanin"/>
          <w:b/>
          <w:bCs/>
          <w:sz w:val="26"/>
        </w:rPr>
        <w:t>Default</w:t>
      </w:r>
      <w:proofErr w:type="gramStart"/>
      <w:r w:rsidRPr="00E850AE">
        <w:rPr>
          <w:rFonts w:ascii="IRANSans" w:eastAsia="Times New Roman" w:hAnsi="IRANSans" w:cs="B Nazanin"/>
          <w:b/>
          <w:bCs/>
          <w:sz w:val="26"/>
        </w:rPr>
        <w:t>:</w:t>
      </w:r>
      <w:r w:rsidRPr="00E850AE">
        <w:rPr>
          <w:rFonts w:ascii="IRANSans" w:eastAsia="Times New Roman" w:hAnsi="IRANSans" w:cs="B Nazanin"/>
          <w:sz w:val="26"/>
          <w:szCs w:val="26"/>
        </w:rPr>
        <w:t>:</w:t>
      </w:r>
      <w:proofErr w:type="gramEnd"/>
      <w:r w:rsidRPr="00E850AE">
        <w:rPr>
          <w:rFonts w:ascii="IRANSans" w:eastAsia="Times New Roman" w:hAnsi="IRANSans" w:cs="B Nazanin"/>
          <w:sz w:val="26"/>
          <w:szCs w:val="26"/>
        </w:rPr>
        <w:t xml:space="preserve"> true</w:t>
      </w:r>
      <w:r w:rsidRPr="00E850AE">
        <w:rPr>
          <w:rFonts w:ascii="IRANSans" w:eastAsia="Times New Roman" w:hAnsi="IRANSans" w:cs="B Nazanin"/>
          <w:sz w:val="26"/>
          <w:szCs w:val="26"/>
        </w:rPr>
        <w:br/>
      </w:r>
      <w:r w:rsidRPr="00E850AE">
        <w:rPr>
          <w:rFonts w:ascii="IRANSans" w:eastAsia="Times New Roman" w:hAnsi="IRANSans" w:cs="B Nazanin"/>
          <w:b/>
          <w:bCs/>
          <w:sz w:val="26"/>
        </w:rPr>
        <w:t>Properties</w:t>
      </w:r>
    </w:p>
    <w:tbl>
      <w:tblPr>
        <w:tblW w:w="223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5"/>
      </w:tblGrid>
      <w:tr w:rsidR="00E850AE" w:rsidRPr="00E850AE" w:rsidTr="00E850AE">
        <w:trPr>
          <w:tblHeader/>
        </w:trPr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rPr>
                <w:rFonts w:ascii="IRANSans" w:eastAsia="Times New Roman" w:hAnsi="IRANSans" w:cs="B Nazanin"/>
                <w:color w:val="FFFFFF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color w:val="FFFFFF"/>
                <w:sz w:val="24"/>
                <w:szCs w:val="24"/>
              </w:rPr>
              <w:t>Name</w:t>
            </w:r>
          </w:p>
        </w:tc>
      </w:tr>
      <w:tr w:rsidR="00E850AE" w:rsidRPr="00E850AE" w:rsidTr="00E850AE">
        <w:tc>
          <w:tcPr>
            <w:tcW w:w="0" w:type="auto"/>
            <w:tcBorders>
              <w:top w:val="nil"/>
            </w:tcBorders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rPr>
                <w:rFonts w:ascii="IRANSans" w:eastAsia="Times New Roman" w:hAnsi="IRANSans" w:cs="B Nazanin"/>
                <w:sz w:val="24"/>
                <w:szCs w:val="24"/>
              </w:rPr>
            </w:pPr>
            <w:proofErr w:type="spellStart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justSelectOnDate</w:t>
            </w:r>
            <w:proofErr w:type="spellEnd"/>
          </w:p>
        </w:tc>
      </w:tr>
    </w:tbl>
    <w:p w:rsidR="00E850AE" w:rsidRPr="00E850AE" w:rsidRDefault="00E850AE" w:rsidP="00E850AE">
      <w:pPr>
        <w:bidi w:val="0"/>
        <w:spacing w:beforeAutospacing="1" w:after="0" w:afterAutospacing="1" w:line="240" w:lineRule="auto"/>
        <w:outlineLvl w:val="1"/>
        <w:rPr>
          <w:rFonts w:ascii="IRANSans" w:eastAsia="Times New Roman" w:hAnsi="IRANSans" w:cs="B Nazanin"/>
          <w:spacing w:val="-2"/>
          <w:sz w:val="36"/>
          <w:szCs w:val="36"/>
        </w:rPr>
      </w:pPr>
      <w:bookmarkStart w:id="64" w:name="Config.timePicker"/>
      <w:bookmarkEnd w:id="64"/>
      <w:proofErr w:type="spellStart"/>
      <w:proofErr w:type="gramStart"/>
      <w:r w:rsidRPr="00E850AE">
        <w:rPr>
          <w:rFonts w:ascii="IRANSans" w:eastAsia="Times New Roman" w:hAnsi="IRANSans" w:cs="B Nazanin"/>
          <w:spacing w:val="-2"/>
          <w:sz w:val="36"/>
          <w:szCs w:val="36"/>
        </w:rPr>
        <w:t>Config.timePicker</w:t>
      </w:r>
      <w:proofErr w:type="spellEnd"/>
      <w:r w:rsidRPr="00E850AE">
        <w:rPr>
          <w:rFonts w:ascii="IRANSans" w:eastAsia="Times New Roman" w:hAnsi="IRANSans" w:cs="B Nazanin"/>
          <w:spacing w:val="-2"/>
          <w:sz w:val="36"/>
          <w:szCs w:val="36"/>
        </w:rPr>
        <w:t xml:space="preserve"> :</w:t>
      </w:r>
      <w:proofErr w:type="gramEnd"/>
      <w:r w:rsidRPr="00E850AE">
        <w:rPr>
          <w:rFonts w:ascii="IRANSans" w:eastAsia="Times New Roman" w:hAnsi="IRANSans" w:cs="B Nazanin"/>
          <w:spacing w:val="-2"/>
          <w:sz w:val="36"/>
          <w:szCs w:val="36"/>
        </w:rPr>
        <w:t> </w:t>
      </w:r>
      <w:r w:rsidRPr="00E850AE">
        <w:rPr>
          <w:rFonts w:ascii="Courier New" w:eastAsia="Times New Roman" w:hAnsi="Courier New" w:cs="Courier New"/>
          <w:color w:val="37474F"/>
          <w:spacing w:val="-2"/>
          <w:sz w:val="35"/>
        </w:rPr>
        <w:t>object</w:t>
      </w:r>
      <w:hyperlink r:id="rId226" w:anchor="configtimepicker-object" w:tooltip="Permanent link" w:history="1">
        <w:r w:rsidRPr="00E850AE">
          <w:rPr>
            <w:rFonts w:ascii="IRANSans" w:eastAsia="Times New Roman" w:hAnsi="IRANSans" w:cs="B Nazanin"/>
            <w:color w:val="0000FF"/>
            <w:spacing w:val="-2"/>
            <w:sz w:val="36"/>
            <w:szCs w:val="36"/>
            <w:u w:val="single"/>
          </w:rPr>
          <w:t>¶</w:t>
        </w:r>
      </w:hyperlink>
    </w:p>
    <w:p w:rsidR="00E850AE" w:rsidRPr="00E850AE" w:rsidRDefault="00E850AE" w:rsidP="00E850AE">
      <w:pPr>
        <w:bidi w:val="0"/>
        <w:spacing w:before="240" w:after="240" w:line="240" w:lineRule="auto"/>
        <w:rPr>
          <w:rFonts w:ascii="IRANSans" w:eastAsia="Times New Roman" w:hAnsi="IRANSans" w:cs="B Nazanin"/>
          <w:sz w:val="26"/>
          <w:szCs w:val="26"/>
        </w:rPr>
      </w:pPr>
      <w:proofErr w:type="spellStart"/>
      <w:proofErr w:type="gramStart"/>
      <w:r w:rsidRPr="00E850AE">
        <w:rPr>
          <w:rFonts w:ascii="IRANSans" w:eastAsia="Times New Roman" w:hAnsi="IRANSans" w:cs="B Nazanin"/>
          <w:sz w:val="26"/>
          <w:szCs w:val="26"/>
        </w:rPr>
        <w:t>timePicker</w:t>
      </w:r>
      <w:proofErr w:type="spellEnd"/>
      <w:proofErr w:type="gramEnd"/>
      <w:r w:rsidRPr="00E850AE">
        <w:rPr>
          <w:rFonts w:ascii="IRANSans" w:eastAsia="Times New Roman" w:hAnsi="IRANSans" w:cs="B Nazanin"/>
          <w:sz w:val="26"/>
          <w:szCs w:val="26"/>
        </w:rPr>
        <w:t xml:space="preserve"> configuration</w:t>
      </w:r>
    </w:p>
    <w:p w:rsidR="00E850AE" w:rsidRPr="00E850AE" w:rsidRDefault="00E850AE" w:rsidP="00E850AE">
      <w:pPr>
        <w:bidi w:val="0"/>
        <w:spacing w:before="240" w:after="240" w:line="240" w:lineRule="auto"/>
        <w:rPr>
          <w:rFonts w:ascii="IRANSans" w:eastAsia="Times New Roman" w:hAnsi="IRANSans" w:cs="B Nazanin"/>
          <w:sz w:val="26"/>
          <w:szCs w:val="26"/>
        </w:rPr>
      </w:pPr>
      <w:r w:rsidRPr="00E850AE">
        <w:rPr>
          <w:rFonts w:ascii="IRANSans" w:eastAsia="Times New Roman" w:hAnsi="IRANSans" w:cs="B Nazanin"/>
          <w:b/>
          <w:bCs/>
          <w:sz w:val="26"/>
        </w:rPr>
        <w:t>Kind</w:t>
      </w:r>
      <w:r w:rsidRPr="00E850AE">
        <w:rPr>
          <w:rFonts w:ascii="IRANSans" w:eastAsia="Times New Roman" w:hAnsi="IRANSans" w:cs="B Nazanin"/>
          <w:sz w:val="26"/>
          <w:szCs w:val="26"/>
        </w:rPr>
        <w:t>: static property of </w:t>
      </w:r>
      <w:proofErr w:type="spellStart"/>
      <w:r w:rsidRPr="00E850AE">
        <w:rPr>
          <w:rFonts w:ascii="IRANSans" w:eastAsia="Times New Roman" w:hAnsi="IRANSans" w:cs="B Nazanin"/>
          <w:sz w:val="26"/>
          <w:szCs w:val="26"/>
        </w:rPr>
        <w:fldChar w:fldCharType="begin"/>
      </w:r>
      <w:r w:rsidRPr="00E850AE">
        <w:rPr>
          <w:rFonts w:ascii="IRANSans" w:eastAsia="Times New Roman" w:hAnsi="IRANSans" w:cs="B Nazanin"/>
          <w:sz w:val="26"/>
          <w:szCs w:val="26"/>
        </w:rPr>
        <w:instrText xml:space="preserve"> HYPERLINK "http://babakhani.github.io/PersianWebToolkit/doc/datepicker/options/" \l "Config" </w:instrText>
      </w:r>
      <w:r w:rsidRPr="00E850AE">
        <w:rPr>
          <w:rFonts w:ascii="IRANSans" w:eastAsia="Times New Roman" w:hAnsi="IRANSans" w:cs="B Nazanin"/>
          <w:sz w:val="26"/>
          <w:szCs w:val="26"/>
        </w:rPr>
        <w:fldChar w:fldCharType="separate"/>
      </w:r>
      <w:r w:rsidRPr="00E850AE">
        <w:rPr>
          <w:rFonts w:ascii="Courier New" w:eastAsia="Times New Roman" w:hAnsi="Courier New" w:cs="Courier New"/>
          <w:color w:val="EF5350"/>
        </w:rPr>
        <w:t>Config</w:t>
      </w:r>
      <w:proofErr w:type="spellEnd"/>
      <w:r w:rsidRPr="00E850AE">
        <w:rPr>
          <w:rFonts w:ascii="IRANSans" w:eastAsia="Times New Roman" w:hAnsi="IRANSans" w:cs="B Nazanin"/>
          <w:sz w:val="26"/>
          <w:szCs w:val="26"/>
        </w:rPr>
        <w:fldChar w:fldCharType="end"/>
      </w:r>
    </w:p>
    <w:p w:rsidR="00E850AE" w:rsidRPr="00E850AE" w:rsidRDefault="0076411C" w:rsidP="00E850AE">
      <w:pPr>
        <w:numPr>
          <w:ilvl w:val="0"/>
          <w:numId w:val="13"/>
        </w:numPr>
        <w:bidi w:val="0"/>
        <w:spacing w:beforeAutospacing="1" w:after="0" w:line="240" w:lineRule="auto"/>
        <w:ind w:left="450"/>
        <w:rPr>
          <w:rFonts w:ascii="IRANSans" w:eastAsia="Times New Roman" w:hAnsi="IRANSans" w:cs="B Nazanin"/>
          <w:sz w:val="26"/>
          <w:szCs w:val="26"/>
        </w:rPr>
      </w:pPr>
      <w:hyperlink r:id="rId227" w:anchor="Config.timePicker" w:history="1"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.</w:t>
        </w:r>
        <w:proofErr w:type="spellStart"/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timePicker</w:t>
        </w:r>
        <w:proofErr w:type="spellEnd"/>
      </w:hyperlink>
      <w:r w:rsidR="00E850AE" w:rsidRPr="00E850AE">
        <w:rPr>
          <w:rFonts w:ascii="IRANSans" w:eastAsia="Times New Roman" w:hAnsi="IRANSans" w:cs="B Nazanin"/>
          <w:sz w:val="26"/>
          <w:szCs w:val="26"/>
        </w:rPr>
        <w:t> : </w:t>
      </w:r>
      <w:r w:rsidR="00E850AE" w:rsidRPr="00E850AE">
        <w:rPr>
          <w:rFonts w:ascii="Courier New" w:eastAsia="Times New Roman" w:hAnsi="Courier New" w:cs="Courier New"/>
          <w:color w:val="37474F"/>
        </w:rPr>
        <w:t>object</w:t>
      </w:r>
    </w:p>
    <w:p w:rsidR="00E850AE" w:rsidRPr="00E850AE" w:rsidRDefault="0076411C" w:rsidP="00E850AE">
      <w:pPr>
        <w:numPr>
          <w:ilvl w:val="1"/>
          <w:numId w:val="13"/>
        </w:numPr>
        <w:bidi w:val="0"/>
        <w:spacing w:beforeAutospacing="1" w:after="0" w:line="240" w:lineRule="auto"/>
        <w:ind w:left="900"/>
        <w:rPr>
          <w:rFonts w:ascii="IRANSans" w:eastAsia="Times New Roman" w:hAnsi="IRANSans" w:cs="B Nazanin"/>
          <w:sz w:val="26"/>
          <w:szCs w:val="26"/>
        </w:rPr>
      </w:pPr>
      <w:hyperlink r:id="rId228" w:anchor="Config.timePicker.enabled" w:history="1"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.enabled</w:t>
        </w:r>
      </w:hyperlink>
      <w:r w:rsidR="00E850AE" w:rsidRPr="00E850AE">
        <w:rPr>
          <w:rFonts w:ascii="IRANSans" w:eastAsia="Times New Roman" w:hAnsi="IRANSans" w:cs="B Nazanin"/>
          <w:sz w:val="26"/>
          <w:szCs w:val="26"/>
        </w:rPr>
        <w:t> : </w:t>
      </w:r>
      <w:proofErr w:type="spellStart"/>
      <w:r w:rsidR="00E850AE" w:rsidRPr="00E850AE">
        <w:rPr>
          <w:rFonts w:ascii="Courier New" w:eastAsia="Times New Roman" w:hAnsi="Courier New" w:cs="Courier New"/>
          <w:color w:val="37474F"/>
        </w:rPr>
        <w:t>boolean</w:t>
      </w:r>
      <w:proofErr w:type="spellEnd"/>
    </w:p>
    <w:p w:rsidR="00E850AE" w:rsidRPr="00E850AE" w:rsidRDefault="0076411C" w:rsidP="00E850AE">
      <w:pPr>
        <w:numPr>
          <w:ilvl w:val="1"/>
          <w:numId w:val="13"/>
        </w:numPr>
        <w:bidi w:val="0"/>
        <w:spacing w:beforeAutospacing="1" w:after="0" w:line="240" w:lineRule="auto"/>
        <w:ind w:left="900"/>
        <w:rPr>
          <w:rFonts w:ascii="IRANSans" w:eastAsia="Times New Roman" w:hAnsi="IRANSans" w:cs="B Nazanin"/>
          <w:sz w:val="26"/>
          <w:szCs w:val="26"/>
        </w:rPr>
      </w:pPr>
      <w:hyperlink r:id="rId229" w:anchor="Config.timePicker.step" w:history="1"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.step</w:t>
        </w:r>
      </w:hyperlink>
      <w:r w:rsidR="00E850AE" w:rsidRPr="00E850AE">
        <w:rPr>
          <w:rFonts w:ascii="IRANSans" w:eastAsia="Times New Roman" w:hAnsi="IRANSans" w:cs="B Nazanin"/>
          <w:sz w:val="26"/>
          <w:szCs w:val="26"/>
        </w:rPr>
        <w:t> : </w:t>
      </w:r>
      <w:r w:rsidR="00E850AE" w:rsidRPr="00E850AE">
        <w:rPr>
          <w:rFonts w:ascii="Courier New" w:eastAsia="Times New Roman" w:hAnsi="Courier New" w:cs="Courier New"/>
          <w:color w:val="37474F"/>
        </w:rPr>
        <w:t>number</w:t>
      </w:r>
    </w:p>
    <w:p w:rsidR="00E850AE" w:rsidRPr="00E850AE" w:rsidRDefault="0076411C" w:rsidP="00E850AE">
      <w:pPr>
        <w:numPr>
          <w:ilvl w:val="1"/>
          <w:numId w:val="13"/>
        </w:numPr>
        <w:bidi w:val="0"/>
        <w:spacing w:beforeAutospacing="1" w:after="0" w:line="240" w:lineRule="auto"/>
        <w:ind w:left="900"/>
        <w:rPr>
          <w:rFonts w:ascii="IRANSans" w:eastAsia="Times New Roman" w:hAnsi="IRANSans" w:cs="B Nazanin"/>
          <w:sz w:val="26"/>
          <w:szCs w:val="26"/>
        </w:rPr>
      </w:pPr>
      <w:hyperlink r:id="rId230" w:anchor="Config.timePicker.hour" w:history="1"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.hour</w:t>
        </w:r>
      </w:hyperlink>
      <w:r w:rsidR="00E850AE" w:rsidRPr="00E850AE">
        <w:rPr>
          <w:rFonts w:ascii="IRANSans" w:eastAsia="Times New Roman" w:hAnsi="IRANSans" w:cs="B Nazanin"/>
          <w:sz w:val="26"/>
          <w:szCs w:val="26"/>
        </w:rPr>
        <w:t> : </w:t>
      </w:r>
      <w:r w:rsidR="00E850AE" w:rsidRPr="00E850AE">
        <w:rPr>
          <w:rFonts w:ascii="Courier New" w:eastAsia="Times New Roman" w:hAnsi="Courier New" w:cs="Courier New"/>
          <w:color w:val="37474F"/>
        </w:rPr>
        <w:t>object</w:t>
      </w:r>
    </w:p>
    <w:p w:rsidR="00E850AE" w:rsidRPr="00E850AE" w:rsidRDefault="0076411C" w:rsidP="00E850AE">
      <w:pPr>
        <w:numPr>
          <w:ilvl w:val="2"/>
          <w:numId w:val="13"/>
        </w:numPr>
        <w:bidi w:val="0"/>
        <w:spacing w:beforeAutospacing="1" w:after="0" w:line="240" w:lineRule="auto"/>
        <w:ind w:left="1350"/>
        <w:rPr>
          <w:rFonts w:ascii="IRANSans" w:eastAsia="Times New Roman" w:hAnsi="IRANSans" w:cs="B Nazanin"/>
          <w:sz w:val="26"/>
          <w:szCs w:val="26"/>
        </w:rPr>
      </w:pPr>
      <w:hyperlink r:id="rId231" w:anchor="Config.timePicker.hour.enabled" w:history="1"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.enabled</w:t>
        </w:r>
      </w:hyperlink>
      <w:r w:rsidR="00E850AE" w:rsidRPr="00E850AE">
        <w:rPr>
          <w:rFonts w:ascii="IRANSans" w:eastAsia="Times New Roman" w:hAnsi="IRANSans" w:cs="B Nazanin"/>
          <w:sz w:val="26"/>
          <w:szCs w:val="26"/>
        </w:rPr>
        <w:t> : </w:t>
      </w:r>
      <w:proofErr w:type="spellStart"/>
      <w:r w:rsidR="00E850AE" w:rsidRPr="00E850AE">
        <w:rPr>
          <w:rFonts w:ascii="Courier New" w:eastAsia="Times New Roman" w:hAnsi="Courier New" w:cs="Courier New"/>
          <w:color w:val="37474F"/>
        </w:rPr>
        <w:t>boolean</w:t>
      </w:r>
      <w:proofErr w:type="spellEnd"/>
    </w:p>
    <w:p w:rsidR="00E850AE" w:rsidRPr="00E850AE" w:rsidRDefault="0076411C" w:rsidP="00E850AE">
      <w:pPr>
        <w:numPr>
          <w:ilvl w:val="2"/>
          <w:numId w:val="13"/>
        </w:numPr>
        <w:bidi w:val="0"/>
        <w:spacing w:beforeAutospacing="1" w:after="0" w:line="240" w:lineRule="auto"/>
        <w:ind w:left="1350"/>
        <w:rPr>
          <w:rFonts w:ascii="IRANSans" w:eastAsia="Times New Roman" w:hAnsi="IRANSans" w:cs="B Nazanin"/>
          <w:sz w:val="26"/>
          <w:szCs w:val="26"/>
        </w:rPr>
      </w:pPr>
      <w:hyperlink r:id="rId232" w:anchor="Config.timePicker.hour.step" w:history="1"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.step</w:t>
        </w:r>
      </w:hyperlink>
      <w:r w:rsidR="00E850AE" w:rsidRPr="00E850AE">
        <w:rPr>
          <w:rFonts w:ascii="IRANSans" w:eastAsia="Times New Roman" w:hAnsi="IRANSans" w:cs="B Nazanin"/>
          <w:sz w:val="26"/>
          <w:szCs w:val="26"/>
        </w:rPr>
        <w:t> : </w:t>
      </w:r>
      <w:proofErr w:type="spellStart"/>
      <w:r w:rsidR="00E850AE" w:rsidRPr="00E850AE">
        <w:rPr>
          <w:rFonts w:ascii="Courier New" w:eastAsia="Times New Roman" w:hAnsi="Courier New" w:cs="Courier New"/>
          <w:color w:val="37474F"/>
        </w:rPr>
        <w:t>boolean</w:t>
      </w:r>
      <w:proofErr w:type="spellEnd"/>
    </w:p>
    <w:p w:rsidR="00E850AE" w:rsidRPr="00E850AE" w:rsidRDefault="0076411C" w:rsidP="00E850AE">
      <w:pPr>
        <w:numPr>
          <w:ilvl w:val="1"/>
          <w:numId w:val="13"/>
        </w:numPr>
        <w:bidi w:val="0"/>
        <w:spacing w:beforeAutospacing="1" w:after="0" w:line="240" w:lineRule="auto"/>
        <w:ind w:left="900"/>
        <w:rPr>
          <w:rFonts w:ascii="IRANSans" w:eastAsia="Times New Roman" w:hAnsi="IRANSans" w:cs="B Nazanin"/>
          <w:sz w:val="26"/>
          <w:szCs w:val="26"/>
        </w:rPr>
      </w:pPr>
      <w:hyperlink r:id="rId233" w:anchor="Config.timePicker.minute" w:history="1"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.minute</w:t>
        </w:r>
      </w:hyperlink>
      <w:r w:rsidR="00E850AE" w:rsidRPr="00E850AE">
        <w:rPr>
          <w:rFonts w:ascii="IRANSans" w:eastAsia="Times New Roman" w:hAnsi="IRANSans" w:cs="B Nazanin"/>
          <w:sz w:val="26"/>
          <w:szCs w:val="26"/>
        </w:rPr>
        <w:t> : </w:t>
      </w:r>
      <w:r w:rsidR="00E850AE" w:rsidRPr="00E850AE">
        <w:rPr>
          <w:rFonts w:ascii="Courier New" w:eastAsia="Times New Roman" w:hAnsi="Courier New" w:cs="Courier New"/>
          <w:color w:val="37474F"/>
        </w:rPr>
        <w:t>object</w:t>
      </w:r>
    </w:p>
    <w:p w:rsidR="00E850AE" w:rsidRPr="00E850AE" w:rsidRDefault="0076411C" w:rsidP="00E850AE">
      <w:pPr>
        <w:numPr>
          <w:ilvl w:val="2"/>
          <w:numId w:val="13"/>
        </w:numPr>
        <w:bidi w:val="0"/>
        <w:spacing w:beforeAutospacing="1" w:after="0" w:line="240" w:lineRule="auto"/>
        <w:ind w:left="1350"/>
        <w:rPr>
          <w:rFonts w:ascii="IRANSans" w:eastAsia="Times New Roman" w:hAnsi="IRANSans" w:cs="B Nazanin"/>
          <w:sz w:val="26"/>
          <w:szCs w:val="26"/>
        </w:rPr>
      </w:pPr>
      <w:hyperlink r:id="rId234" w:anchor="Config.timePicker.minute.enabled" w:history="1"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.enabled</w:t>
        </w:r>
      </w:hyperlink>
      <w:r w:rsidR="00E850AE" w:rsidRPr="00E850AE">
        <w:rPr>
          <w:rFonts w:ascii="IRANSans" w:eastAsia="Times New Roman" w:hAnsi="IRANSans" w:cs="B Nazanin"/>
          <w:sz w:val="26"/>
          <w:szCs w:val="26"/>
        </w:rPr>
        <w:t> : </w:t>
      </w:r>
      <w:proofErr w:type="spellStart"/>
      <w:r w:rsidR="00E850AE" w:rsidRPr="00E850AE">
        <w:rPr>
          <w:rFonts w:ascii="Courier New" w:eastAsia="Times New Roman" w:hAnsi="Courier New" w:cs="Courier New"/>
          <w:color w:val="37474F"/>
        </w:rPr>
        <w:t>boolean</w:t>
      </w:r>
      <w:proofErr w:type="spellEnd"/>
    </w:p>
    <w:p w:rsidR="00E850AE" w:rsidRPr="00E850AE" w:rsidRDefault="0076411C" w:rsidP="00E850AE">
      <w:pPr>
        <w:numPr>
          <w:ilvl w:val="2"/>
          <w:numId w:val="13"/>
        </w:numPr>
        <w:bidi w:val="0"/>
        <w:spacing w:beforeAutospacing="1" w:after="0" w:line="240" w:lineRule="auto"/>
        <w:ind w:left="1350"/>
        <w:rPr>
          <w:rFonts w:ascii="IRANSans" w:eastAsia="Times New Roman" w:hAnsi="IRANSans" w:cs="B Nazanin"/>
          <w:sz w:val="26"/>
          <w:szCs w:val="26"/>
        </w:rPr>
      </w:pPr>
      <w:hyperlink r:id="rId235" w:anchor="Config.timePicker.minute.step" w:history="1"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.step</w:t>
        </w:r>
      </w:hyperlink>
      <w:r w:rsidR="00E850AE" w:rsidRPr="00E850AE">
        <w:rPr>
          <w:rFonts w:ascii="IRANSans" w:eastAsia="Times New Roman" w:hAnsi="IRANSans" w:cs="B Nazanin"/>
          <w:sz w:val="26"/>
          <w:szCs w:val="26"/>
        </w:rPr>
        <w:t> : </w:t>
      </w:r>
      <w:proofErr w:type="spellStart"/>
      <w:r w:rsidR="00E850AE" w:rsidRPr="00E850AE">
        <w:rPr>
          <w:rFonts w:ascii="Courier New" w:eastAsia="Times New Roman" w:hAnsi="Courier New" w:cs="Courier New"/>
          <w:color w:val="37474F"/>
        </w:rPr>
        <w:t>boolean</w:t>
      </w:r>
      <w:proofErr w:type="spellEnd"/>
    </w:p>
    <w:p w:rsidR="00E850AE" w:rsidRPr="00E850AE" w:rsidRDefault="0076411C" w:rsidP="00E850AE">
      <w:pPr>
        <w:numPr>
          <w:ilvl w:val="1"/>
          <w:numId w:val="13"/>
        </w:numPr>
        <w:bidi w:val="0"/>
        <w:spacing w:beforeAutospacing="1" w:after="0" w:line="240" w:lineRule="auto"/>
        <w:ind w:left="900"/>
        <w:rPr>
          <w:rFonts w:ascii="IRANSans" w:eastAsia="Times New Roman" w:hAnsi="IRANSans" w:cs="B Nazanin"/>
          <w:sz w:val="26"/>
          <w:szCs w:val="26"/>
        </w:rPr>
      </w:pPr>
      <w:hyperlink r:id="rId236" w:anchor="Config.timePicker.second" w:history="1"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.second</w:t>
        </w:r>
      </w:hyperlink>
      <w:r w:rsidR="00E850AE" w:rsidRPr="00E850AE">
        <w:rPr>
          <w:rFonts w:ascii="IRANSans" w:eastAsia="Times New Roman" w:hAnsi="IRANSans" w:cs="B Nazanin"/>
          <w:sz w:val="26"/>
          <w:szCs w:val="26"/>
        </w:rPr>
        <w:t> : </w:t>
      </w:r>
      <w:r w:rsidR="00E850AE" w:rsidRPr="00E850AE">
        <w:rPr>
          <w:rFonts w:ascii="Courier New" w:eastAsia="Times New Roman" w:hAnsi="Courier New" w:cs="Courier New"/>
          <w:color w:val="37474F"/>
        </w:rPr>
        <w:t>object</w:t>
      </w:r>
    </w:p>
    <w:p w:rsidR="00E850AE" w:rsidRPr="00E850AE" w:rsidRDefault="0076411C" w:rsidP="00E850AE">
      <w:pPr>
        <w:numPr>
          <w:ilvl w:val="2"/>
          <w:numId w:val="13"/>
        </w:numPr>
        <w:bidi w:val="0"/>
        <w:spacing w:beforeAutospacing="1" w:after="0" w:line="240" w:lineRule="auto"/>
        <w:ind w:left="1350"/>
        <w:rPr>
          <w:rFonts w:ascii="IRANSans" w:eastAsia="Times New Roman" w:hAnsi="IRANSans" w:cs="B Nazanin"/>
          <w:sz w:val="26"/>
          <w:szCs w:val="26"/>
        </w:rPr>
      </w:pPr>
      <w:hyperlink r:id="rId237" w:anchor="Config.timePicker.second.enabled" w:history="1"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.enabled</w:t>
        </w:r>
      </w:hyperlink>
      <w:r w:rsidR="00E850AE" w:rsidRPr="00E850AE">
        <w:rPr>
          <w:rFonts w:ascii="IRANSans" w:eastAsia="Times New Roman" w:hAnsi="IRANSans" w:cs="B Nazanin"/>
          <w:sz w:val="26"/>
          <w:szCs w:val="26"/>
        </w:rPr>
        <w:t> : </w:t>
      </w:r>
      <w:proofErr w:type="spellStart"/>
      <w:r w:rsidR="00E850AE" w:rsidRPr="00E850AE">
        <w:rPr>
          <w:rFonts w:ascii="Courier New" w:eastAsia="Times New Roman" w:hAnsi="Courier New" w:cs="Courier New"/>
          <w:color w:val="37474F"/>
        </w:rPr>
        <w:t>boolean</w:t>
      </w:r>
      <w:proofErr w:type="spellEnd"/>
    </w:p>
    <w:p w:rsidR="00E850AE" w:rsidRPr="00E850AE" w:rsidRDefault="0076411C" w:rsidP="00E850AE">
      <w:pPr>
        <w:numPr>
          <w:ilvl w:val="2"/>
          <w:numId w:val="13"/>
        </w:numPr>
        <w:bidi w:val="0"/>
        <w:spacing w:beforeAutospacing="1" w:after="0" w:line="240" w:lineRule="auto"/>
        <w:ind w:left="1350"/>
        <w:rPr>
          <w:rFonts w:ascii="IRANSans" w:eastAsia="Times New Roman" w:hAnsi="IRANSans" w:cs="B Nazanin"/>
          <w:sz w:val="26"/>
          <w:szCs w:val="26"/>
        </w:rPr>
      </w:pPr>
      <w:hyperlink r:id="rId238" w:anchor="Config.timePicker.second.step" w:history="1"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.step</w:t>
        </w:r>
      </w:hyperlink>
      <w:r w:rsidR="00E850AE" w:rsidRPr="00E850AE">
        <w:rPr>
          <w:rFonts w:ascii="IRANSans" w:eastAsia="Times New Roman" w:hAnsi="IRANSans" w:cs="B Nazanin"/>
          <w:sz w:val="26"/>
          <w:szCs w:val="26"/>
        </w:rPr>
        <w:t> : </w:t>
      </w:r>
      <w:proofErr w:type="spellStart"/>
      <w:r w:rsidR="00E850AE" w:rsidRPr="00E850AE">
        <w:rPr>
          <w:rFonts w:ascii="Courier New" w:eastAsia="Times New Roman" w:hAnsi="Courier New" w:cs="Courier New"/>
          <w:color w:val="37474F"/>
        </w:rPr>
        <w:t>boolean</w:t>
      </w:r>
      <w:proofErr w:type="spellEnd"/>
    </w:p>
    <w:p w:rsidR="00E850AE" w:rsidRPr="00E850AE" w:rsidRDefault="0076411C" w:rsidP="00E850AE">
      <w:pPr>
        <w:numPr>
          <w:ilvl w:val="1"/>
          <w:numId w:val="13"/>
        </w:numPr>
        <w:bidi w:val="0"/>
        <w:spacing w:beforeAutospacing="1" w:after="0" w:line="240" w:lineRule="auto"/>
        <w:ind w:left="900"/>
        <w:rPr>
          <w:rFonts w:ascii="IRANSans" w:eastAsia="Times New Roman" w:hAnsi="IRANSans" w:cs="B Nazanin"/>
          <w:sz w:val="26"/>
          <w:szCs w:val="26"/>
        </w:rPr>
      </w:pPr>
      <w:hyperlink r:id="rId239" w:anchor="Config.timePicker.meridian" w:history="1"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.meridian</w:t>
        </w:r>
      </w:hyperlink>
      <w:r w:rsidR="00E850AE" w:rsidRPr="00E850AE">
        <w:rPr>
          <w:rFonts w:ascii="IRANSans" w:eastAsia="Times New Roman" w:hAnsi="IRANSans" w:cs="B Nazanin"/>
          <w:sz w:val="26"/>
          <w:szCs w:val="26"/>
        </w:rPr>
        <w:t> : </w:t>
      </w:r>
      <w:r w:rsidR="00E850AE" w:rsidRPr="00E850AE">
        <w:rPr>
          <w:rFonts w:ascii="Courier New" w:eastAsia="Times New Roman" w:hAnsi="Courier New" w:cs="Courier New"/>
          <w:color w:val="37474F"/>
        </w:rPr>
        <w:t>object</w:t>
      </w:r>
    </w:p>
    <w:p w:rsidR="00E850AE" w:rsidRPr="00E850AE" w:rsidRDefault="0076411C" w:rsidP="00E850AE">
      <w:pPr>
        <w:numPr>
          <w:ilvl w:val="2"/>
          <w:numId w:val="13"/>
        </w:numPr>
        <w:bidi w:val="0"/>
        <w:spacing w:beforeAutospacing="1" w:after="0" w:line="240" w:lineRule="auto"/>
        <w:ind w:left="1350"/>
        <w:rPr>
          <w:rFonts w:ascii="IRANSans" w:eastAsia="Times New Roman" w:hAnsi="IRANSans" w:cs="B Nazanin"/>
          <w:sz w:val="26"/>
          <w:szCs w:val="26"/>
        </w:rPr>
      </w:pPr>
      <w:hyperlink r:id="rId240" w:anchor="Config.timePicker.meridian.enabled" w:history="1"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.enabled</w:t>
        </w:r>
      </w:hyperlink>
      <w:r w:rsidR="00E850AE" w:rsidRPr="00E850AE">
        <w:rPr>
          <w:rFonts w:ascii="IRANSans" w:eastAsia="Times New Roman" w:hAnsi="IRANSans" w:cs="B Nazanin"/>
          <w:sz w:val="26"/>
          <w:szCs w:val="26"/>
        </w:rPr>
        <w:t> : </w:t>
      </w:r>
      <w:proofErr w:type="spellStart"/>
      <w:r w:rsidR="00E850AE" w:rsidRPr="00E850AE">
        <w:rPr>
          <w:rFonts w:ascii="Courier New" w:eastAsia="Times New Roman" w:hAnsi="Courier New" w:cs="Courier New"/>
          <w:color w:val="37474F"/>
        </w:rPr>
        <w:t>boolean</w:t>
      </w:r>
      <w:proofErr w:type="spellEnd"/>
    </w:p>
    <w:p w:rsidR="00E850AE" w:rsidRPr="00E850AE" w:rsidRDefault="00E850AE" w:rsidP="00E850AE">
      <w:pPr>
        <w:pBdr>
          <w:left w:val="single" w:sz="36" w:space="8" w:color="EF5350"/>
        </w:pBdr>
        <w:bidi w:val="0"/>
        <w:spacing w:beforeAutospacing="1" w:after="0" w:afterAutospacing="1" w:line="240" w:lineRule="auto"/>
        <w:ind w:firstLine="150"/>
        <w:outlineLvl w:val="2"/>
        <w:rPr>
          <w:rFonts w:ascii="IRANSans" w:eastAsia="Times New Roman" w:hAnsi="IRANSans" w:cs="B Nazanin"/>
          <w:spacing w:val="-2"/>
          <w:sz w:val="27"/>
          <w:szCs w:val="27"/>
        </w:rPr>
      </w:pPr>
      <w:bookmarkStart w:id="65" w:name="Config.timePicker.enabled"/>
      <w:bookmarkEnd w:id="65"/>
      <w:proofErr w:type="spellStart"/>
      <w:proofErr w:type="gramStart"/>
      <w:r w:rsidRPr="00E850AE">
        <w:rPr>
          <w:rFonts w:ascii="IRANSans" w:eastAsia="Times New Roman" w:hAnsi="IRANSans" w:cs="B Nazanin"/>
          <w:spacing w:val="-2"/>
          <w:sz w:val="27"/>
          <w:szCs w:val="27"/>
        </w:rPr>
        <w:t>timePicker.enabled</w:t>
      </w:r>
      <w:proofErr w:type="spellEnd"/>
      <w:r w:rsidRPr="00E850AE">
        <w:rPr>
          <w:rFonts w:ascii="IRANSans" w:eastAsia="Times New Roman" w:hAnsi="IRANSans" w:cs="B Nazanin"/>
          <w:spacing w:val="-2"/>
          <w:sz w:val="27"/>
          <w:szCs w:val="27"/>
        </w:rPr>
        <w:t xml:space="preserve"> :</w:t>
      </w:r>
      <w:proofErr w:type="gramEnd"/>
      <w:r w:rsidRPr="00E850AE">
        <w:rPr>
          <w:rFonts w:ascii="IRANSans" w:eastAsia="Times New Roman" w:hAnsi="IRANSans" w:cs="B Nazanin"/>
          <w:spacing w:val="-2"/>
          <w:sz w:val="27"/>
          <w:szCs w:val="27"/>
        </w:rPr>
        <w:t> </w:t>
      </w:r>
      <w:proofErr w:type="spellStart"/>
      <w:r w:rsidRPr="00E850AE">
        <w:rPr>
          <w:rFonts w:ascii="Courier New" w:eastAsia="Times New Roman" w:hAnsi="Courier New" w:cs="Courier New"/>
          <w:color w:val="37474F"/>
          <w:spacing w:val="-2"/>
          <w:sz w:val="28"/>
        </w:rPr>
        <w:t>boolean</w:t>
      </w:r>
      <w:proofErr w:type="spellEnd"/>
      <w:r w:rsidRPr="00E850AE">
        <w:rPr>
          <w:rFonts w:ascii="IRANSans" w:eastAsia="Times New Roman" w:hAnsi="IRANSans" w:cs="B Nazanin"/>
          <w:spacing w:val="-2"/>
          <w:sz w:val="27"/>
          <w:szCs w:val="27"/>
        </w:rPr>
        <w:fldChar w:fldCharType="begin"/>
      </w:r>
      <w:r w:rsidRPr="00E850AE">
        <w:rPr>
          <w:rFonts w:ascii="IRANSans" w:eastAsia="Times New Roman" w:hAnsi="IRANSans" w:cs="B Nazanin"/>
          <w:spacing w:val="-2"/>
          <w:sz w:val="27"/>
          <w:szCs w:val="27"/>
        </w:rPr>
        <w:instrText xml:space="preserve"> HYPERLINK "http://babakhani.github.io/PersianWebToolkit/doc/datepicker/options/" \l "timepickerenabled-boolean" \o "Permanent link" </w:instrText>
      </w:r>
      <w:r w:rsidRPr="00E850AE">
        <w:rPr>
          <w:rFonts w:ascii="IRANSans" w:eastAsia="Times New Roman" w:hAnsi="IRANSans" w:cs="B Nazanin"/>
          <w:spacing w:val="-2"/>
          <w:sz w:val="27"/>
          <w:szCs w:val="27"/>
        </w:rPr>
        <w:fldChar w:fldCharType="separate"/>
      </w:r>
      <w:r w:rsidRPr="00E850AE">
        <w:rPr>
          <w:rFonts w:ascii="IRANSans" w:eastAsia="Times New Roman" w:hAnsi="IRANSans" w:cs="B Nazanin"/>
          <w:color w:val="0000FF"/>
          <w:spacing w:val="-2"/>
          <w:sz w:val="27"/>
          <w:szCs w:val="27"/>
          <w:u w:val="single"/>
        </w:rPr>
        <w:t>¶</w:t>
      </w:r>
      <w:r w:rsidRPr="00E850AE">
        <w:rPr>
          <w:rFonts w:ascii="IRANSans" w:eastAsia="Times New Roman" w:hAnsi="IRANSans" w:cs="B Nazanin"/>
          <w:spacing w:val="-2"/>
          <w:sz w:val="27"/>
          <w:szCs w:val="27"/>
        </w:rPr>
        <w:fldChar w:fldCharType="end"/>
      </w:r>
    </w:p>
    <w:p w:rsidR="00E850AE" w:rsidRPr="00E850AE" w:rsidRDefault="00E850AE" w:rsidP="00E850AE">
      <w:pPr>
        <w:bidi w:val="0"/>
        <w:spacing w:before="240" w:after="240" w:line="240" w:lineRule="auto"/>
        <w:rPr>
          <w:rFonts w:ascii="IRANSans" w:eastAsia="Times New Roman" w:hAnsi="IRANSans" w:cs="B Nazanin"/>
          <w:sz w:val="26"/>
          <w:szCs w:val="26"/>
        </w:rPr>
      </w:pPr>
      <w:proofErr w:type="gramStart"/>
      <w:r w:rsidRPr="00E850AE">
        <w:rPr>
          <w:rFonts w:ascii="IRANSans" w:eastAsia="Times New Roman" w:hAnsi="IRANSans" w:cs="B Nazanin"/>
          <w:sz w:val="26"/>
          <w:szCs w:val="26"/>
        </w:rPr>
        <w:t>make</w:t>
      </w:r>
      <w:proofErr w:type="gramEnd"/>
      <w:r w:rsidRPr="00E850AE">
        <w:rPr>
          <w:rFonts w:ascii="IRANSans" w:eastAsia="Times New Roman" w:hAnsi="IRANSans" w:cs="B Nazanin"/>
          <w:sz w:val="26"/>
          <w:szCs w:val="26"/>
        </w:rPr>
        <w:t xml:space="preserve"> </w:t>
      </w:r>
      <w:proofErr w:type="spellStart"/>
      <w:r w:rsidRPr="00E850AE">
        <w:rPr>
          <w:rFonts w:ascii="IRANSans" w:eastAsia="Times New Roman" w:hAnsi="IRANSans" w:cs="B Nazanin"/>
          <w:sz w:val="26"/>
          <w:szCs w:val="26"/>
        </w:rPr>
        <w:t>timePicker</w:t>
      </w:r>
      <w:proofErr w:type="spellEnd"/>
      <w:r w:rsidRPr="00E850AE">
        <w:rPr>
          <w:rFonts w:ascii="IRANSans" w:eastAsia="Times New Roman" w:hAnsi="IRANSans" w:cs="B Nazanin"/>
          <w:sz w:val="26"/>
          <w:szCs w:val="26"/>
        </w:rPr>
        <w:t xml:space="preserve"> enable or disable</w:t>
      </w:r>
    </w:p>
    <w:p w:rsidR="00E850AE" w:rsidRPr="00E850AE" w:rsidRDefault="00E850AE" w:rsidP="00E850AE">
      <w:pPr>
        <w:bidi w:val="0"/>
        <w:spacing w:before="240" w:after="240" w:line="240" w:lineRule="auto"/>
        <w:rPr>
          <w:rFonts w:ascii="IRANSans" w:eastAsia="Times New Roman" w:hAnsi="IRANSans" w:cs="B Nazanin"/>
          <w:sz w:val="26"/>
          <w:szCs w:val="26"/>
        </w:rPr>
      </w:pPr>
      <w:r w:rsidRPr="00E850AE">
        <w:rPr>
          <w:rFonts w:ascii="IRANSans" w:eastAsia="Times New Roman" w:hAnsi="IRANSans" w:cs="B Nazanin"/>
          <w:b/>
          <w:bCs/>
          <w:sz w:val="26"/>
        </w:rPr>
        <w:t>Kind</w:t>
      </w:r>
      <w:r w:rsidRPr="00E850AE">
        <w:rPr>
          <w:rFonts w:ascii="IRANSans" w:eastAsia="Times New Roman" w:hAnsi="IRANSans" w:cs="B Nazanin"/>
          <w:sz w:val="26"/>
          <w:szCs w:val="26"/>
        </w:rPr>
        <w:t>: static property of </w:t>
      </w:r>
      <w:proofErr w:type="spellStart"/>
      <w:r w:rsidRPr="00E850AE">
        <w:rPr>
          <w:rFonts w:ascii="IRANSans" w:eastAsia="Times New Roman" w:hAnsi="IRANSans" w:cs="B Nazanin"/>
          <w:sz w:val="26"/>
          <w:szCs w:val="26"/>
        </w:rPr>
        <w:fldChar w:fldCharType="begin"/>
      </w:r>
      <w:r w:rsidRPr="00E850AE">
        <w:rPr>
          <w:rFonts w:ascii="IRANSans" w:eastAsia="Times New Roman" w:hAnsi="IRANSans" w:cs="B Nazanin"/>
          <w:sz w:val="26"/>
          <w:szCs w:val="26"/>
        </w:rPr>
        <w:instrText xml:space="preserve"> HYPERLINK "http://babakhani.github.io/PersianWebToolkit/doc/datepicker/options/" \l "Config.timePicker" </w:instrText>
      </w:r>
      <w:r w:rsidRPr="00E850AE">
        <w:rPr>
          <w:rFonts w:ascii="IRANSans" w:eastAsia="Times New Roman" w:hAnsi="IRANSans" w:cs="B Nazanin"/>
          <w:sz w:val="26"/>
          <w:szCs w:val="26"/>
        </w:rPr>
        <w:fldChar w:fldCharType="separate"/>
      </w:r>
      <w:r w:rsidRPr="00E850AE">
        <w:rPr>
          <w:rFonts w:ascii="Courier New" w:eastAsia="Times New Roman" w:hAnsi="Courier New" w:cs="Courier New"/>
          <w:color w:val="EF5350"/>
        </w:rPr>
        <w:t>timePicker</w:t>
      </w:r>
      <w:proofErr w:type="spellEnd"/>
      <w:r w:rsidRPr="00E850AE">
        <w:rPr>
          <w:rFonts w:ascii="IRANSans" w:eastAsia="Times New Roman" w:hAnsi="IRANSans" w:cs="B Nazanin"/>
          <w:sz w:val="26"/>
          <w:szCs w:val="26"/>
        </w:rPr>
        <w:fldChar w:fldCharType="end"/>
      </w:r>
      <w:r w:rsidRPr="00E850AE">
        <w:rPr>
          <w:rFonts w:ascii="IRANSans" w:eastAsia="Times New Roman" w:hAnsi="IRANSans" w:cs="B Nazanin"/>
          <w:sz w:val="26"/>
          <w:szCs w:val="26"/>
        </w:rPr>
        <w:br/>
      </w:r>
      <w:bookmarkStart w:id="66" w:name="Config.timePicker.step"/>
      <w:bookmarkEnd w:id="66"/>
    </w:p>
    <w:p w:rsidR="00E850AE" w:rsidRPr="00E850AE" w:rsidRDefault="00E850AE" w:rsidP="00E850AE">
      <w:pPr>
        <w:pBdr>
          <w:left w:val="single" w:sz="36" w:space="8" w:color="EF5350"/>
        </w:pBdr>
        <w:bidi w:val="0"/>
        <w:spacing w:beforeAutospacing="1" w:after="0" w:afterAutospacing="1" w:line="240" w:lineRule="auto"/>
        <w:ind w:firstLine="150"/>
        <w:outlineLvl w:val="2"/>
        <w:rPr>
          <w:rFonts w:ascii="IRANSans" w:eastAsia="Times New Roman" w:hAnsi="IRANSans" w:cs="B Nazanin"/>
          <w:spacing w:val="-2"/>
          <w:sz w:val="27"/>
          <w:szCs w:val="27"/>
        </w:rPr>
      </w:pPr>
      <w:proofErr w:type="spellStart"/>
      <w:proofErr w:type="gramStart"/>
      <w:r w:rsidRPr="00E850AE">
        <w:rPr>
          <w:rFonts w:ascii="IRANSans" w:eastAsia="Times New Roman" w:hAnsi="IRANSans" w:cs="B Nazanin"/>
          <w:spacing w:val="-2"/>
          <w:sz w:val="27"/>
          <w:szCs w:val="27"/>
        </w:rPr>
        <w:t>timePicker.step</w:t>
      </w:r>
      <w:proofErr w:type="spellEnd"/>
      <w:r w:rsidRPr="00E850AE">
        <w:rPr>
          <w:rFonts w:ascii="IRANSans" w:eastAsia="Times New Roman" w:hAnsi="IRANSans" w:cs="B Nazanin"/>
          <w:spacing w:val="-2"/>
          <w:sz w:val="27"/>
          <w:szCs w:val="27"/>
        </w:rPr>
        <w:t xml:space="preserve"> :</w:t>
      </w:r>
      <w:proofErr w:type="gramEnd"/>
      <w:r w:rsidRPr="00E850AE">
        <w:rPr>
          <w:rFonts w:ascii="IRANSans" w:eastAsia="Times New Roman" w:hAnsi="IRANSans" w:cs="B Nazanin"/>
          <w:spacing w:val="-2"/>
          <w:sz w:val="27"/>
          <w:szCs w:val="27"/>
        </w:rPr>
        <w:t> </w:t>
      </w:r>
      <w:r w:rsidRPr="00E850AE">
        <w:rPr>
          <w:rFonts w:ascii="Courier New" w:eastAsia="Times New Roman" w:hAnsi="Courier New" w:cs="Courier New"/>
          <w:color w:val="37474F"/>
          <w:spacing w:val="-2"/>
          <w:sz w:val="28"/>
        </w:rPr>
        <w:t>number</w:t>
      </w:r>
      <w:hyperlink r:id="rId241" w:anchor="timepickerstep-number" w:tooltip="Permanent link" w:history="1">
        <w:r w:rsidRPr="00E850AE">
          <w:rPr>
            <w:rFonts w:ascii="IRANSans" w:eastAsia="Times New Roman" w:hAnsi="IRANSans" w:cs="B Nazanin"/>
            <w:color w:val="0000FF"/>
            <w:spacing w:val="-2"/>
            <w:sz w:val="27"/>
            <w:szCs w:val="27"/>
            <w:u w:val="single"/>
          </w:rPr>
          <w:t>¶</w:t>
        </w:r>
      </w:hyperlink>
    </w:p>
    <w:p w:rsidR="00E850AE" w:rsidRPr="00E850AE" w:rsidRDefault="00E850AE" w:rsidP="00E850AE">
      <w:pPr>
        <w:bidi w:val="0"/>
        <w:spacing w:before="240" w:after="240" w:line="240" w:lineRule="auto"/>
        <w:rPr>
          <w:rFonts w:ascii="IRANSans" w:eastAsia="Times New Roman" w:hAnsi="IRANSans" w:cs="B Nazanin"/>
          <w:sz w:val="26"/>
          <w:szCs w:val="26"/>
        </w:rPr>
      </w:pPr>
      <w:r w:rsidRPr="00E850AE">
        <w:rPr>
          <w:rFonts w:ascii="IRANSans" w:eastAsia="Times New Roman" w:hAnsi="IRANSans" w:cs="B Nazanin"/>
          <w:sz w:val="26"/>
          <w:szCs w:val="26"/>
        </w:rPr>
        <w:t>The amount that increases or decreases by pressing the button</w:t>
      </w:r>
    </w:p>
    <w:p w:rsidR="00E850AE" w:rsidRPr="00E850AE" w:rsidRDefault="00E850AE" w:rsidP="00E850AE">
      <w:pPr>
        <w:bidi w:val="0"/>
        <w:spacing w:before="240" w:after="240" w:line="240" w:lineRule="auto"/>
        <w:rPr>
          <w:rFonts w:ascii="IRANSans" w:eastAsia="Times New Roman" w:hAnsi="IRANSans" w:cs="B Nazanin"/>
          <w:sz w:val="26"/>
          <w:szCs w:val="26"/>
        </w:rPr>
      </w:pPr>
      <w:r w:rsidRPr="00E850AE">
        <w:rPr>
          <w:rFonts w:ascii="IRANSans" w:eastAsia="Times New Roman" w:hAnsi="IRANSans" w:cs="B Nazanin"/>
          <w:b/>
          <w:bCs/>
          <w:sz w:val="26"/>
        </w:rPr>
        <w:t>Kind</w:t>
      </w:r>
      <w:r w:rsidRPr="00E850AE">
        <w:rPr>
          <w:rFonts w:ascii="IRANSans" w:eastAsia="Times New Roman" w:hAnsi="IRANSans" w:cs="B Nazanin"/>
          <w:sz w:val="26"/>
          <w:szCs w:val="26"/>
        </w:rPr>
        <w:t>: static property of </w:t>
      </w:r>
      <w:proofErr w:type="spellStart"/>
      <w:r w:rsidRPr="00E850AE">
        <w:rPr>
          <w:rFonts w:ascii="IRANSans" w:eastAsia="Times New Roman" w:hAnsi="IRANSans" w:cs="B Nazanin"/>
          <w:sz w:val="26"/>
          <w:szCs w:val="26"/>
        </w:rPr>
        <w:fldChar w:fldCharType="begin"/>
      </w:r>
      <w:r w:rsidRPr="00E850AE">
        <w:rPr>
          <w:rFonts w:ascii="IRANSans" w:eastAsia="Times New Roman" w:hAnsi="IRANSans" w:cs="B Nazanin"/>
          <w:sz w:val="26"/>
          <w:szCs w:val="26"/>
        </w:rPr>
        <w:instrText xml:space="preserve"> HYPERLINK "http://babakhani.github.io/PersianWebToolkit/doc/datepicker/options/" \l "Config.timePicker" </w:instrText>
      </w:r>
      <w:r w:rsidRPr="00E850AE">
        <w:rPr>
          <w:rFonts w:ascii="IRANSans" w:eastAsia="Times New Roman" w:hAnsi="IRANSans" w:cs="B Nazanin"/>
          <w:sz w:val="26"/>
          <w:szCs w:val="26"/>
        </w:rPr>
        <w:fldChar w:fldCharType="separate"/>
      </w:r>
      <w:r w:rsidRPr="00E850AE">
        <w:rPr>
          <w:rFonts w:ascii="Courier New" w:eastAsia="Times New Roman" w:hAnsi="Courier New" w:cs="Courier New"/>
          <w:color w:val="EF5350"/>
        </w:rPr>
        <w:t>timePicker</w:t>
      </w:r>
      <w:proofErr w:type="spellEnd"/>
      <w:r w:rsidRPr="00E850AE">
        <w:rPr>
          <w:rFonts w:ascii="IRANSans" w:eastAsia="Times New Roman" w:hAnsi="IRANSans" w:cs="B Nazanin"/>
          <w:sz w:val="26"/>
          <w:szCs w:val="26"/>
        </w:rPr>
        <w:fldChar w:fldCharType="end"/>
      </w:r>
      <w:r w:rsidRPr="00E850AE">
        <w:rPr>
          <w:rFonts w:ascii="IRANSans" w:eastAsia="Times New Roman" w:hAnsi="IRANSans" w:cs="B Nazanin"/>
          <w:sz w:val="26"/>
          <w:szCs w:val="26"/>
        </w:rPr>
        <w:br/>
      </w:r>
      <w:bookmarkStart w:id="67" w:name="Config.timePicker.hour"/>
      <w:bookmarkEnd w:id="67"/>
    </w:p>
    <w:p w:rsidR="00E850AE" w:rsidRPr="00E850AE" w:rsidRDefault="00E850AE" w:rsidP="00E850AE">
      <w:pPr>
        <w:pBdr>
          <w:left w:val="single" w:sz="36" w:space="8" w:color="EF5350"/>
        </w:pBdr>
        <w:bidi w:val="0"/>
        <w:spacing w:beforeAutospacing="1" w:after="0" w:afterAutospacing="1" w:line="240" w:lineRule="auto"/>
        <w:ind w:firstLine="150"/>
        <w:outlineLvl w:val="2"/>
        <w:rPr>
          <w:rFonts w:ascii="IRANSans" w:eastAsia="Times New Roman" w:hAnsi="IRANSans" w:cs="B Nazanin"/>
          <w:spacing w:val="-2"/>
          <w:sz w:val="27"/>
          <w:szCs w:val="27"/>
        </w:rPr>
      </w:pPr>
      <w:proofErr w:type="spellStart"/>
      <w:proofErr w:type="gramStart"/>
      <w:r w:rsidRPr="00E850AE">
        <w:rPr>
          <w:rFonts w:ascii="IRANSans" w:eastAsia="Times New Roman" w:hAnsi="IRANSans" w:cs="B Nazanin"/>
          <w:spacing w:val="-2"/>
          <w:sz w:val="27"/>
          <w:szCs w:val="27"/>
        </w:rPr>
        <w:t>timePicker.hour</w:t>
      </w:r>
      <w:proofErr w:type="spellEnd"/>
      <w:r w:rsidRPr="00E850AE">
        <w:rPr>
          <w:rFonts w:ascii="IRANSans" w:eastAsia="Times New Roman" w:hAnsi="IRANSans" w:cs="B Nazanin"/>
          <w:spacing w:val="-2"/>
          <w:sz w:val="27"/>
          <w:szCs w:val="27"/>
        </w:rPr>
        <w:t xml:space="preserve"> :</w:t>
      </w:r>
      <w:proofErr w:type="gramEnd"/>
      <w:r w:rsidRPr="00E850AE">
        <w:rPr>
          <w:rFonts w:ascii="IRANSans" w:eastAsia="Times New Roman" w:hAnsi="IRANSans" w:cs="B Nazanin"/>
          <w:spacing w:val="-2"/>
          <w:sz w:val="27"/>
          <w:szCs w:val="27"/>
        </w:rPr>
        <w:t> </w:t>
      </w:r>
      <w:r w:rsidRPr="00E850AE">
        <w:rPr>
          <w:rFonts w:ascii="Courier New" w:eastAsia="Times New Roman" w:hAnsi="Courier New" w:cs="Courier New"/>
          <w:color w:val="37474F"/>
          <w:spacing w:val="-2"/>
          <w:sz w:val="28"/>
        </w:rPr>
        <w:t>object</w:t>
      </w:r>
      <w:hyperlink r:id="rId242" w:anchor="timepickerhour-object" w:tooltip="Permanent link" w:history="1">
        <w:r w:rsidRPr="00E850AE">
          <w:rPr>
            <w:rFonts w:ascii="IRANSans" w:eastAsia="Times New Roman" w:hAnsi="IRANSans" w:cs="B Nazanin"/>
            <w:color w:val="0000FF"/>
            <w:spacing w:val="-2"/>
            <w:sz w:val="27"/>
            <w:szCs w:val="27"/>
            <w:u w:val="single"/>
          </w:rPr>
          <w:t>¶</w:t>
        </w:r>
      </w:hyperlink>
    </w:p>
    <w:p w:rsidR="00E850AE" w:rsidRPr="00E850AE" w:rsidRDefault="00E850AE" w:rsidP="00E850AE">
      <w:pPr>
        <w:bidi w:val="0"/>
        <w:spacing w:before="240" w:after="240" w:line="240" w:lineRule="auto"/>
        <w:rPr>
          <w:rFonts w:ascii="IRANSans" w:eastAsia="Times New Roman" w:hAnsi="IRANSans" w:cs="B Nazanin"/>
          <w:sz w:val="26"/>
          <w:szCs w:val="26"/>
        </w:rPr>
      </w:pPr>
      <w:proofErr w:type="gramStart"/>
      <w:r w:rsidRPr="00E850AE">
        <w:rPr>
          <w:rFonts w:ascii="IRANSans" w:eastAsia="Times New Roman" w:hAnsi="IRANSans" w:cs="B Nazanin"/>
          <w:sz w:val="26"/>
          <w:szCs w:val="26"/>
        </w:rPr>
        <w:t>hour</w:t>
      </w:r>
      <w:proofErr w:type="gramEnd"/>
      <w:r w:rsidRPr="00E850AE">
        <w:rPr>
          <w:rFonts w:ascii="IRANSans" w:eastAsia="Times New Roman" w:hAnsi="IRANSans" w:cs="B Nazanin"/>
          <w:sz w:val="26"/>
          <w:szCs w:val="26"/>
        </w:rPr>
        <w:t xml:space="preserve"> selector configuration</w:t>
      </w:r>
    </w:p>
    <w:p w:rsidR="00E850AE" w:rsidRPr="00E850AE" w:rsidRDefault="00E850AE" w:rsidP="00E850AE">
      <w:pPr>
        <w:bidi w:val="0"/>
        <w:spacing w:before="240" w:after="240" w:line="240" w:lineRule="auto"/>
        <w:rPr>
          <w:rFonts w:ascii="IRANSans" w:eastAsia="Times New Roman" w:hAnsi="IRANSans" w:cs="B Nazanin"/>
          <w:sz w:val="26"/>
          <w:szCs w:val="26"/>
        </w:rPr>
      </w:pPr>
      <w:r w:rsidRPr="00E850AE">
        <w:rPr>
          <w:rFonts w:ascii="IRANSans" w:eastAsia="Times New Roman" w:hAnsi="IRANSans" w:cs="B Nazanin"/>
          <w:b/>
          <w:bCs/>
          <w:sz w:val="26"/>
        </w:rPr>
        <w:t>Kind</w:t>
      </w:r>
      <w:r w:rsidRPr="00E850AE">
        <w:rPr>
          <w:rFonts w:ascii="IRANSans" w:eastAsia="Times New Roman" w:hAnsi="IRANSans" w:cs="B Nazanin"/>
          <w:sz w:val="26"/>
          <w:szCs w:val="26"/>
        </w:rPr>
        <w:t>: static property of </w:t>
      </w:r>
      <w:proofErr w:type="spellStart"/>
      <w:r w:rsidRPr="00E850AE">
        <w:rPr>
          <w:rFonts w:ascii="IRANSans" w:eastAsia="Times New Roman" w:hAnsi="IRANSans" w:cs="B Nazanin"/>
          <w:sz w:val="26"/>
          <w:szCs w:val="26"/>
        </w:rPr>
        <w:fldChar w:fldCharType="begin"/>
      </w:r>
      <w:r w:rsidRPr="00E850AE">
        <w:rPr>
          <w:rFonts w:ascii="IRANSans" w:eastAsia="Times New Roman" w:hAnsi="IRANSans" w:cs="B Nazanin"/>
          <w:sz w:val="26"/>
          <w:szCs w:val="26"/>
        </w:rPr>
        <w:instrText xml:space="preserve"> HYPERLINK "http://babakhani.github.io/PersianWebToolkit/doc/datepicker/options/" \l "Config.timePicker" </w:instrText>
      </w:r>
      <w:r w:rsidRPr="00E850AE">
        <w:rPr>
          <w:rFonts w:ascii="IRANSans" w:eastAsia="Times New Roman" w:hAnsi="IRANSans" w:cs="B Nazanin"/>
          <w:sz w:val="26"/>
          <w:szCs w:val="26"/>
        </w:rPr>
        <w:fldChar w:fldCharType="separate"/>
      </w:r>
      <w:r w:rsidRPr="00E850AE">
        <w:rPr>
          <w:rFonts w:ascii="Courier New" w:eastAsia="Times New Roman" w:hAnsi="Courier New" w:cs="Courier New"/>
          <w:color w:val="EF5350"/>
        </w:rPr>
        <w:t>timePicker</w:t>
      </w:r>
      <w:proofErr w:type="spellEnd"/>
      <w:r w:rsidRPr="00E850AE">
        <w:rPr>
          <w:rFonts w:ascii="IRANSans" w:eastAsia="Times New Roman" w:hAnsi="IRANSans" w:cs="B Nazanin"/>
          <w:sz w:val="26"/>
          <w:szCs w:val="26"/>
        </w:rPr>
        <w:fldChar w:fldCharType="end"/>
      </w:r>
    </w:p>
    <w:p w:rsidR="00E850AE" w:rsidRPr="00E850AE" w:rsidRDefault="0076411C" w:rsidP="00E850AE">
      <w:pPr>
        <w:numPr>
          <w:ilvl w:val="0"/>
          <w:numId w:val="14"/>
        </w:numPr>
        <w:bidi w:val="0"/>
        <w:spacing w:beforeAutospacing="1" w:after="0" w:line="240" w:lineRule="auto"/>
        <w:ind w:left="450"/>
        <w:rPr>
          <w:rFonts w:ascii="IRANSans" w:eastAsia="Times New Roman" w:hAnsi="IRANSans" w:cs="B Nazanin"/>
          <w:sz w:val="26"/>
          <w:szCs w:val="26"/>
        </w:rPr>
      </w:pPr>
      <w:hyperlink r:id="rId243" w:anchor="Config.timePicker.hour" w:history="1"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.hour</w:t>
        </w:r>
      </w:hyperlink>
      <w:r w:rsidR="00E850AE" w:rsidRPr="00E850AE">
        <w:rPr>
          <w:rFonts w:ascii="IRANSans" w:eastAsia="Times New Roman" w:hAnsi="IRANSans" w:cs="B Nazanin"/>
          <w:sz w:val="26"/>
          <w:szCs w:val="26"/>
        </w:rPr>
        <w:t> : </w:t>
      </w:r>
      <w:r w:rsidR="00E850AE" w:rsidRPr="00E850AE">
        <w:rPr>
          <w:rFonts w:ascii="Courier New" w:eastAsia="Times New Roman" w:hAnsi="Courier New" w:cs="Courier New"/>
          <w:color w:val="37474F"/>
        </w:rPr>
        <w:t>object</w:t>
      </w:r>
    </w:p>
    <w:p w:rsidR="00E850AE" w:rsidRPr="00E850AE" w:rsidRDefault="0076411C" w:rsidP="00E850AE">
      <w:pPr>
        <w:numPr>
          <w:ilvl w:val="1"/>
          <w:numId w:val="14"/>
        </w:numPr>
        <w:bidi w:val="0"/>
        <w:spacing w:beforeAutospacing="1" w:after="0" w:line="240" w:lineRule="auto"/>
        <w:ind w:left="900"/>
        <w:rPr>
          <w:rFonts w:ascii="IRANSans" w:eastAsia="Times New Roman" w:hAnsi="IRANSans" w:cs="B Nazanin"/>
          <w:sz w:val="26"/>
          <w:szCs w:val="26"/>
        </w:rPr>
      </w:pPr>
      <w:hyperlink r:id="rId244" w:anchor="Config.timePicker.hour.enabled" w:history="1"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.enabled</w:t>
        </w:r>
      </w:hyperlink>
      <w:r w:rsidR="00E850AE" w:rsidRPr="00E850AE">
        <w:rPr>
          <w:rFonts w:ascii="IRANSans" w:eastAsia="Times New Roman" w:hAnsi="IRANSans" w:cs="B Nazanin"/>
          <w:sz w:val="26"/>
          <w:szCs w:val="26"/>
        </w:rPr>
        <w:t> : </w:t>
      </w:r>
      <w:proofErr w:type="spellStart"/>
      <w:r w:rsidR="00E850AE" w:rsidRPr="00E850AE">
        <w:rPr>
          <w:rFonts w:ascii="Courier New" w:eastAsia="Times New Roman" w:hAnsi="Courier New" w:cs="Courier New"/>
          <w:color w:val="37474F"/>
        </w:rPr>
        <w:t>boolean</w:t>
      </w:r>
      <w:proofErr w:type="spellEnd"/>
    </w:p>
    <w:p w:rsidR="00E850AE" w:rsidRPr="00E850AE" w:rsidRDefault="0076411C" w:rsidP="00E850AE">
      <w:pPr>
        <w:numPr>
          <w:ilvl w:val="1"/>
          <w:numId w:val="14"/>
        </w:numPr>
        <w:bidi w:val="0"/>
        <w:spacing w:beforeAutospacing="1" w:after="0" w:line="240" w:lineRule="auto"/>
        <w:ind w:left="900"/>
        <w:rPr>
          <w:rFonts w:ascii="IRANSans" w:eastAsia="Times New Roman" w:hAnsi="IRANSans" w:cs="B Nazanin"/>
          <w:sz w:val="26"/>
          <w:szCs w:val="26"/>
        </w:rPr>
      </w:pPr>
      <w:hyperlink r:id="rId245" w:anchor="Config.timePicker.hour.step" w:history="1"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.step</w:t>
        </w:r>
      </w:hyperlink>
      <w:r w:rsidR="00E850AE" w:rsidRPr="00E850AE">
        <w:rPr>
          <w:rFonts w:ascii="IRANSans" w:eastAsia="Times New Roman" w:hAnsi="IRANSans" w:cs="B Nazanin"/>
          <w:sz w:val="26"/>
          <w:szCs w:val="26"/>
        </w:rPr>
        <w:t> : </w:t>
      </w:r>
      <w:proofErr w:type="spellStart"/>
      <w:r w:rsidR="00E850AE" w:rsidRPr="00E850AE">
        <w:rPr>
          <w:rFonts w:ascii="Courier New" w:eastAsia="Times New Roman" w:hAnsi="Courier New" w:cs="Courier New"/>
          <w:color w:val="37474F"/>
        </w:rPr>
        <w:t>boolean</w:t>
      </w:r>
      <w:proofErr w:type="spellEnd"/>
    </w:p>
    <w:p w:rsidR="00E850AE" w:rsidRPr="00E850AE" w:rsidRDefault="00E850AE" w:rsidP="00E850AE">
      <w:pPr>
        <w:pBdr>
          <w:left w:val="single" w:sz="18" w:space="8" w:color="EF5350"/>
        </w:pBdr>
        <w:bidi w:val="0"/>
        <w:spacing w:beforeAutospacing="1" w:after="0" w:afterAutospacing="1" w:line="240" w:lineRule="auto"/>
        <w:ind w:firstLine="150"/>
        <w:outlineLvl w:val="3"/>
        <w:rPr>
          <w:rFonts w:ascii="IRANSans" w:eastAsia="Times New Roman" w:hAnsi="IRANSans" w:cs="B Nazanin"/>
          <w:b/>
          <w:bCs/>
          <w:sz w:val="27"/>
          <w:szCs w:val="27"/>
        </w:rPr>
      </w:pPr>
      <w:bookmarkStart w:id="68" w:name="Config.timePicker.hour.enabled"/>
      <w:bookmarkEnd w:id="68"/>
      <w:proofErr w:type="spellStart"/>
      <w:proofErr w:type="gramStart"/>
      <w:r w:rsidRPr="00E850AE">
        <w:rPr>
          <w:rFonts w:ascii="IRANSans" w:eastAsia="Times New Roman" w:hAnsi="IRANSans" w:cs="B Nazanin"/>
          <w:b/>
          <w:bCs/>
          <w:sz w:val="27"/>
          <w:szCs w:val="27"/>
        </w:rPr>
        <w:t>hour.enabled</w:t>
      </w:r>
      <w:proofErr w:type="spellEnd"/>
      <w:r w:rsidRPr="00E850AE">
        <w:rPr>
          <w:rFonts w:ascii="IRANSans" w:eastAsia="Times New Roman" w:hAnsi="IRANSans" w:cs="B Nazanin"/>
          <w:b/>
          <w:bCs/>
          <w:sz w:val="27"/>
          <w:szCs w:val="27"/>
        </w:rPr>
        <w:t xml:space="preserve"> :</w:t>
      </w:r>
      <w:proofErr w:type="gramEnd"/>
      <w:r w:rsidRPr="00E850AE">
        <w:rPr>
          <w:rFonts w:ascii="IRANSans" w:eastAsia="Times New Roman" w:hAnsi="IRANSans" w:cs="B Nazanin"/>
          <w:b/>
          <w:bCs/>
          <w:sz w:val="27"/>
          <w:szCs w:val="27"/>
        </w:rPr>
        <w:t> </w:t>
      </w:r>
      <w:proofErr w:type="spellStart"/>
      <w:r w:rsidRPr="00E850AE">
        <w:rPr>
          <w:rFonts w:ascii="Courier New" w:eastAsia="Times New Roman" w:hAnsi="Courier New" w:cs="Courier New"/>
          <w:color w:val="37474F"/>
          <w:sz w:val="23"/>
        </w:rPr>
        <w:t>boolean</w:t>
      </w:r>
      <w:proofErr w:type="spellEnd"/>
      <w:r w:rsidRPr="00E850AE">
        <w:rPr>
          <w:rFonts w:ascii="IRANSans" w:eastAsia="Times New Roman" w:hAnsi="IRANSans" w:cs="B Nazanin"/>
          <w:b/>
          <w:bCs/>
          <w:sz w:val="27"/>
          <w:szCs w:val="27"/>
        </w:rPr>
        <w:fldChar w:fldCharType="begin"/>
      </w:r>
      <w:r w:rsidRPr="00E850AE">
        <w:rPr>
          <w:rFonts w:ascii="IRANSans" w:eastAsia="Times New Roman" w:hAnsi="IRANSans" w:cs="B Nazanin"/>
          <w:b/>
          <w:bCs/>
          <w:sz w:val="27"/>
          <w:szCs w:val="27"/>
        </w:rPr>
        <w:instrText xml:space="preserve"> HYPERLINK "http://babakhani.github.io/PersianWebToolkit/doc/datepicker/options/" \l "hourenabled-boolean" \o "Permanent link" </w:instrText>
      </w:r>
      <w:r w:rsidRPr="00E850AE">
        <w:rPr>
          <w:rFonts w:ascii="IRANSans" w:eastAsia="Times New Roman" w:hAnsi="IRANSans" w:cs="B Nazanin"/>
          <w:b/>
          <w:bCs/>
          <w:sz w:val="27"/>
          <w:szCs w:val="27"/>
        </w:rPr>
        <w:fldChar w:fldCharType="separate"/>
      </w:r>
      <w:r w:rsidRPr="00E850AE">
        <w:rPr>
          <w:rFonts w:ascii="IRANSans" w:eastAsia="Times New Roman" w:hAnsi="IRANSans" w:cs="B Nazanin"/>
          <w:b/>
          <w:bCs/>
          <w:color w:val="0000FF"/>
          <w:sz w:val="27"/>
          <w:u w:val="single"/>
        </w:rPr>
        <w:t>¶</w:t>
      </w:r>
      <w:r w:rsidRPr="00E850AE">
        <w:rPr>
          <w:rFonts w:ascii="IRANSans" w:eastAsia="Times New Roman" w:hAnsi="IRANSans" w:cs="B Nazanin"/>
          <w:b/>
          <w:bCs/>
          <w:sz w:val="27"/>
          <w:szCs w:val="27"/>
        </w:rPr>
        <w:fldChar w:fldCharType="end"/>
      </w:r>
    </w:p>
    <w:p w:rsidR="00E850AE" w:rsidRPr="00E850AE" w:rsidRDefault="00E850AE" w:rsidP="00E850AE">
      <w:pPr>
        <w:bidi w:val="0"/>
        <w:spacing w:before="240" w:after="240" w:line="240" w:lineRule="auto"/>
        <w:rPr>
          <w:rFonts w:ascii="IRANSans" w:eastAsia="Times New Roman" w:hAnsi="IRANSans" w:cs="B Nazanin"/>
          <w:sz w:val="26"/>
          <w:szCs w:val="26"/>
        </w:rPr>
      </w:pPr>
      <w:proofErr w:type="gramStart"/>
      <w:r w:rsidRPr="00E850AE">
        <w:rPr>
          <w:rFonts w:ascii="IRANSans" w:eastAsia="Times New Roman" w:hAnsi="IRANSans" w:cs="B Nazanin"/>
          <w:sz w:val="26"/>
          <w:szCs w:val="26"/>
        </w:rPr>
        <w:t>make</w:t>
      </w:r>
      <w:proofErr w:type="gramEnd"/>
      <w:r w:rsidRPr="00E850AE">
        <w:rPr>
          <w:rFonts w:ascii="IRANSans" w:eastAsia="Times New Roman" w:hAnsi="IRANSans" w:cs="B Nazanin"/>
          <w:sz w:val="26"/>
          <w:szCs w:val="26"/>
        </w:rPr>
        <w:t xml:space="preserve"> hour selector enable or disable</w:t>
      </w:r>
    </w:p>
    <w:p w:rsidR="00E850AE" w:rsidRPr="00E850AE" w:rsidRDefault="00E850AE" w:rsidP="00E850AE">
      <w:pPr>
        <w:bidi w:val="0"/>
        <w:spacing w:before="240" w:after="240" w:line="240" w:lineRule="auto"/>
        <w:rPr>
          <w:rFonts w:ascii="IRANSans" w:eastAsia="Times New Roman" w:hAnsi="IRANSans" w:cs="B Nazanin"/>
          <w:sz w:val="26"/>
          <w:szCs w:val="26"/>
        </w:rPr>
      </w:pPr>
      <w:r w:rsidRPr="00E850AE">
        <w:rPr>
          <w:rFonts w:ascii="IRANSans" w:eastAsia="Times New Roman" w:hAnsi="IRANSans" w:cs="B Nazanin"/>
          <w:b/>
          <w:bCs/>
          <w:sz w:val="26"/>
        </w:rPr>
        <w:t>Kind</w:t>
      </w:r>
      <w:r w:rsidRPr="00E850AE">
        <w:rPr>
          <w:rFonts w:ascii="IRANSans" w:eastAsia="Times New Roman" w:hAnsi="IRANSans" w:cs="B Nazanin"/>
          <w:sz w:val="26"/>
          <w:szCs w:val="26"/>
        </w:rPr>
        <w:t>: static property of </w:t>
      </w:r>
      <w:hyperlink r:id="rId246" w:anchor="Config.timePicker.hour" w:history="1">
        <w:r w:rsidRPr="00E850AE">
          <w:rPr>
            <w:rFonts w:ascii="Courier New" w:eastAsia="Times New Roman" w:hAnsi="Courier New" w:cs="Courier New"/>
            <w:color w:val="EF5350"/>
          </w:rPr>
          <w:t>hour</w:t>
        </w:r>
      </w:hyperlink>
      <w:r w:rsidRPr="00E850AE">
        <w:rPr>
          <w:rFonts w:ascii="IRANSans" w:eastAsia="Times New Roman" w:hAnsi="IRANSans" w:cs="B Nazanin"/>
          <w:sz w:val="26"/>
          <w:szCs w:val="26"/>
        </w:rPr>
        <w:br/>
      </w:r>
      <w:bookmarkStart w:id="69" w:name="Config.timePicker.hour.step"/>
      <w:bookmarkEnd w:id="69"/>
    </w:p>
    <w:p w:rsidR="00E850AE" w:rsidRPr="00E850AE" w:rsidRDefault="00E850AE" w:rsidP="00E850AE">
      <w:pPr>
        <w:pBdr>
          <w:left w:val="single" w:sz="18" w:space="8" w:color="EF5350"/>
        </w:pBdr>
        <w:bidi w:val="0"/>
        <w:spacing w:beforeAutospacing="1" w:after="0" w:afterAutospacing="1" w:line="240" w:lineRule="auto"/>
        <w:ind w:firstLine="150"/>
        <w:outlineLvl w:val="3"/>
        <w:rPr>
          <w:rFonts w:ascii="IRANSans" w:eastAsia="Times New Roman" w:hAnsi="IRANSans" w:cs="B Nazanin"/>
          <w:b/>
          <w:bCs/>
          <w:sz w:val="27"/>
          <w:szCs w:val="27"/>
        </w:rPr>
      </w:pPr>
      <w:proofErr w:type="spellStart"/>
      <w:proofErr w:type="gramStart"/>
      <w:r w:rsidRPr="00E850AE">
        <w:rPr>
          <w:rFonts w:ascii="IRANSans" w:eastAsia="Times New Roman" w:hAnsi="IRANSans" w:cs="B Nazanin"/>
          <w:b/>
          <w:bCs/>
          <w:sz w:val="27"/>
          <w:szCs w:val="27"/>
        </w:rPr>
        <w:t>hour.step</w:t>
      </w:r>
      <w:proofErr w:type="spellEnd"/>
      <w:r w:rsidRPr="00E850AE">
        <w:rPr>
          <w:rFonts w:ascii="IRANSans" w:eastAsia="Times New Roman" w:hAnsi="IRANSans" w:cs="B Nazanin"/>
          <w:b/>
          <w:bCs/>
          <w:sz w:val="27"/>
          <w:szCs w:val="27"/>
        </w:rPr>
        <w:t xml:space="preserve"> :</w:t>
      </w:r>
      <w:proofErr w:type="gramEnd"/>
      <w:r w:rsidRPr="00E850AE">
        <w:rPr>
          <w:rFonts w:ascii="IRANSans" w:eastAsia="Times New Roman" w:hAnsi="IRANSans" w:cs="B Nazanin"/>
          <w:b/>
          <w:bCs/>
          <w:sz w:val="27"/>
          <w:szCs w:val="27"/>
        </w:rPr>
        <w:t> </w:t>
      </w:r>
      <w:proofErr w:type="spellStart"/>
      <w:r w:rsidRPr="00E850AE">
        <w:rPr>
          <w:rFonts w:ascii="Courier New" w:eastAsia="Times New Roman" w:hAnsi="Courier New" w:cs="Courier New"/>
          <w:color w:val="37474F"/>
          <w:sz w:val="23"/>
        </w:rPr>
        <w:t>boolean</w:t>
      </w:r>
      <w:proofErr w:type="spellEnd"/>
      <w:r w:rsidRPr="00E850AE">
        <w:rPr>
          <w:rFonts w:ascii="IRANSans" w:eastAsia="Times New Roman" w:hAnsi="IRANSans" w:cs="B Nazanin"/>
          <w:b/>
          <w:bCs/>
          <w:sz w:val="27"/>
          <w:szCs w:val="27"/>
        </w:rPr>
        <w:fldChar w:fldCharType="begin"/>
      </w:r>
      <w:r w:rsidRPr="00E850AE">
        <w:rPr>
          <w:rFonts w:ascii="IRANSans" w:eastAsia="Times New Roman" w:hAnsi="IRANSans" w:cs="B Nazanin"/>
          <w:b/>
          <w:bCs/>
          <w:sz w:val="27"/>
          <w:szCs w:val="27"/>
        </w:rPr>
        <w:instrText xml:space="preserve"> HYPERLINK "http://babakhani.github.io/PersianWebToolkit/doc/datepicker/options/" \l "hourstep-boolean" \o "Permanent link" </w:instrText>
      </w:r>
      <w:r w:rsidRPr="00E850AE">
        <w:rPr>
          <w:rFonts w:ascii="IRANSans" w:eastAsia="Times New Roman" w:hAnsi="IRANSans" w:cs="B Nazanin"/>
          <w:b/>
          <w:bCs/>
          <w:sz w:val="27"/>
          <w:szCs w:val="27"/>
        </w:rPr>
        <w:fldChar w:fldCharType="separate"/>
      </w:r>
      <w:r w:rsidRPr="00E850AE">
        <w:rPr>
          <w:rFonts w:ascii="IRANSans" w:eastAsia="Times New Roman" w:hAnsi="IRANSans" w:cs="B Nazanin"/>
          <w:b/>
          <w:bCs/>
          <w:color w:val="0000FF"/>
          <w:sz w:val="27"/>
          <w:u w:val="single"/>
        </w:rPr>
        <w:t>¶</w:t>
      </w:r>
      <w:r w:rsidRPr="00E850AE">
        <w:rPr>
          <w:rFonts w:ascii="IRANSans" w:eastAsia="Times New Roman" w:hAnsi="IRANSans" w:cs="B Nazanin"/>
          <w:b/>
          <w:bCs/>
          <w:sz w:val="27"/>
          <w:szCs w:val="27"/>
        </w:rPr>
        <w:fldChar w:fldCharType="end"/>
      </w:r>
    </w:p>
    <w:p w:rsidR="00E850AE" w:rsidRPr="00E850AE" w:rsidRDefault="00E850AE" w:rsidP="00E850AE">
      <w:pPr>
        <w:bidi w:val="0"/>
        <w:spacing w:before="240" w:after="240" w:line="240" w:lineRule="auto"/>
        <w:rPr>
          <w:rFonts w:ascii="IRANSans" w:eastAsia="Times New Roman" w:hAnsi="IRANSans" w:cs="B Nazanin"/>
          <w:sz w:val="26"/>
          <w:szCs w:val="26"/>
        </w:rPr>
      </w:pPr>
      <w:r w:rsidRPr="00E850AE">
        <w:rPr>
          <w:rFonts w:ascii="IRANSans" w:eastAsia="Times New Roman" w:hAnsi="IRANSans" w:cs="B Nazanin"/>
          <w:sz w:val="26"/>
          <w:szCs w:val="26"/>
        </w:rPr>
        <w:t xml:space="preserve">The amount that increases or decreases hour, by pressing the button. </w:t>
      </w:r>
      <w:proofErr w:type="gramStart"/>
      <w:r w:rsidRPr="00E850AE">
        <w:rPr>
          <w:rFonts w:ascii="IRANSans" w:eastAsia="Times New Roman" w:hAnsi="IRANSans" w:cs="B Nazanin"/>
          <w:sz w:val="26"/>
          <w:szCs w:val="26"/>
        </w:rPr>
        <w:t>overwrite</w:t>
      </w:r>
      <w:proofErr w:type="gramEnd"/>
      <w:r w:rsidRPr="00E850AE">
        <w:rPr>
          <w:rFonts w:ascii="IRANSans" w:eastAsia="Times New Roman" w:hAnsi="IRANSans" w:cs="B Nazanin"/>
          <w:sz w:val="26"/>
          <w:szCs w:val="26"/>
        </w:rPr>
        <w:t xml:space="preserve"> by </w:t>
      </w:r>
      <w:proofErr w:type="spellStart"/>
      <w:r w:rsidRPr="00E850AE">
        <w:rPr>
          <w:rFonts w:ascii="IRANSans" w:eastAsia="Times New Roman" w:hAnsi="IRANSans" w:cs="B Nazanin"/>
          <w:sz w:val="26"/>
          <w:szCs w:val="26"/>
        </w:rPr>
        <w:t>timepicker.step</w:t>
      </w:r>
      <w:proofErr w:type="spellEnd"/>
    </w:p>
    <w:p w:rsidR="00E850AE" w:rsidRPr="00E850AE" w:rsidRDefault="00E850AE" w:rsidP="00E850AE">
      <w:pPr>
        <w:bidi w:val="0"/>
        <w:spacing w:before="240" w:after="240" w:line="240" w:lineRule="auto"/>
        <w:rPr>
          <w:rFonts w:ascii="IRANSans" w:eastAsia="Times New Roman" w:hAnsi="IRANSans" w:cs="B Nazanin"/>
          <w:sz w:val="26"/>
          <w:szCs w:val="26"/>
        </w:rPr>
      </w:pPr>
      <w:r w:rsidRPr="00E850AE">
        <w:rPr>
          <w:rFonts w:ascii="IRANSans" w:eastAsia="Times New Roman" w:hAnsi="IRANSans" w:cs="B Nazanin"/>
          <w:b/>
          <w:bCs/>
          <w:sz w:val="26"/>
        </w:rPr>
        <w:t>Kind</w:t>
      </w:r>
      <w:r w:rsidRPr="00E850AE">
        <w:rPr>
          <w:rFonts w:ascii="IRANSans" w:eastAsia="Times New Roman" w:hAnsi="IRANSans" w:cs="B Nazanin"/>
          <w:sz w:val="26"/>
          <w:szCs w:val="26"/>
        </w:rPr>
        <w:t>: static property of </w:t>
      </w:r>
      <w:hyperlink r:id="rId247" w:anchor="Config.timePicker.hour" w:history="1">
        <w:r w:rsidRPr="00E850AE">
          <w:rPr>
            <w:rFonts w:ascii="Courier New" w:eastAsia="Times New Roman" w:hAnsi="Courier New" w:cs="Courier New"/>
            <w:color w:val="EF5350"/>
          </w:rPr>
          <w:t>hour</w:t>
        </w:r>
      </w:hyperlink>
      <w:r w:rsidRPr="00E850AE">
        <w:rPr>
          <w:rFonts w:ascii="IRANSans" w:eastAsia="Times New Roman" w:hAnsi="IRANSans" w:cs="B Nazanin"/>
          <w:sz w:val="26"/>
          <w:szCs w:val="26"/>
        </w:rPr>
        <w:br/>
      </w:r>
      <w:bookmarkStart w:id="70" w:name="Config.timePicker.minute"/>
      <w:bookmarkEnd w:id="70"/>
    </w:p>
    <w:p w:rsidR="00E850AE" w:rsidRPr="00E850AE" w:rsidRDefault="00E850AE" w:rsidP="00E850AE">
      <w:pPr>
        <w:pBdr>
          <w:left w:val="single" w:sz="36" w:space="8" w:color="EF5350"/>
        </w:pBdr>
        <w:bidi w:val="0"/>
        <w:spacing w:beforeAutospacing="1" w:after="0" w:afterAutospacing="1" w:line="240" w:lineRule="auto"/>
        <w:ind w:firstLine="150"/>
        <w:outlineLvl w:val="2"/>
        <w:rPr>
          <w:rFonts w:ascii="IRANSans" w:eastAsia="Times New Roman" w:hAnsi="IRANSans" w:cs="B Nazanin"/>
          <w:spacing w:val="-2"/>
          <w:sz w:val="27"/>
          <w:szCs w:val="27"/>
        </w:rPr>
      </w:pPr>
      <w:proofErr w:type="spellStart"/>
      <w:proofErr w:type="gramStart"/>
      <w:r w:rsidRPr="00E850AE">
        <w:rPr>
          <w:rFonts w:ascii="IRANSans" w:eastAsia="Times New Roman" w:hAnsi="IRANSans" w:cs="B Nazanin"/>
          <w:spacing w:val="-2"/>
          <w:sz w:val="27"/>
          <w:szCs w:val="27"/>
        </w:rPr>
        <w:t>timePicker.minute</w:t>
      </w:r>
      <w:proofErr w:type="spellEnd"/>
      <w:r w:rsidRPr="00E850AE">
        <w:rPr>
          <w:rFonts w:ascii="IRANSans" w:eastAsia="Times New Roman" w:hAnsi="IRANSans" w:cs="B Nazanin"/>
          <w:spacing w:val="-2"/>
          <w:sz w:val="27"/>
          <w:szCs w:val="27"/>
        </w:rPr>
        <w:t xml:space="preserve"> :</w:t>
      </w:r>
      <w:proofErr w:type="gramEnd"/>
      <w:r w:rsidRPr="00E850AE">
        <w:rPr>
          <w:rFonts w:ascii="IRANSans" w:eastAsia="Times New Roman" w:hAnsi="IRANSans" w:cs="B Nazanin"/>
          <w:spacing w:val="-2"/>
          <w:sz w:val="27"/>
          <w:szCs w:val="27"/>
        </w:rPr>
        <w:t> </w:t>
      </w:r>
      <w:r w:rsidRPr="00E850AE">
        <w:rPr>
          <w:rFonts w:ascii="Courier New" w:eastAsia="Times New Roman" w:hAnsi="Courier New" w:cs="Courier New"/>
          <w:color w:val="37474F"/>
          <w:spacing w:val="-2"/>
          <w:sz w:val="28"/>
        </w:rPr>
        <w:t>object</w:t>
      </w:r>
      <w:hyperlink r:id="rId248" w:anchor="timepickerminute-object" w:tooltip="Permanent link" w:history="1">
        <w:r w:rsidRPr="00E850AE">
          <w:rPr>
            <w:rFonts w:ascii="IRANSans" w:eastAsia="Times New Roman" w:hAnsi="IRANSans" w:cs="B Nazanin"/>
            <w:color w:val="0000FF"/>
            <w:spacing w:val="-2"/>
            <w:sz w:val="27"/>
            <w:szCs w:val="27"/>
            <w:u w:val="single"/>
          </w:rPr>
          <w:t>¶</w:t>
        </w:r>
      </w:hyperlink>
    </w:p>
    <w:p w:rsidR="00E850AE" w:rsidRPr="00E850AE" w:rsidRDefault="00E850AE" w:rsidP="00E850AE">
      <w:pPr>
        <w:bidi w:val="0"/>
        <w:spacing w:before="240" w:after="240" w:line="240" w:lineRule="auto"/>
        <w:rPr>
          <w:rFonts w:ascii="IRANSans" w:eastAsia="Times New Roman" w:hAnsi="IRANSans" w:cs="B Nazanin"/>
          <w:sz w:val="26"/>
          <w:szCs w:val="26"/>
        </w:rPr>
      </w:pPr>
      <w:proofErr w:type="gramStart"/>
      <w:r w:rsidRPr="00E850AE">
        <w:rPr>
          <w:rFonts w:ascii="IRANSans" w:eastAsia="Times New Roman" w:hAnsi="IRANSans" w:cs="B Nazanin"/>
          <w:sz w:val="26"/>
          <w:szCs w:val="26"/>
        </w:rPr>
        <w:t>minute</w:t>
      </w:r>
      <w:proofErr w:type="gramEnd"/>
      <w:r w:rsidRPr="00E850AE">
        <w:rPr>
          <w:rFonts w:ascii="IRANSans" w:eastAsia="Times New Roman" w:hAnsi="IRANSans" w:cs="B Nazanin"/>
          <w:sz w:val="26"/>
          <w:szCs w:val="26"/>
        </w:rPr>
        <w:t xml:space="preserve"> selector configuration</w:t>
      </w:r>
    </w:p>
    <w:p w:rsidR="00E850AE" w:rsidRPr="00E850AE" w:rsidRDefault="00E850AE" w:rsidP="00E850AE">
      <w:pPr>
        <w:bidi w:val="0"/>
        <w:spacing w:before="240" w:after="240" w:line="240" w:lineRule="auto"/>
        <w:rPr>
          <w:rFonts w:ascii="IRANSans" w:eastAsia="Times New Roman" w:hAnsi="IRANSans" w:cs="B Nazanin"/>
          <w:sz w:val="26"/>
          <w:szCs w:val="26"/>
        </w:rPr>
      </w:pPr>
      <w:r w:rsidRPr="00E850AE">
        <w:rPr>
          <w:rFonts w:ascii="IRANSans" w:eastAsia="Times New Roman" w:hAnsi="IRANSans" w:cs="B Nazanin"/>
          <w:b/>
          <w:bCs/>
          <w:sz w:val="26"/>
        </w:rPr>
        <w:t>Kind</w:t>
      </w:r>
      <w:r w:rsidRPr="00E850AE">
        <w:rPr>
          <w:rFonts w:ascii="IRANSans" w:eastAsia="Times New Roman" w:hAnsi="IRANSans" w:cs="B Nazanin"/>
          <w:sz w:val="26"/>
          <w:szCs w:val="26"/>
        </w:rPr>
        <w:t>: static property of </w:t>
      </w:r>
      <w:proofErr w:type="spellStart"/>
      <w:r w:rsidRPr="00E850AE">
        <w:rPr>
          <w:rFonts w:ascii="IRANSans" w:eastAsia="Times New Roman" w:hAnsi="IRANSans" w:cs="B Nazanin"/>
          <w:sz w:val="26"/>
          <w:szCs w:val="26"/>
        </w:rPr>
        <w:fldChar w:fldCharType="begin"/>
      </w:r>
      <w:r w:rsidRPr="00E850AE">
        <w:rPr>
          <w:rFonts w:ascii="IRANSans" w:eastAsia="Times New Roman" w:hAnsi="IRANSans" w:cs="B Nazanin"/>
          <w:sz w:val="26"/>
          <w:szCs w:val="26"/>
        </w:rPr>
        <w:instrText xml:space="preserve"> HYPERLINK "http://babakhani.github.io/PersianWebToolkit/doc/datepicker/options/" \l "Config.timePicker" </w:instrText>
      </w:r>
      <w:r w:rsidRPr="00E850AE">
        <w:rPr>
          <w:rFonts w:ascii="IRANSans" w:eastAsia="Times New Roman" w:hAnsi="IRANSans" w:cs="B Nazanin"/>
          <w:sz w:val="26"/>
          <w:szCs w:val="26"/>
        </w:rPr>
        <w:fldChar w:fldCharType="separate"/>
      </w:r>
      <w:r w:rsidRPr="00E850AE">
        <w:rPr>
          <w:rFonts w:ascii="Courier New" w:eastAsia="Times New Roman" w:hAnsi="Courier New" w:cs="Courier New"/>
          <w:color w:val="EF5350"/>
        </w:rPr>
        <w:t>timePicker</w:t>
      </w:r>
      <w:proofErr w:type="spellEnd"/>
      <w:r w:rsidRPr="00E850AE">
        <w:rPr>
          <w:rFonts w:ascii="IRANSans" w:eastAsia="Times New Roman" w:hAnsi="IRANSans" w:cs="B Nazanin"/>
          <w:sz w:val="26"/>
          <w:szCs w:val="26"/>
        </w:rPr>
        <w:fldChar w:fldCharType="end"/>
      </w:r>
    </w:p>
    <w:p w:rsidR="00E850AE" w:rsidRPr="00E850AE" w:rsidRDefault="0076411C" w:rsidP="00E850AE">
      <w:pPr>
        <w:numPr>
          <w:ilvl w:val="0"/>
          <w:numId w:val="15"/>
        </w:numPr>
        <w:bidi w:val="0"/>
        <w:spacing w:beforeAutospacing="1" w:after="0" w:line="240" w:lineRule="auto"/>
        <w:ind w:left="450"/>
        <w:rPr>
          <w:rFonts w:ascii="IRANSans" w:eastAsia="Times New Roman" w:hAnsi="IRANSans" w:cs="B Nazanin"/>
          <w:sz w:val="26"/>
          <w:szCs w:val="26"/>
        </w:rPr>
      </w:pPr>
      <w:hyperlink r:id="rId249" w:anchor="Config.timePicker.minute" w:history="1"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.minute</w:t>
        </w:r>
      </w:hyperlink>
      <w:r w:rsidR="00E850AE" w:rsidRPr="00E850AE">
        <w:rPr>
          <w:rFonts w:ascii="IRANSans" w:eastAsia="Times New Roman" w:hAnsi="IRANSans" w:cs="B Nazanin"/>
          <w:sz w:val="26"/>
          <w:szCs w:val="26"/>
        </w:rPr>
        <w:t> : </w:t>
      </w:r>
      <w:r w:rsidR="00E850AE" w:rsidRPr="00E850AE">
        <w:rPr>
          <w:rFonts w:ascii="Courier New" w:eastAsia="Times New Roman" w:hAnsi="Courier New" w:cs="Courier New"/>
          <w:color w:val="37474F"/>
        </w:rPr>
        <w:t>object</w:t>
      </w:r>
    </w:p>
    <w:p w:rsidR="00E850AE" w:rsidRPr="00E850AE" w:rsidRDefault="0076411C" w:rsidP="00E850AE">
      <w:pPr>
        <w:numPr>
          <w:ilvl w:val="1"/>
          <w:numId w:val="15"/>
        </w:numPr>
        <w:bidi w:val="0"/>
        <w:spacing w:beforeAutospacing="1" w:after="0" w:line="240" w:lineRule="auto"/>
        <w:ind w:left="900"/>
        <w:rPr>
          <w:rFonts w:ascii="IRANSans" w:eastAsia="Times New Roman" w:hAnsi="IRANSans" w:cs="B Nazanin"/>
          <w:sz w:val="26"/>
          <w:szCs w:val="26"/>
        </w:rPr>
      </w:pPr>
      <w:hyperlink r:id="rId250" w:anchor="Config.timePicker.minute.enabled" w:history="1"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.enabled</w:t>
        </w:r>
      </w:hyperlink>
      <w:r w:rsidR="00E850AE" w:rsidRPr="00E850AE">
        <w:rPr>
          <w:rFonts w:ascii="IRANSans" w:eastAsia="Times New Roman" w:hAnsi="IRANSans" w:cs="B Nazanin"/>
          <w:sz w:val="26"/>
          <w:szCs w:val="26"/>
        </w:rPr>
        <w:t> : </w:t>
      </w:r>
      <w:proofErr w:type="spellStart"/>
      <w:r w:rsidR="00E850AE" w:rsidRPr="00E850AE">
        <w:rPr>
          <w:rFonts w:ascii="Courier New" w:eastAsia="Times New Roman" w:hAnsi="Courier New" w:cs="Courier New"/>
          <w:color w:val="37474F"/>
        </w:rPr>
        <w:t>boolean</w:t>
      </w:r>
      <w:proofErr w:type="spellEnd"/>
    </w:p>
    <w:p w:rsidR="00E850AE" w:rsidRPr="00E850AE" w:rsidRDefault="0076411C" w:rsidP="00E850AE">
      <w:pPr>
        <w:numPr>
          <w:ilvl w:val="1"/>
          <w:numId w:val="15"/>
        </w:numPr>
        <w:bidi w:val="0"/>
        <w:spacing w:beforeAutospacing="1" w:after="0" w:line="240" w:lineRule="auto"/>
        <w:ind w:left="900"/>
        <w:rPr>
          <w:rFonts w:ascii="IRANSans" w:eastAsia="Times New Roman" w:hAnsi="IRANSans" w:cs="B Nazanin"/>
          <w:sz w:val="26"/>
          <w:szCs w:val="26"/>
        </w:rPr>
      </w:pPr>
      <w:hyperlink r:id="rId251" w:anchor="Config.timePicker.minute.step" w:history="1"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.step</w:t>
        </w:r>
      </w:hyperlink>
      <w:r w:rsidR="00E850AE" w:rsidRPr="00E850AE">
        <w:rPr>
          <w:rFonts w:ascii="IRANSans" w:eastAsia="Times New Roman" w:hAnsi="IRANSans" w:cs="B Nazanin"/>
          <w:sz w:val="26"/>
          <w:szCs w:val="26"/>
        </w:rPr>
        <w:t> : </w:t>
      </w:r>
      <w:proofErr w:type="spellStart"/>
      <w:r w:rsidR="00E850AE" w:rsidRPr="00E850AE">
        <w:rPr>
          <w:rFonts w:ascii="Courier New" w:eastAsia="Times New Roman" w:hAnsi="Courier New" w:cs="Courier New"/>
          <w:color w:val="37474F"/>
        </w:rPr>
        <w:t>boolean</w:t>
      </w:r>
      <w:proofErr w:type="spellEnd"/>
    </w:p>
    <w:p w:rsidR="00E850AE" w:rsidRPr="00E850AE" w:rsidRDefault="00E850AE" w:rsidP="00E850AE">
      <w:pPr>
        <w:pBdr>
          <w:left w:val="single" w:sz="18" w:space="8" w:color="EF5350"/>
        </w:pBdr>
        <w:bidi w:val="0"/>
        <w:spacing w:beforeAutospacing="1" w:after="0" w:afterAutospacing="1" w:line="240" w:lineRule="auto"/>
        <w:ind w:firstLine="150"/>
        <w:outlineLvl w:val="3"/>
        <w:rPr>
          <w:rFonts w:ascii="IRANSans" w:eastAsia="Times New Roman" w:hAnsi="IRANSans" w:cs="B Nazanin"/>
          <w:b/>
          <w:bCs/>
          <w:sz w:val="27"/>
          <w:szCs w:val="27"/>
        </w:rPr>
      </w:pPr>
      <w:bookmarkStart w:id="71" w:name="Config.timePicker.minute.enabled"/>
      <w:bookmarkEnd w:id="71"/>
      <w:proofErr w:type="spellStart"/>
      <w:proofErr w:type="gramStart"/>
      <w:r w:rsidRPr="00E850AE">
        <w:rPr>
          <w:rFonts w:ascii="IRANSans" w:eastAsia="Times New Roman" w:hAnsi="IRANSans" w:cs="B Nazanin"/>
          <w:b/>
          <w:bCs/>
          <w:sz w:val="27"/>
          <w:szCs w:val="27"/>
        </w:rPr>
        <w:t>minute.enabled</w:t>
      </w:r>
      <w:proofErr w:type="spellEnd"/>
      <w:r w:rsidRPr="00E850AE">
        <w:rPr>
          <w:rFonts w:ascii="IRANSans" w:eastAsia="Times New Roman" w:hAnsi="IRANSans" w:cs="B Nazanin"/>
          <w:b/>
          <w:bCs/>
          <w:sz w:val="27"/>
          <w:szCs w:val="27"/>
        </w:rPr>
        <w:t xml:space="preserve"> :</w:t>
      </w:r>
      <w:proofErr w:type="gramEnd"/>
      <w:r w:rsidRPr="00E850AE">
        <w:rPr>
          <w:rFonts w:ascii="IRANSans" w:eastAsia="Times New Roman" w:hAnsi="IRANSans" w:cs="B Nazanin"/>
          <w:b/>
          <w:bCs/>
          <w:sz w:val="27"/>
          <w:szCs w:val="27"/>
        </w:rPr>
        <w:t> </w:t>
      </w:r>
      <w:proofErr w:type="spellStart"/>
      <w:r w:rsidRPr="00E850AE">
        <w:rPr>
          <w:rFonts w:ascii="Courier New" w:eastAsia="Times New Roman" w:hAnsi="Courier New" w:cs="Courier New"/>
          <w:color w:val="37474F"/>
          <w:sz w:val="23"/>
        </w:rPr>
        <w:t>boolean</w:t>
      </w:r>
      <w:proofErr w:type="spellEnd"/>
      <w:r w:rsidRPr="00E850AE">
        <w:rPr>
          <w:rFonts w:ascii="IRANSans" w:eastAsia="Times New Roman" w:hAnsi="IRANSans" w:cs="B Nazanin"/>
          <w:b/>
          <w:bCs/>
          <w:sz w:val="27"/>
          <w:szCs w:val="27"/>
        </w:rPr>
        <w:fldChar w:fldCharType="begin"/>
      </w:r>
      <w:r w:rsidRPr="00E850AE">
        <w:rPr>
          <w:rFonts w:ascii="IRANSans" w:eastAsia="Times New Roman" w:hAnsi="IRANSans" w:cs="B Nazanin"/>
          <w:b/>
          <w:bCs/>
          <w:sz w:val="27"/>
          <w:szCs w:val="27"/>
        </w:rPr>
        <w:instrText xml:space="preserve"> HYPERLINK "http://babakhani.github.io/PersianWebToolkit/doc/datepicker/options/" \l "minuteenabled-boolean" \o "Permanent link" </w:instrText>
      </w:r>
      <w:r w:rsidRPr="00E850AE">
        <w:rPr>
          <w:rFonts w:ascii="IRANSans" w:eastAsia="Times New Roman" w:hAnsi="IRANSans" w:cs="B Nazanin"/>
          <w:b/>
          <w:bCs/>
          <w:sz w:val="27"/>
          <w:szCs w:val="27"/>
        </w:rPr>
        <w:fldChar w:fldCharType="separate"/>
      </w:r>
      <w:r w:rsidRPr="00E850AE">
        <w:rPr>
          <w:rFonts w:ascii="IRANSans" w:eastAsia="Times New Roman" w:hAnsi="IRANSans" w:cs="B Nazanin"/>
          <w:b/>
          <w:bCs/>
          <w:color w:val="0000FF"/>
          <w:sz w:val="27"/>
          <w:u w:val="single"/>
        </w:rPr>
        <w:t>¶</w:t>
      </w:r>
      <w:r w:rsidRPr="00E850AE">
        <w:rPr>
          <w:rFonts w:ascii="IRANSans" w:eastAsia="Times New Roman" w:hAnsi="IRANSans" w:cs="B Nazanin"/>
          <w:b/>
          <w:bCs/>
          <w:sz w:val="27"/>
          <w:szCs w:val="27"/>
        </w:rPr>
        <w:fldChar w:fldCharType="end"/>
      </w:r>
    </w:p>
    <w:p w:rsidR="00E850AE" w:rsidRPr="00E850AE" w:rsidRDefault="00E850AE" w:rsidP="00E850AE">
      <w:pPr>
        <w:bidi w:val="0"/>
        <w:spacing w:before="240" w:after="240" w:line="240" w:lineRule="auto"/>
        <w:rPr>
          <w:rFonts w:ascii="IRANSans" w:eastAsia="Times New Roman" w:hAnsi="IRANSans" w:cs="B Nazanin"/>
          <w:sz w:val="26"/>
          <w:szCs w:val="26"/>
        </w:rPr>
      </w:pPr>
      <w:proofErr w:type="gramStart"/>
      <w:r w:rsidRPr="00E850AE">
        <w:rPr>
          <w:rFonts w:ascii="IRANSans" w:eastAsia="Times New Roman" w:hAnsi="IRANSans" w:cs="B Nazanin"/>
          <w:sz w:val="26"/>
          <w:szCs w:val="26"/>
        </w:rPr>
        <w:t>make</w:t>
      </w:r>
      <w:proofErr w:type="gramEnd"/>
      <w:r w:rsidRPr="00E850AE">
        <w:rPr>
          <w:rFonts w:ascii="IRANSans" w:eastAsia="Times New Roman" w:hAnsi="IRANSans" w:cs="B Nazanin"/>
          <w:sz w:val="26"/>
          <w:szCs w:val="26"/>
        </w:rPr>
        <w:t xml:space="preserve"> minute selector enable or disable</w:t>
      </w:r>
    </w:p>
    <w:p w:rsidR="00E850AE" w:rsidRPr="00E850AE" w:rsidRDefault="00E850AE" w:rsidP="00E850AE">
      <w:pPr>
        <w:bidi w:val="0"/>
        <w:spacing w:before="240" w:after="240" w:line="240" w:lineRule="auto"/>
        <w:rPr>
          <w:rFonts w:ascii="IRANSans" w:eastAsia="Times New Roman" w:hAnsi="IRANSans" w:cs="B Nazanin"/>
          <w:sz w:val="26"/>
          <w:szCs w:val="26"/>
        </w:rPr>
      </w:pPr>
      <w:r w:rsidRPr="00E850AE">
        <w:rPr>
          <w:rFonts w:ascii="IRANSans" w:eastAsia="Times New Roman" w:hAnsi="IRANSans" w:cs="B Nazanin"/>
          <w:b/>
          <w:bCs/>
          <w:sz w:val="26"/>
        </w:rPr>
        <w:lastRenderedPageBreak/>
        <w:t>Kind</w:t>
      </w:r>
      <w:r w:rsidRPr="00E850AE">
        <w:rPr>
          <w:rFonts w:ascii="IRANSans" w:eastAsia="Times New Roman" w:hAnsi="IRANSans" w:cs="B Nazanin"/>
          <w:sz w:val="26"/>
          <w:szCs w:val="26"/>
        </w:rPr>
        <w:t>: static property of </w:t>
      </w:r>
      <w:hyperlink r:id="rId252" w:anchor="Config.timePicker.minute" w:history="1">
        <w:r w:rsidRPr="00E850AE">
          <w:rPr>
            <w:rFonts w:ascii="Courier New" w:eastAsia="Times New Roman" w:hAnsi="Courier New" w:cs="Courier New"/>
            <w:color w:val="EF5350"/>
          </w:rPr>
          <w:t>minute</w:t>
        </w:r>
      </w:hyperlink>
      <w:r w:rsidRPr="00E850AE">
        <w:rPr>
          <w:rFonts w:ascii="IRANSans" w:eastAsia="Times New Roman" w:hAnsi="IRANSans" w:cs="B Nazanin"/>
          <w:sz w:val="26"/>
          <w:szCs w:val="26"/>
        </w:rPr>
        <w:br/>
      </w:r>
      <w:bookmarkStart w:id="72" w:name="Config.timePicker.minute.step"/>
      <w:bookmarkEnd w:id="72"/>
    </w:p>
    <w:p w:rsidR="00E850AE" w:rsidRPr="00E850AE" w:rsidRDefault="00E850AE" w:rsidP="00E850AE">
      <w:pPr>
        <w:pBdr>
          <w:left w:val="single" w:sz="18" w:space="8" w:color="EF5350"/>
        </w:pBdr>
        <w:bidi w:val="0"/>
        <w:spacing w:beforeAutospacing="1" w:after="0" w:afterAutospacing="1" w:line="240" w:lineRule="auto"/>
        <w:ind w:firstLine="150"/>
        <w:outlineLvl w:val="3"/>
        <w:rPr>
          <w:rFonts w:ascii="IRANSans" w:eastAsia="Times New Roman" w:hAnsi="IRANSans" w:cs="B Nazanin"/>
          <w:b/>
          <w:bCs/>
          <w:sz w:val="27"/>
          <w:szCs w:val="27"/>
        </w:rPr>
      </w:pPr>
      <w:proofErr w:type="spellStart"/>
      <w:proofErr w:type="gramStart"/>
      <w:r w:rsidRPr="00E850AE">
        <w:rPr>
          <w:rFonts w:ascii="IRANSans" w:eastAsia="Times New Roman" w:hAnsi="IRANSans" w:cs="B Nazanin"/>
          <w:b/>
          <w:bCs/>
          <w:sz w:val="27"/>
          <w:szCs w:val="27"/>
        </w:rPr>
        <w:t>minute.step</w:t>
      </w:r>
      <w:proofErr w:type="spellEnd"/>
      <w:r w:rsidRPr="00E850AE">
        <w:rPr>
          <w:rFonts w:ascii="IRANSans" w:eastAsia="Times New Roman" w:hAnsi="IRANSans" w:cs="B Nazanin"/>
          <w:b/>
          <w:bCs/>
          <w:sz w:val="27"/>
          <w:szCs w:val="27"/>
        </w:rPr>
        <w:t xml:space="preserve"> :</w:t>
      </w:r>
      <w:proofErr w:type="gramEnd"/>
      <w:r w:rsidRPr="00E850AE">
        <w:rPr>
          <w:rFonts w:ascii="IRANSans" w:eastAsia="Times New Roman" w:hAnsi="IRANSans" w:cs="B Nazanin"/>
          <w:b/>
          <w:bCs/>
          <w:sz w:val="27"/>
          <w:szCs w:val="27"/>
        </w:rPr>
        <w:t> </w:t>
      </w:r>
      <w:proofErr w:type="spellStart"/>
      <w:r w:rsidRPr="00E850AE">
        <w:rPr>
          <w:rFonts w:ascii="Courier New" w:eastAsia="Times New Roman" w:hAnsi="Courier New" w:cs="Courier New"/>
          <w:color w:val="37474F"/>
          <w:sz w:val="23"/>
        </w:rPr>
        <w:t>boolean</w:t>
      </w:r>
      <w:proofErr w:type="spellEnd"/>
      <w:r w:rsidRPr="00E850AE">
        <w:rPr>
          <w:rFonts w:ascii="IRANSans" w:eastAsia="Times New Roman" w:hAnsi="IRANSans" w:cs="B Nazanin"/>
          <w:b/>
          <w:bCs/>
          <w:sz w:val="27"/>
          <w:szCs w:val="27"/>
        </w:rPr>
        <w:fldChar w:fldCharType="begin"/>
      </w:r>
      <w:r w:rsidRPr="00E850AE">
        <w:rPr>
          <w:rFonts w:ascii="IRANSans" w:eastAsia="Times New Roman" w:hAnsi="IRANSans" w:cs="B Nazanin"/>
          <w:b/>
          <w:bCs/>
          <w:sz w:val="27"/>
          <w:szCs w:val="27"/>
        </w:rPr>
        <w:instrText xml:space="preserve"> HYPERLINK "http://babakhani.github.io/PersianWebToolkit/doc/datepicker/options/" \l "minutestep-boolean" \o "Permanent link" </w:instrText>
      </w:r>
      <w:r w:rsidRPr="00E850AE">
        <w:rPr>
          <w:rFonts w:ascii="IRANSans" w:eastAsia="Times New Roman" w:hAnsi="IRANSans" w:cs="B Nazanin"/>
          <w:b/>
          <w:bCs/>
          <w:sz w:val="27"/>
          <w:szCs w:val="27"/>
        </w:rPr>
        <w:fldChar w:fldCharType="separate"/>
      </w:r>
      <w:r w:rsidRPr="00E850AE">
        <w:rPr>
          <w:rFonts w:ascii="IRANSans" w:eastAsia="Times New Roman" w:hAnsi="IRANSans" w:cs="B Nazanin"/>
          <w:b/>
          <w:bCs/>
          <w:color w:val="0000FF"/>
          <w:sz w:val="27"/>
          <w:u w:val="single"/>
        </w:rPr>
        <w:t>¶</w:t>
      </w:r>
      <w:r w:rsidRPr="00E850AE">
        <w:rPr>
          <w:rFonts w:ascii="IRANSans" w:eastAsia="Times New Roman" w:hAnsi="IRANSans" w:cs="B Nazanin"/>
          <w:b/>
          <w:bCs/>
          <w:sz w:val="27"/>
          <w:szCs w:val="27"/>
        </w:rPr>
        <w:fldChar w:fldCharType="end"/>
      </w:r>
    </w:p>
    <w:p w:rsidR="00E850AE" w:rsidRPr="00E850AE" w:rsidRDefault="00E850AE" w:rsidP="00E850AE">
      <w:pPr>
        <w:bidi w:val="0"/>
        <w:spacing w:before="240" w:after="240" w:line="240" w:lineRule="auto"/>
        <w:rPr>
          <w:rFonts w:ascii="IRANSans" w:eastAsia="Times New Roman" w:hAnsi="IRANSans" w:cs="B Nazanin"/>
          <w:sz w:val="26"/>
          <w:szCs w:val="26"/>
        </w:rPr>
      </w:pPr>
      <w:proofErr w:type="gramStart"/>
      <w:r w:rsidRPr="00E850AE">
        <w:rPr>
          <w:rFonts w:ascii="IRANSans" w:eastAsia="Times New Roman" w:hAnsi="IRANSans" w:cs="B Nazanin"/>
          <w:sz w:val="26"/>
          <w:szCs w:val="26"/>
        </w:rPr>
        <w:t>overwrite</w:t>
      </w:r>
      <w:proofErr w:type="gramEnd"/>
      <w:r w:rsidRPr="00E850AE">
        <w:rPr>
          <w:rFonts w:ascii="IRANSans" w:eastAsia="Times New Roman" w:hAnsi="IRANSans" w:cs="B Nazanin"/>
          <w:sz w:val="26"/>
          <w:szCs w:val="26"/>
        </w:rPr>
        <w:t xml:space="preserve"> by parent step</w:t>
      </w:r>
    </w:p>
    <w:p w:rsidR="00E850AE" w:rsidRPr="00E850AE" w:rsidRDefault="00E850AE" w:rsidP="00E850AE">
      <w:pPr>
        <w:bidi w:val="0"/>
        <w:spacing w:before="240" w:after="240" w:line="240" w:lineRule="auto"/>
        <w:rPr>
          <w:rFonts w:ascii="IRANSans" w:eastAsia="Times New Roman" w:hAnsi="IRANSans" w:cs="B Nazanin"/>
          <w:sz w:val="26"/>
          <w:szCs w:val="26"/>
        </w:rPr>
      </w:pPr>
      <w:r w:rsidRPr="00E850AE">
        <w:rPr>
          <w:rFonts w:ascii="IRANSans" w:eastAsia="Times New Roman" w:hAnsi="IRANSans" w:cs="B Nazanin"/>
          <w:b/>
          <w:bCs/>
          <w:sz w:val="26"/>
        </w:rPr>
        <w:t>Kind</w:t>
      </w:r>
      <w:r w:rsidRPr="00E850AE">
        <w:rPr>
          <w:rFonts w:ascii="IRANSans" w:eastAsia="Times New Roman" w:hAnsi="IRANSans" w:cs="B Nazanin"/>
          <w:sz w:val="26"/>
          <w:szCs w:val="26"/>
        </w:rPr>
        <w:t>: static property of </w:t>
      </w:r>
      <w:hyperlink r:id="rId253" w:anchor="Config.timePicker.minute" w:history="1">
        <w:r w:rsidRPr="00E850AE">
          <w:rPr>
            <w:rFonts w:ascii="Courier New" w:eastAsia="Times New Roman" w:hAnsi="Courier New" w:cs="Courier New"/>
            <w:color w:val="EF5350"/>
          </w:rPr>
          <w:t>minute</w:t>
        </w:r>
      </w:hyperlink>
      <w:r w:rsidRPr="00E850AE">
        <w:rPr>
          <w:rFonts w:ascii="IRANSans" w:eastAsia="Times New Roman" w:hAnsi="IRANSans" w:cs="B Nazanin"/>
          <w:sz w:val="26"/>
          <w:szCs w:val="26"/>
        </w:rPr>
        <w:br/>
      </w:r>
      <w:bookmarkStart w:id="73" w:name="Config.timePicker.second"/>
      <w:bookmarkEnd w:id="73"/>
    </w:p>
    <w:p w:rsidR="00E850AE" w:rsidRPr="00E850AE" w:rsidRDefault="00E850AE" w:rsidP="00E850AE">
      <w:pPr>
        <w:pBdr>
          <w:left w:val="single" w:sz="36" w:space="8" w:color="EF5350"/>
        </w:pBdr>
        <w:bidi w:val="0"/>
        <w:spacing w:beforeAutospacing="1" w:after="0" w:afterAutospacing="1" w:line="240" w:lineRule="auto"/>
        <w:ind w:firstLine="150"/>
        <w:outlineLvl w:val="2"/>
        <w:rPr>
          <w:rFonts w:ascii="IRANSans" w:eastAsia="Times New Roman" w:hAnsi="IRANSans" w:cs="B Nazanin"/>
          <w:spacing w:val="-2"/>
          <w:sz w:val="27"/>
          <w:szCs w:val="27"/>
        </w:rPr>
      </w:pPr>
      <w:proofErr w:type="spellStart"/>
      <w:proofErr w:type="gramStart"/>
      <w:r w:rsidRPr="00E850AE">
        <w:rPr>
          <w:rFonts w:ascii="IRANSans" w:eastAsia="Times New Roman" w:hAnsi="IRANSans" w:cs="B Nazanin"/>
          <w:spacing w:val="-2"/>
          <w:sz w:val="27"/>
          <w:szCs w:val="27"/>
        </w:rPr>
        <w:t>timePicker.second</w:t>
      </w:r>
      <w:proofErr w:type="spellEnd"/>
      <w:r w:rsidRPr="00E850AE">
        <w:rPr>
          <w:rFonts w:ascii="IRANSans" w:eastAsia="Times New Roman" w:hAnsi="IRANSans" w:cs="B Nazanin"/>
          <w:spacing w:val="-2"/>
          <w:sz w:val="27"/>
          <w:szCs w:val="27"/>
        </w:rPr>
        <w:t xml:space="preserve"> :</w:t>
      </w:r>
      <w:proofErr w:type="gramEnd"/>
      <w:r w:rsidRPr="00E850AE">
        <w:rPr>
          <w:rFonts w:ascii="IRANSans" w:eastAsia="Times New Roman" w:hAnsi="IRANSans" w:cs="B Nazanin"/>
          <w:spacing w:val="-2"/>
          <w:sz w:val="27"/>
          <w:szCs w:val="27"/>
        </w:rPr>
        <w:t> </w:t>
      </w:r>
      <w:r w:rsidRPr="00E850AE">
        <w:rPr>
          <w:rFonts w:ascii="Courier New" w:eastAsia="Times New Roman" w:hAnsi="Courier New" w:cs="Courier New"/>
          <w:color w:val="37474F"/>
          <w:spacing w:val="-2"/>
          <w:sz w:val="28"/>
        </w:rPr>
        <w:t>object</w:t>
      </w:r>
      <w:hyperlink r:id="rId254" w:anchor="timepickersecond-object" w:tooltip="Permanent link" w:history="1">
        <w:r w:rsidRPr="00E850AE">
          <w:rPr>
            <w:rFonts w:ascii="IRANSans" w:eastAsia="Times New Roman" w:hAnsi="IRANSans" w:cs="B Nazanin"/>
            <w:color w:val="0000FF"/>
            <w:spacing w:val="-2"/>
            <w:sz w:val="27"/>
            <w:szCs w:val="27"/>
            <w:u w:val="single"/>
          </w:rPr>
          <w:t>¶</w:t>
        </w:r>
      </w:hyperlink>
    </w:p>
    <w:p w:rsidR="00E850AE" w:rsidRPr="00E850AE" w:rsidRDefault="00E850AE" w:rsidP="00E850AE">
      <w:pPr>
        <w:bidi w:val="0"/>
        <w:spacing w:before="240" w:after="240" w:line="240" w:lineRule="auto"/>
        <w:rPr>
          <w:rFonts w:ascii="IRANSans" w:eastAsia="Times New Roman" w:hAnsi="IRANSans" w:cs="B Nazanin"/>
          <w:sz w:val="26"/>
          <w:szCs w:val="26"/>
        </w:rPr>
      </w:pPr>
      <w:proofErr w:type="gramStart"/>
      <w:r w:rsidRPr="00E850AE">
        <w:rPr>
          <w:rFonts w:ascii="IRANSans" w:eastAsia="Times New Roman" w:hAnsi="IRANSans" w:cs="B Nazanin"/>
          <w:sz w:val="26"/>
          <w:szCs w:val="26"/>
        </w:rPr>
        <w:t>second</w:t>
      </w:r>
      <w:proofErr w:type="gramEnd"/>
      <w:r w:rsidRPr="00E850AE">
        <w:rPr>
          <w:rFonts w:ascii="IRANSans" w:eastAsia="Times New Roman" w:hAnsi="IRANSans" w:cs="B Nazanin"/>
          <w:sz w:val="26"/>
          <w:szCs w:val="26"/>
        </w:rPr>
        <w:t xml:space="preserve"> selector configuration</w:t>
      </w:r>
    </w:p>
    <w:p w:rsidR="00E850AE" w:rsidRPr="00E850AE" w:rsidRDefault="00E850AE" w:rsidP="00E850AE">
      <w:pPr>
        <w:bidi w:val="0"/>
        <w:spacing w:before="240" w:after="240" w:line="240" w:lineRule="auto"/>
        <w:rPr>
          <w:rFonts w:ascii="IRANSans" w:eastAsia="Times New Roman" w:hAnsi="IRANSans" w:cs="B Nazanin"/>
          <w:sz w:val="26"/>
          <w:szCs w:val="26"/>
        </w:rPr>
      </w:pPr>
      <w:r w:rsidRPr="00E850AE">
        <w:rPr>
          <w:rFonts w:ascii="IRANSans" w:eastAsia="Times New Roman" w:hAnsi="IRANSans" w:cs="B Nazanin"/>
          <w:b/>
          <w:bCs/>
          <w:sz w:val="26"/>
        </w:rPr>
        <w:t>Kind</w:t>
      </w:r>
      <w:r w:rsidRPr="00E850AE">
        <w:rPr>
          <w:rFonts w:ascii="IRANSans" w:eastAsia="Times New Roman" w:hAnsi="IRANSans" w:cs="B Nazanin"/>
          <w:sz w:val="26"/>
          <w:szCs w:val="26"/>
        </w:rPr>
        <w:t>: static property of </w:t>
      </w:r>
      <w:proofErr w:type="spellStart"/>
      <w:r w:rsidRPr="00E850AE">
        <w:rPr>
          <w:rFonts w:ascii="IRANSans" w:eastAsia="Times New Roman" w:hAnsi="IRANSans" w:cs="B Nazanin"/>
          <w:sz w:val="26"/>
          <w:szCs w:val="26"/>
        </w:rPr>
        <w:fldChar w:fldCharType="begin"/>
      </w:r>
      <w:r w:rsidRPr="00E850AE">
        <w:rPr>
          <w:rFonts w:ascii="IRANSans" w:eastAsia="Times New Roman" w:hAnsi="IRANSans" w:cs="B Nazanin"/>
          <w:sz w:val="26"/>
          <w:szCs w:val="26"/>
        </w:rPr>
        <w:instrText xml:space="preserve"> HYPERLINK "http://babakhani.github.io/PersianWebToolkit/doc/datepicker/options/" \l "Config.timePicker" </w:instrText>
      </w:r>
      <w:r w:rsidRPr="00E850AE">
        <w:rPr>
          <w:rFonts w:ascii="IRANSans" w:eastAsia="Times New Roman" w:hAnsi="IRANSans" w:cs="B Nazanin"/>
          <w:sz w:val="26"/>
          <w:szCs w:val="26"/>
        </w:rPr>
        <w:fldChar w:fldCharType="separate"/>
      </w:r>
      <w:r w:rsidRPr="00E850AE">
        <w:rPr>
          <w:rFonts w:ascii="Courier New" w:eastAsia="Times New Roman" w:hAnsi="Courier New" w:cs="Courier New"/>
          <w:color w:val="EF5350"/>
        </w:rPr>
        <w:t>timePicker</w:t>
      </w:r>
      <w:proofErr w:type="spellEnd"/>
      <w:r w:rsidRPr="00E850AE">
        <w:rPr>
          <w:rFonts w:ascii="IRANSans" w:eastAsia="Times New Roman" w:hAnsi="IRANSans" w:cs="B Nazanin"/>
          <w:sz w:val="26"/>
          <w:szCs w:val="26"/>
        </w:rPr>
        <w:fldChar w:fldCharType="end"/>
      </w:r>
    </w:p>
    <w:p w:rsidR="00E850AE" w:rsidRPr="00E850AE" w:rsidRDefault="0076411C" w:rsidP="00E850AE">
      <w:pPr>
        <w:numPr>
          <w:ilvl w:val="0"/>
          <w:numId w:val="16"/>
        </w:numPr>
        <w:bidi w:val="0"/>
        <w:spacing w:beforeAutospacing="1" w:after="0" w:line="240" w:lineRule="auto"/>
        <w:ind w:left="450"/>
        <w:rPr>
          <w:rFonts w:ascii="IRANSans" w:eastAsia="Times New Roman" w:hAnsi="IRANSans" w:cs="B Nazanin"/>
          <w:sz w:val="26"/>
          <w:szCs w:val="26"/>
        </w:rPr>
      </w:pPr>
      <w:hyperlink r:id="rId255" w:anchor="Config.timePicker.second" w:history="1"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.second</w:t>
        </w:r>
      </w:hyperlink>
      <w:r w:rsidR="00E850AE" w:rsidRPr="00E850AE">
        <w:rPr>
          <w:rFonts w:ascii="IRANSans" w:eastAsia="Times New Roman" w:hAnsi="IRANSans" w:cs="B Nazanin"/>
          <w:sz w:val="26"/>
          <w:szCs w:val="26"/>
        </w:rPr>
        <w:t> : </w:t>
      </w:r>
      <w:r w:rsidR="00E850AE" w:rsidRPr="00E850AE">
        <w:rPr>
          <w:rFonts w:ascii="Courier New" w:eastAsia="Times New Roman" w:hAnsi="Courier New" w:cs="Courier New"/>
          <w:color w:val="37474F"/>
        </w:rPr>
        <w:t>object</w:t>
      </w:r>
    </w:p>
    <w:p w:rsidR="00E850AE" w:rsidRPr="00E850AE" w:rsidRDefault="0076411C" w:rsidP="00E850AE">
      <w:pPr>
        <w:numPr>
          <w:ilvl w:val="1"/>
          <w:numId w:val="16"/>
        </w:numPr>
        <w:bidi w:val="0"/>
        <w:spacing w:beforeAutospacing="1" w:after="0" w:line="240" w:lineRule="auto"/>
        <w:ind w:left="900"/>
        <w:rPr>
          <w:rFonts w:ascii="IRANSans" w:eastAsia="Times New Roman" w:hAnsi="IRANSans" w:cs="B Nazanin"/>
          <w:sz w:val="26"/>
          <w:szCs w:val="26"/>
        </w:rPr>
      </w:pPr>
      <w:hyperlink r:id="rId256" w:anchor="Config.timePicker.second.enabled" w:history="1"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.enabled</w:t>
        </w:r>
      </w:hyperlink>
      <w:r w:rsidR="00E850AE" w:rsidRPr="00E850AE">
        <w:rPr>
          <w:rFonts w:ascii="IRANSans" w:eastAsia="Times New Roman" w:hAnsi="IRANSans" w:cs="B Nazanin"/>
          <w:sz w:val="26"/>
          <w:szCs w:val="26"/>
        </w:rPr>
        <w:t> : </w:t>
      </w:r>
      <w:proofErr w:type="spellStart"/>
      <w:r w:rsidR="00E850AE" w:rsidRPr="00E850AE">
        <w:rPr>
          <w:rFonts w:ascii="Courier New" w:eastAsia="Times New Roman" w:hAnsi="Courier New" w:cs="Courier New"/>
          <w:color w:val="37474F"/>
        </w:rPr>
        <w:t>boolean</w:t>
      </w:r>
      <w:proofErr w:type="spellEnd"/>
    </w:p>
    <w:p w:rsidR="00E850AE" w:rsidRPr="00E850AE" w:rsidRDefault="0076411C" w:rsidP="00E850AE">
      <w:pPr>
        <w:numPr>
          <w:ilvl w:val="1"/>
          <w:numId w:val="16"/>
        </w:numPr>
        <w:bidi w:val="0"/>
        <w:spacing w:beforeAutospacing="1" w:after="0" w:line="240" w:lineRule="auto"/>
        <w:ind w:left="900"/>
        <w:rPr>
          <w:rFonts w:ascii="IRANSans" w:eastAsia="Times New Roman" w:hAnsi="IRANSans" w:cs="B Nazanin"/>
          <w:sz w:val="26"/>
          <w:szCs w:val="26"/>
        </w:rPr>
      </w:pPr>
      <w:hyperlink r:id="rId257" w:anchor="Config.timePicker.second.step" w:history="1"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.step</w:t>
        </w:r>
      </w:hyperlink>
      <w:r w:rsidR="00E850AE" w:rsidRPr="00E850AE">
        <w:rPr>
          <w:rFonts w:ascii="IRANSans" w:eastAsia="Times New Roman" w:hAnsi="IRANSans" w:cs="B Nazanin"/>
          <w:sz w:val="26"/>
          <w:szCs w:val="26"/>
        </w:rPr>
        <w:t> : </w:t>
      </w:r>
      <w:proofErr w:type="spellStart"/>
      <w:r w:rsidR="00E850AE" w:rsidRPr="00E850AE">
        <w:rPr>
          <w:rFonts w:ascii="Courier New" w:eastAsia="Times New Roman" w:hAnsi="Courier New" w:cs="Courier New"/>
          <w:color w:val="37474F"/>
        </w:rPr>
        <w:t>boolean</w:t>
      </w:r>
      <w:proofErr w:type="spellEnd"/>
    </w:p>
    <w:p w:rsidR="00E850AE" w:rsidRPr="00E850AE" w:rsidRDefault="00E850AE" w:rsidP="00E850AE">
      <w:pPr>
        <w:pBdr>
          <w:left w:val="single" w:sz="18" w:space="8" w:color="EF5350"/>
        </w:pBdr>
        <w:bidi w:val="0"/>
        <w:spacing w:beforeAutospacing="1" w:after="0" w:afterAutospacing="1" w:line="240" w:lineRule="auto"/>
        <w:ind w:firstLine="150"/>
        <w:outlineLvl w:val="3"/>
        <w:rPr>
          <w:rFonts w:ascii="IRANSans" w:eastAsia="Times New Roman" w:hAnsi="IRANSans" w:cs="B Nazanin"/>
          <w:b/>
          <w:bCs/>
          <w:sz w:val="27"/>
          <w:szCs w:val="27"/>
        </w:rPr>
      </w:pPr>
      <w:bookmarkStart w:id="74" w:name="Config.timePicker.second.enabled"/>
      <w:bookmarkEnd w:id="74"/>
      <w:proofErr w:type="spellStart"/>
      <w:proofErr w:type="gramStart"/>
      <w:r w:rsidRPr="00E850AE">
        <w:rPr>
          <w:rFonts w:ascii="IRANSans" w:eastAsia="Times New Roman" w:hAnsi="IRANSans" w:cs="B Nazanin"/>
          <w:b/>
          <w:bCs/>
          <w:sz w:val="27"/>
          <w:szCs w:val="27"/>
        </w:rPr>
        <w:t>second.enabled</w:t>
      </w:r>
      <w:proofErr w:type="spellEnd"/>
      <w:r w:rsidRPr="00E850AE">
        <w:rPr>
          <w:rFonts w:ascii="IRANSans" w:eastAsia="Times New Roman" w:hAnsi="IRANSans" w:cs="B Nazanin"/>
          <w:b/>
          <w:bCs/>
          <w:sz w:val="27"/>
          <w:szCs w:val="27"/>
        </w:rPr>
        <w:t xml:space="preserve"> :</w:t>
      </w:r>
      <w:proofErr w:type="gramEnd"/>
      <w:r w:rsidRPr="00E850AE">
        <w:rPr>
          <w:rFonts w:ascii="IRANSans" w:eastAsia="Times New Roman" w:hAnsi="IRANSans" w:cs="B Nazanin"/>
          <w:b/>
          <w:bCs/>
          <w:sz w:val="27"/>
          <w:szCs w:val="27"/>
        </w:rPr>
        <w:t> </w:t>
      </w:r>
      <w:proofErr w:type="spellStart"/>
      <w:r w:rsidRPr="00E850AE">
        <w:rPr>
          <w:rFonts w:ascii="Courier New" w:eastAsia="Times New Roman" w:hAnsi="Courier New" w:cs="Courier New"/>
          <w:color w:val="37474F"/>
          <w:sz w:val="23"/>
        </w:rPr>
        <w:t>boolean</w:t>
      </w:r>
      <w:proofErr w:type="spellEnd"/>
      <w:r w:rsidRPr="00E850AE">
        <w:rPr>
          <w:rFonts w:ascii="IRANSans" w:eastAsia="Times New Roman" w:hAnsi="IRANSans" w:cs="B Nazanin"/>
          <w:b/>
          <w:bCs/>
          <w:sz w:val="27"/>
          <w:szCs w:val="27"/>
        </w:rPr>
        <w:fldChar w:fldCharType="begin"/>
      </w:r>
      <w:r w:rsidRPr="00E850AE">
        <w:rPr>
          <w:rFonts w:ascii="IRANSans" w:eastAsia="Times New Roman" w:hAnsi="IRANSans" w:cs="B Nazanin"/>
          <w:b/>
          <w:bCs/>
          <w:sz w:val="27"/>
          <w:szCs w:val="27"/>
        </w:rPr>
        <w:instrText xml:space="preserve"> HYPERLINK "http://babakhani.github.io/PersianWebToolkit/doc/datepicker/options/" \l "secondenabled-boolean" \o "Permanent link" </w:instrText>
      </w:r>
      <w:r w:rsidRPr="00E850AE">
        <w:rPr>
          <w:rFonts w:ascii="IRANSans" w:eastAsia="Times New Roman" w:hAnsi="IRANSans" w:cs="B Nazanin"/>
          <w:b/>
          <w:bCs/>
          <w:sz w:val="27"/>
          <w:szCs w:val="27"/>
        </w:rPr>
        <w:fldChar w:fldCharType="separate"/>
      </w:r>
      <w:r w:rsidRPr="00E850AE">
        <w:rPr>
          <w:rFonts w:ascii="IRANSans" w:eastAsia="Times New Roman" w:hAnsi="IRANSans" w:cs="B Nazanin"/>
          <w:b/>
          <w:bCs/>
          <w:color w:val="0000FF"/>
          <w:sz w:val="27"/>
          <w:u w:val="single"/>
        </w:rPr>
        <w:t>¶</w:t>
      </w:r>
      <w:r w:rsidRPr="00E850AE">
        <w:rPr>
          <w:rFonts w:ascii="IRANSans" w:eastAsia="Times New Roman" w:hAnsi="IRANSans" w:cs="B Nazanin"/>
          <w:b/>
          <w:bCs/>
          <w:sz w:val="27"/>
          <w:szCs w:val="27"/>
        </w:rPr>
        <w:fldChar w:fldCharType="end"/>
      </w:r>
    </w:p>
    <w:p w:rsidR="00E850AE" w:rsidRPr="00E850AE" w:rsidRDefault="00E850AE" w:rsidP="00E850AE">
      <w:pPr>
        <w:bidi w:val="0"/>
        <w:spacing w:before="240" w:after="240" w:line="240" w:lineRule="auto"/>
        <w:rPr>
          <w:rFonts w:ascii="IRANSans" w:eastAsia="Times New Roman" w:hAnsi="IRANSans" w:cs="B Nazanin"/>
          <w:sz w:val="26"/>
          <w:szCs w:val="26"/>
        </w:rPr>
      </w:pPr>
      <w:proofErr w:type="gramStart"/>
      <w:r w:rsidRPr="00E850AE">
        <w:rPr>
          <w:rFonts w:ascii="IRANSans" w:eastAsia="Times New Roman" w:hAnsi="IRANSans" w:cs="B Nazanin"/>
          <w:sz w:val="26"/>
          <w:szCs w:val="26"/>
        </w:rPr>
        <w:t>make</w:t>
      </w:r>
      <w:proofErr w:type="gramEnd"/>
      <w:r w:rsidRPr="00E850AE">
        <w:rPr>
          <w:rFonts w:ascii="IRANSans" w:eastAsia="Times New Roman" w:hAnsi="IRANSans" w:cs="B Nazanin"/>
          <w:sz w:val="26"/>
          <w:szCs w:val="26"/>
        </w:rPr>
        <w:t xml:space="preserve"> second selector enable or disable</w:t>
      </w:r>
    </w:p>
    <w:p w:rsidR="00E850AE" w:rsidRPr="00E850AE" w:rsidRDefault="00E850AE" w:rsidP="00E850AE">
      <w:pPr>
        <w:bidi w:val="0"/>
        <w:spacing w:before="240" w:after="240" w:line="240" w:lineRule="auto"/>
        <w:rPr>
          <w:rFonts w:ascii="IRANSans" w:eastAsia="Times New Roman" w:hAnsi="IRANSans" w:cs="B Nazanin"/>
          <w:sz w:val="26"/>
          <w:szCs w:val="26"/>
        </w:rPr>
      </w:pPr>
      <w:r w:rsidRPr="00E850AE">
        <w:rPr>
          <w:rFonts w:ascii="IRANSans" w:eastAsia="Times New Roman" w:hAnsi="IRANSans" w:cs="B Nazanin"/>
          <w:b/>
          <w:bCs/>
          <w:sz w:val="26"/>
        </w:rPr>
        <w:t>Kind</w:t>
      </w:r>
      <w:r w:rsidRPr="00E850AE">
        <w:rPr>
          <w:rFonts w:ascii="IRANSans" w:eastAsia="Times New Roman" w:hAnsi="IRANSans" w:cs="B Nazanin"/>
          <w:sz w:val="26"/>
          <w:szCs w:val="26"/>
        </w:rPr>
        <w:t>: static property of </w:t>
      </w:r>
      <w:hyperlink r:id="rId258" w:anchor="Config.timePicker.second" w:history="1">
        <w:r w:rsidRPr="00E850AE">
          <w:rPr>
            <w:rFonts w:ascii="Courier New" w:eastAsia="Times New Roman" w:hAnsi="Courier New" w:cs="Courier New"/>
            <w:color w:val="EF5350"/>
          </w:rPr>
          <w:t>second</w:t>
        </w:r>
      </w:hyperlink>
      <w:r w:rsidRPr="00E850AE">
        <w:rPr>
          <w:rFonts w:ascii="IRANSans" w:eastAsia="Times New Roman" w:hAnsi="IRANSans" w:cs="B Nazanin"/>
          <w:sz w:val="26"/>
          <w:szCs w:val="26"/>
        </w:rPr>
        <w:br/>
      </w:r>
      <w:bookmarkStart w:id="75" w:name="Config.timePicker.second.step"/>
      <w:bookmarkEnd w:id="75"/>
    </w:p>
    <w:p w:rsidR="00E850AE" w:rsidRPr="00E850AE" w:rsidRDefault="00E850AE" w:rsidP="00E850AE">
      <w:pPr>
        <w:pBdr>
          <w:left w:val="single" w:sz="18" w:space="8" w:color="EF5350"/>
        </w:pBdr>
        <w:bidi w:val="0"/>
        <w:spacing w:beforeAutospacing="1" w:after="0" w:afterAutospacing="1" w:line="240" w:lineRule="auto"/>
        <w:ind w:firstLine="150"/>
        <w:outlineLvl w:val="3"/>
        <w:rPr>
          <w:rFonts w:ascii="IRANSans" w:eastAsia="Times New Roman" w:hAnsi="IRANSans" w:cs="B Nazanin"/>
          <w:b/>
          <w:bCs/>
          <w:sz w:val="27"/>
          <w:szCs w:val="27"/>
        </w:rPr>
      </w:pPr>
      <w:proofErr w:type="spellStart"/>
      <w:proofErr w:type="gramStart"/>
      <w:r w:rsidRPr="00E850AE">
        <w:rPr>
          <w:rFonts w:ascii="IRANSans" w:eastAsia="Times New Roman" w:hAnsi="IRANSans" w:cs="B Nazanin"/>
          <w:b/>
          <w:bCs/>
          <w:sz w:val="27"/>
          <w:szCs w:val="27"/>
        </w:rPr>
        <w:t>second.step</w:t>
      </w:r>
      <w:proofErr w:type="spellEnd"/>
      <w:r w:rsidRPr="00E850AE">
        <w:rPr>
          <w:rFonts w:ascii="IRANSans" w:eastAsia="Times New Roman" w:hAnsi="IRANSans" w:cs="B Nazanin"/>
          <w:b/>
          <w:bCs/>
          <w:sz w:val="27"/>
          <w:szCs w:val="27"/>
        </w:rPr>
        <w:t xml:space="preserve"> :</w:t>
      </w:r>
      <w:proofErr w:type="gramEnd"/>
      <w:r w:rsidRPr="00E850AE">
        <w:rPr>
          <w:rFonts w:ascii="IRANSans" w:eastAsia="Times New Roman" w:hAnsi="IRANSans" w:cs="B Nazanin"/>
          <w:b/>
          <w:bCs/>
          <w:sz w:val="27"/>
          <w:szCs w:val="27"/>
        </w:rPr>
        <w:t> </w:t>
      </w:r>
      <w:proofErr w:type="spellStart"/>
      <w:r w:rsidRPr="00E850AE">
        <w:rPr>
          <w:rFonts w:ascii="Courier New" w:eastAsia="Times New Roman" w:hAnsi="Courier New" w:cs="Courier New"/>
          <w:color w:val="37474F"/>
          <w:sz w:val="23"/>
        </w:rPr>
        <w:t>boolean</w:t>
      </w:r>
      <w:proofErr w:type="spellEnd"/>
      <w:r w:rsidRPr="00E850AE">
        <w:rPr>
          <w:rFonts w:ascii="IRANSans" w:eastAsia="Times New Roman" w:hAnsi="IRANSans" w:cs="B Nazanin"/>
          <w:b/>
          <w:bCs/>
          <w:sz w:val="27"/>
          <w:szCs w:val="27"/>
        </w:rPr>
        <w:fldChar w:fldCharType="begin"/>
      </w:r>
      <w:r w:rsidRPr="00E850AE">
        <w:rPr>
          <w:rFonts w:ascii="IRANSans" w:eastAsia="Times New Roman" w:hAnsi="IRANSans" w:cs="B Nazanin"/>
          <w:b/>
          <w:bCs/>
          <w:sz w:val="27"/>
          <w:szCs w:val="27"/>
        </w:rPr>
        <w:instrText xml:space="preserve"> HYPERLINK "http://babakhani.github.io/PersianWebToolkit/doc/datepicker/options/" \l "secondstep-boolean" \o "Permanent link" </w:instrText>
      </w:r>
      <w:r w:rsidRPr="00E850AE">
        <w:rPr>
          <w:rFonts w:ascii="IRANSans" w:eastAsia="Times New Roman" w:hAnsi="IRANSans" w:cs="B Nazanin"/>
          <w:b/>
          <w:bCs/>
          <w:sz w:val="27"/>
          <w:szCs w:val="27"/>
        </w:rPr>
        <w:fldChar w:fldCharType="separate"/>
      </w:r>
      <w:r w:rsidRPr="00E850AE">
        <w:rPr>
          <w:rFonts w:ascii="IRANSans" w:eastAsia="Times New Roman" w:hAnsi="IRANSans" w:cs="B Nazanin"/>
          <w:b/>
          <w:bCs/>
          <w:color w:val="0000FF"/>
          <w:sz w:val="27"/>
          <w:u w:val="single"/>
        </w:rPr>
        <w:t>¶</w:t>
      </w:r>
      <w:r w:rsidRPr="00E850AE">
        <w:rPr>
          <w:rFonts w:ascii="IRANSans" w:eastAsia="Times New Roman" w:hAnsi="IRANSans" w:cs="B Nazanin"/>
          <w:b/>
          <w:bCs/>
          <w:sz w:val="27"/>
          <w:szCs w:val="27"/>
        </w:rPr>
        <w:fldChar w:fldCharType="end"/>
      </w:r>
    </w:p>
    <w:p w:rsidR="00E850AE" w:rsidRPr="00E850AE" w:rsidRDefault="00E850AE" w:rsidP="00E850AE">
      <w:pPr>
        <w:bidi w:val="0"/>
        <w:spacing w:before="240" w:after="240" w:line="240" w:lineRule="auto"/>
        <w:rPr>
          <w:rFonts w:ascii="IRANSans" w:eastAsia="Times New Roman" w:hAnsi="IRANSans" w:cs="B Nazanin"/>
          <w:sz w:val="26"/>
          <w:szCs w:val="26"/>
        </w:rPr>
      </w:pPr>
      <w:r w:rsidRPr="00E850AE">
        <w:rPr>
          <w:rFonts w:ascii="IRANSans" w:eastAsia="Times New Roman" w:hAnsi="IRANSans" w:cs="B Nazanin"/>
          <w:sz w:val="26"/>
          <w:szCs w:val="26"/>
        </w:rPr>
        <w:t xml:space="preserve">The amount that increases or decreases second, by pressing the button. </w:t>
      </w:r>
      <w:proofErr w:type="gramStart"/>
      <w:r w:rsidRPr="00E850AE">
        <w:rPr>
          <w:rFonts w:ascii="IRANSans" w:eastAsia="Times New Roman" w:hAnsi="IRANSans" w:cs="B Nazanin"/>
          <w:sz w:val="26"/>
          <w:szCs w:val="26"/>
        </w:rPr>
        <w:t>overwrite</w:t>
      </w:r>
      <w:proofErr w:type="gramEnd"/>
      <w:r w:rsidRPr="00E850AE">
        <w:rPr>
          <w:rFonts w:ascii="IRANSans" w:eastAsia="Times New Roman" w:hAnsi="IRANSans" w:cs="B Nazanin"/>
          <w:sz w:val="26"/>
          <w:szCs w:val="26"/>
        </w:rPr>
        <w:t xml:space="preserve"> by </w:t>
      </w:r>
      <w:proofErr w:type="spellStart"/>
      <w:r w:rsidRPr="00E850AE">
        <w:rPr>
          <w:rFonts w:ascii="IRANSans" w:eastAsia="Times New Roman" w:hAnsi="IRANSans" w:cs="B Nazanin"/>
          <w:sz w:val="26"/>
          <w:szCs w:val="26"/>
        </w:rPr>
        <w:t>timepicker.step</w:t>
      </w:r>
      <w:proofErr w:type="spellEnd"/>
    </w:p>
    <w:p w:rsidR="00E850AE" w:rsidRPr="00E850AE" w:rsidRDefault="00E850AE" w:rsidP="00E850AE">
      <w:pPr>
        <w:bidi w:val="0"/>
        <w:spacing w:before="240" w:after="240" w:line="240" w:lineRule="auto"/>
        <w:rPr>
          <w:rFonts w:ascii="IRANSans" w:eastAsia="Times New Roman" w:hAnsi="IRANSans" w:cs="B Nazanin"/>
          <w:sz w:val="26"/>
          <w:szCs w:val="26"/>
        </w:rPr>
      </w:pPr>
      <w:r w:rsidRPr="00E850AE">
        <w:rPr>
          <w:rFonts w:ascii="IRANSans" w:eastAsia="Times New Roman" w:hAnsi="IRANSans" w:cs="B Nazanin"/>
          <w:b/>
          <w:bCs/>
          <w:sz w:val="26"/>
        </w:rPr>
        <w:lastRenderedPageBreak/>
        <w:t>Kind</w:t>
      </w:r>
      <w:r w:rsidRPr="00E850AE">
        <w:rPr>
          <w:rFonts w:ascii="IRANSans" w:eastAsia="Times New Roman" w:hAnsi="IRANSans" w:cs="B Nazanin"/>
          <w:sz w:val="26"/>
          <w:szCs w:val="26"/>
        </w:rPr>
        <w:t>: static property of </w:t>
      </w:r>
      <w:hyperlink r:id="rId259" w:anchor="Config.timePicker.second" w:history="1">
        <w:r w:rsidRPr="00E850AE">
          <w:rPr>
            <w:rFonts w:ascii="Courier New" w:eastAsia="Times New Roman" w:hAnsi="Courier New" w:cs="Courier New"/>
            <w:color w:val="EF5350"/>
          </w:rPr>
          <w:t>second</w:t>
        </w:r>
      </w:hyperlink>
      <w:r w:rsidRPr="00E850AE">
        <w:rPr>
          <w:rFonts w:ascii="IRANSans" w:eastAsia="Times New Roman" w:hAnsi="IRANSans" w:cs="B Nazanin"/>
          <w:sz w:val="26"/>
          <w:szCs w:val="26"/>
        </w:rPr>
        <w:br/>
      </w:r>
      <w:bookmarkStart w:id="76" w:name="Config.timePicker.meridian"/>
      <w:bookmarkEnd w:id="76"/>
    </w:p>
    <w:p w:rsidR="00E850AE" w:rsidRPr="00E850AE" w:rsidRDefault="00E850AE" w:rsidP="00E850AE">
      <w:pPr>
        <w:pBdr>
          <w:left w:val="single" w:sz="36" w:space="8" w:color="EF5350"/>
        </w:pBdr>
        <w:bidi w:val="0"/>
        <w:spacing w:beforeAutospacing="1" w:after="0" w:afterAutospacing="1" w:line="240" w:lineRule="auto"/>
        <w:ind w:firstLine="150"/>
        <w:outlineLvl w:val="2"/>
        <w:rPr>
          <w:rFonts w:ascii="IRANSans" w:eastAsia="Times New Roman" w:hAnsi="IRANSans" w:cs="B Nazanin"/>
          <w:spacing w:val="-2"/>
          <w:sz w:val="27"/>
          <w:szCs w:val="27"/>
        </w:rPr>
      </w:pPr>
      <w:proofErr w:type="spellStart"/>
      <w:proofErr w:type="gramStart"/>
      <w:r w:rsidRPr="00E850AE">
        <w:rPr>
          <w:rFonts w:ascii="IRANSans" w:eastAsia="Times New Roman" w:hAnsi="IRANSans" w:cs="B Nazanin"/>
          <w:spacing w:val="-2"/>
          <w:sz w:val="27"/>
          <w:szCs w:val="27"/>
        </w:rPr>
        <w:t>timePicker.meridian</w:t>
      </w:r>
      <w:proofErr w:type="spellEnd"/>
      <w:r w:rsidRPr="00E850AE">
        <w:rPr>
          <w:rFonts w:ascii="IRANSans" w:eastAsia="Times New Roman" w:hAnsi="IRANSans" w:cs="B Nazanin"/>
          <w:spacing w:val="-2"/>
          <w:sz w:val="27"/>
          <w:szCs w:val="27"/>
        </w:rPr>
        <w:t xml:space="preserve"> :</w:t>
      </w:r>
      <w:proofErr w:type="gramEnd"/>
      <w:r w:rsidRPr="00E850AE">
        <w:rPr>
          <w:rFonts w:ascii="IRANSans" w:eastAsia="Times New Roman" w:hAnsi="IRANSans" w:cs="B Nazanin"/>
          <w:spacing w:val="-2"/>
          <w:sz w:val="27"/>
          <w:szCs w:val="27"/>
        </w:rPr>
        <w:t> </w:t>
      </w:r>
      <w:r w:rsidRPr="00E850AE">
        <w:rPr>
          <w:rFonts w:ascii="Courier New" w:eastAsia="Times New Roman" w:hAnsi="Courier New" w:cs="Courier New"/>
          <w:color w:val="37474F"/>
          <w:spacing w:val="-2"/>
          <w:sz w:val="28"/>
        </w:rPr>
        <w:t>object</w:t>
      </w:r>
      <w:hyperlink r:id="rId260" w:anchor="timepickermeridian-object" w:tooltip="Permanent link" w:history="1">
        <w:r w:rsidRPr="00E850AE">
          <w:rPr>
            <w:rFonts w:ascii="IRANSans" w:eastAsia="Times New Roman" w:hAnsi="IRANSans" w:cs="B Nazanin"/>
            <w:color w:val="0000FF"/>
            <w:spacing w:val="-2"/>
            <w:sz w:val="27"/>
            <w:szCs w:val="27"/>
            <w:u w:val="single"/>
          </w:rPr>
          <w:t>¶</w:t>
        </w:r>
      </w:hyperlink>
    </w:p>
    <w:p w:rsidR="00E850AE" w:rsidRPr="00E850AE" w:rsidRDefault="00E850AE" w:rsidP="00E850AE">
      <w:pPr>
        <w:bidi w:val="0"/>
        <w:spacing w:before="240" w:after="240" w:line="240" w:lineRule="auto"/>
        <w:rPr>
          <w:rFonts w:ascii="IRANSans" w:eastAsia="Times New Roman" w:hAnsi="IRANSans" w:cs="B Nazanin"/>
          <w:sz w:val="26"/>
          <w:szCs w:val="26"/>
        </w:rPr>
      </w:pPr>
      <w:proofErr w:type="gramStart"/>
      <w:r w:rsidRPr="00E850AE">
        <w:rPr>
          <w:rFonts w:ascii="IRANSans" w:eastAsia="Times New Roman" w:hAnsi="IRANSans" w:cs="B Nazanin"/>
          <w:sz w:val="26"/>
          <w:szCs w:val="26"/>
        </w:rPr>
        <w:t>meridian</w:t>
      </w:r>
      <w:proofErr w:type="gramEnd"/>
      <w:r w:rsidRPr="00E850AE">
        <w:rPr>
          <w:rFonts w:ascii="IRANSans" w:eastAsia="Times New Roman" w:hAnsi="IRANSans" w:cs="B Nazanin"/>
          <w:sz w:val="26"/>
          <w:szCs w:val="26"/>
        </w:rPr>
        <w:t xml:space="preserve"> selector configuration</w:t>
      </w:r>
    </w:p>
    <w:p w:rsidR="00E850AE" w:rsidRPr="00E850AE" w:rsidRDefault="00E850AE" w:rsidP="00E850AE">
      <w:pPr>
        <w:bidi w:val="0"/>
        <w:spacing w:before="240" w:after="240" w:line="240" w:lineRule="auto"/>
        <w:rPr>
          <w:rFonts w:ascii="IRANSans" w:eastAsia="Times New Roman" w:hAnsi="IRANSans" w:cs="B Nazanin"/>
          <w:sz w:val="26"/>
          <w:szCs w:val="26"/>
        </w:rPr>
      </w:pPr>
      <w:r w:rsidRPr="00E850AE">
        <w:rPr>
          <w:rFonts w:ascii="IRANSans" w:eastAsia="Times New Roman" w:hAnsi="IRANSans" w:cs="B Nazanin"/>
          <w:b/>
          <w:bCs/>
          <w:sz w:val="26"/>
        </w:rPr>
        <w:t>Kind</w:t>
      </w:r>
      <w:r w:rsidRPr="00E850AE">
        <w:rPr>
          <w:rFonts w:ascii="IRANSans" w:eastAsia="Times New Roman" w:hAnsi="IRANSans" w:cs="B Nazanin"/>
          <w:sz w:val="26"/>
          <w:szCs w:val="26"/>
        </w:rPr>
        <w:t>: static property of </w:t>
      </w:r>
      <w:proofErr w:type="spellStart"/>
      <w:r w:rsidRPr="00E850AE">
        <w:rPr>
          <w:rFonts w:ascii="IRANSans" w:eastAsia="Times New Roman" w:hAnsi="IRANSans" w:cs="B Nazanin"/>
          <w:sz w:val="26"/>
          <w:szCs w:val="26"/>
        </w:rPr>
        <w:fldChar w:fldCharType="begin"/>
      </w:r>
      <w:r w:rsidRPr="00E850AE">
        <w:rPr>
          <w:rFonts w:ascii="IRANSans" w:eastAsia="Times New Roman" w:hAnsi="IRANSans" w:cs="B Nazanin"/>
          <w:sz w:val="26"/>
          <w:szCs w:val="26"/>
        </w:rPr>
        <w:instrText xml:space="preserve"> HYPERLINK "http://babakhani.github.io/PersianWebToolkit/doc/datepicker/options/" \l "Config.timePicker" </w:instrText>
      </w:r>
      <w:r w:rsidRPr="00E850AE">
        <w:rPr>
          <w:rFonts w:ascii="IRANSans" w:eastAsia="Times New Roman" w:hAnsi="IRANSans" w:cs="B Nazanin"/>
          <w:sz w:val="26"/>
          <w:szCs w:val="26"/>
        </w:rPr>
        <w:fldChar w:fldCharType="separate"/>
      </w:r>
      <w:r w:rsidRPr="00E850AE">
        <w:rPr>
          <w:rFonts w:ascii="Courier New" w:eastAsia="Times New Roman" w:hAnsi="Courier New" w:cs="Courier New"/>
          <w:color w:val="EF5350"/>
        </w:rPr>
        <w:t>timePicker</w:t>
      </w:r>
      <w:proofErr w:type="spellEnd"/>
      <w:r w:rsidRPr="00E850AE">
        <w:rPr>
          <w:rFonts w:ascii="IRANSans" w:eastAsia="Times New Roman" w:hAnsi="IRANSans" w:cs="B Nazanin"/>
          <w:sz w:val="26"/>
          <w:szCs w:val="26"/>
        </w:rPr>
        <w:fldChar w:fldCharType="end"/>
      </w:r>
      <w:r w:rsidRPr="00E850AE">
        <w:rPr>
          <w:rFonts w:ascii="IRANSans" w:eastAsia="Times New Roman" w:hAnsi="IRANSans" w:cs="B Nazanin"/>
          <w:sz w:val="26"/>
          <w:szCs w:val="26"/>
        </w:rPr>
        <w:br/>
      </w:r>
      <w:bookmarkStart w:id="77" w:name="Config.timePicker.meridian.enabled"/>
      <w:bookmarkEnd w:id="77"/>
    </w:p>
    <w:p w:rsidR="00E850AE" w:rsidRPr="00E850AE" w:rsidRDefault="00E850AE" w:rsidP="00E850AE">
      <w:pPr>
        <w:pBdr>
          <w:left w:val="single" w:sz="18" w:space="8" w:color="EF5350"/>
        </w:pBdr>
        <w:bidi w:val="0"/>
        <w:spacing w:beforeAutospacing="1" w:after="0" w:afterAutospacing="1" w:line="240" w:lineRule="auto"/>
        <w:ind w:firstLine="150"/>
        <w:outlineLvl w:val="3"/>
        <w:rPr>
          <w:rFonts w:ascii="IRANSans" w:eastAsia="Times New Roman" w:hAnsi="IRANSans" w:cs="B Nazanin"/>
          <w:b/>
          <w:bCs/>
          <w:sz w:val="27"/>
          <w:szCs w:val="27"/>
        </w:rPr>
      </w:pPr>
      <w:proofErr w:type="spellStart"/>
      <w:proofErr w:type="gramStart"/>
      <w:r w:rsidRPr="00E850AE">
        <w:rPr>
          <w:rFonts w:ascii="IRANSans" w:eastAsia="Times New Roman" w:hAnsi="IRANSans" w:cs="B Nazanin"/>
          <w:b/>
          <w:bCs/>
          <w:sz w:val="27"/>
          <w:szCs w:val="27"/>
        </w:rPr>
        <w:t>meridian.enabled</w:t>
      </w:r>
      <w:proofErr w:type="spellEnd"/>
      <w:r w:rsidRPr="00E850AE">
        <w:rPr>
          <w:rFonts w:ascii="IRANSans" w:eastAsia="Times New Roman" w:hAnsi="IRANSans" w:cs="B Nazanin"/>
          <w:b/>
          <w:bCs/>
          <w:sz w:val="27"/>
          <w:szCs w:val="27"/>
        </w:rPr>
        <w:t xml:space="preserve"> :</w:t>
      </w:r>
      <w:proofErr w:type="gramEnd"/>
      <w:r w:rsidRPr="00E850AE">
        <w:rPr>
          <w:rFonts w:ascii="IRANSans" w:eastAsia="Times New Roman" w:hAnsi="IRANSans" w:cs="B Nazanin"/>
          <w:b/>
          <w:bCs/>
          <w:sz w:val="27"/>
          <w:szCs w:val="27"/>
        </w:rPr>
        <w:t> </w:t>
      </w:r>
      <w:proofErr w:type="spellStart"/>
      <w:r w:rsidRPr="00E850AE">
        <w:rPr>
          <w:rFonts w:ascii="Courier New" w:eastAsia="Times New Roman" w:hAnsi="Courier New" w:cs="Courier New"/>
          <w:color w:val="37474F"/>
          <w:sz w:val="23"/>
        </w:rPr>
        <w:t>boolean</w:t>
      </w:r>
      <w:proofErr w:type="spellEnd"/>
      <w:r w:rsidRPr="00E850AE">
        <w:rPr>
          <w:rFonts w:ascii="IRANSans" w:eastAsia="Times New Roman" w:hAnsi="IRANSans" w:cs="B Nazanin"/>
          <w:b/>
          <w:bCs/>
          <w:sz w:val="27"/>
          <w:szCs w:val="27"/>
        </w:rPr>
        <w:fldChar w:fldCharType="begin"/>
      </w:r>
      <w:r w:rsidRPr="00E850AE">
        <w:rPr>
          <w:rFonts w:ascii="IRANSans" w:eastAsia="Times New Roman" w:hAnsi="IRANSans" w:cs="B Nazanin"/>
          <w:b/>
          <w:bCs/>
          <w:sz w:val="27"/>
          <w:szCs w:val="27"/>
        </w:rPr>
        <w:instrText xml:space="preserve"> HYPERLINK "http://babakhani.github.io/PersianWebToolkit/doc/datepicker/options/" \l "meridianenabled-boolean" \o "Permanent link" </w:instrText>
      </w:r>
      <w:r w:rsidRPr="00E850AE">
        <w:rPr>
          <w:rFonts w:ascii="IRANSans" w:eastAsia="Times New Roman" w:hAnsi="IRANSans" w:cs="B Nazanin"/>
          <w:b/>
          <w:bCs/>
          <w:sz w:val="27"/>
          <w:szCs w:val="27"/>
        </w:rPr>
        <w:fldChar w:fldCharType="separate"/>
      </w:r>
      <w:r w:rsidRPr="00E850AE">
        <w:rPr>
          <w:rFonts w:ascii="IRANSans" w:eastAsia="Times New Roman" w:hAnsi="IRANSans" w:cs="B Nazanin"/>
          <w:b/>
          <w:bCs/>
          <w:color w:val="0000FF"/>
          <w:sz w:val="27"/>
          <w:u w:val="single"/>
        </w:rPr>
        <w:t>¶</w:t>
      </w:r>
      <w:r w:rsidRPr="00E850AE">
        <w:rPr>
          <w:rFonts w:ascii="IRANSans" w:eastAsia="Times New Roman" w:hAnsi="IRANSans" w:cs="B Nazanin"/>
          <w:b/>
          <w:bCs/>
          <w:sz w:val="27"/>
          <w:szCs w:val="27"/>
        </w:rPr>
        <w:fldChar w:fldCharType="end"/>
      </w:r>
    </w:p>
    <w:p w:rsidR="00E850AE" w:rsidRPr="00E850AE" w:rsidRDefault="00E850AE" w:rsidP="00E850AE">
      <w:pPr>
        <w:bidi w:val="0"/>
        <w:spacing w:before="240" w:after="240" w:line="240" w:lineRule="auto"/>
        <w:rPr>
          <w:rFonts w:ascii="IRANSans" w:eastAsia="Times New Roman" w:hAnsi="IRANSans" w:cs="B Nazanin"/>
          <w:sz w:val="26"/>
          <w:szCs w:val="26"/>
        </w:rPr>
      </w:pPr>
      <w:proofErr w:type="gramStart"/>
      <w:r w:rsidRPr="00E850AE">
        <w:rPr>
          <w:rFonts w:ascii="IRANSans" w:eastAsia="Times New Roman" w:hAnsi="IRANSans" w:cs="B Nazanin"/>
          <w:sz w:val="26"/>
          <w:szCs w:val="26"/>
        </w:rPr>
        <w:t>if</w:t>
      </w:r>
      <w:proofErr w:type="gramEnd"/>
      <w:r w:rsidRPr="00E850AE">
        <w:rPr>
          <w:rFonts w:ascii="IRANSans" w:eastAsia="Times New Roman" w:hAnsi="IRANSans" w:cs="B Nazanin"/>
          <w:sz w:val="26"/>
          <w:szCs w:val="26"/>
        </w:rPr>
        <w:t xml:space="preserve"> you set this as false, </w:t>
      </w:r>
      <w:proofErr w:type="spellStart"/>
      <w:r w:rsidRPr="00E850AE">
        <w:rPr>
          <w:rFonts w:ascii="IRANSans" w:eastAsia="Times New Roman" w:hAnsi="IRANSans" w:cs="B Nazanin"/>
          <w:sz w:val="26"/>
          <w:szCs w:val="26"/>
        </w:rPr>
        <w:t>datepicker</w:t>
      </w:r>
      <w:proofErr w:type="spellEnd"/>
      <w:r w:rsidRPr="00E850AE">
        <w:rPr>
          <w:rFonts w:ascii="IRANSans" w:eastAsia="Times New Roman" w:hAnsi="IRANSans" w:cs="B Nazanin"/>
          <w:sz w:val="26"/>
          <w:szCs w:val="26"/>
        </w:rPr>
        <w:t xml:space="preserve"> </w:t>
      </w:r>
      <w:proofErr w:type="spellStart"/>
      <w:r w:rsidRPr="00E850AE">
        <w:rPr>
          <w:rFonts w:ascii="IRANSans" w:eastAsia="Times New Roman" w:hAnsi="IRANSans" w:cs="B Nazanin"/>
          <w:sz w:val="26"/>
          <w:szCs w:val="26"/>
        </w:rPr>
        <w:t>timepicker</w:t>
      </w:r>
      <w:proofErr w:type="spellEnd"/>
      <w:r w:rsidRPr="00E850AE">
        <w:rPr>
          <w:rFonts w:ascii="IRANSans" w:eastAsia="Times New Roman" w:hAnsi="IRANSans" w:cs="B Nazanin"/>
          <w:sz w:val="26"/>
          <w:szCs w:val="26"/>
        </w:rPr>
        <w:t xml:space="preserve"> system moved to 24-hour system</w:t>
      </w:r>
    </w:p>
    <w:p w:rsidR="00E850AE" w:rsidRPr="00E850AE" w:rsidRDefault="00E850AE" w:rsidP="00E850AE">
      <w:pPr>
        <w:bidi w:val="0"/>
        <w:spacing w:before="240" w:after="240" w:line="240" w:lineRule="auto"/>
        <w:rPr>
          <w:rFonts w:ascii="IRANSans" w:eastAsia="Times New Roman" w:hAnsi="IRANSans" w:cs="B Nazanin"/>
          <w:sz w:val="26"/>
          <w:szCs w:val="26"/>
        </w:rPr>
      </w:pPr>
      <w:r w:rsidRPr="00E850AE">
        <w:rPr>
          <w:rFonts w:ascii="IRANSans" w:eastAsia="Times New Roman" w:hAnsi="IRANSans" w:cs="B Nazanin"/>
          <w:b/>
          <w:bCs/>
          <w:sz w:val="26"/>
        </w:rPr>
        <w:t>Kind</w:t>
      </w:r>
      <w:r w:rsidRPr="00E850AE">
        <w:rPr>
          <w:rFonts w:ascii="IRANSans" w:eastAsia="Times New Roman" w:hAnsi="IRANSans" w:cs="B Nazanin"/>
          <w:sz w:val="26"/>
          <w:szCs w:val="26"/>
        </w:rPr>
        <w:t>: static property of </w:t>
      </w:r>
      <w:hyperlink r:id="rId261" w:anchor="Config.timePicker.meridian" w:history="1">
        <w:r w:rsidRPr="00E850AE">
          <w:rPr>
            <w:rFonts w:ascii="Courier New" w:eastAsia="Times New Roman" w:hAnsi="Courier New" w:cs="Courier New"/>
            <w:color w:val="EF5350"/>
          </w:rPr>
          <w:t>meridian</w:t>
        </w:r>
      </w:hyperlink>
      <w:r w:rsidRPr="00E850AE">
        <w:rPr>
          <w:rFonts w:ascii="IRANSans" w:eastAsia="Times New Roman" w:hAnsi="IRANSans" w:cs="B Nazanin"/>
          <w:sz w:val="26"/>
          <w:szCs w:val="26"/>
        </w:rPr>
        <w:br/>
      </w:r>
      <w:bookmarkStart w:id="78" w:name="Config.dayPicker"/>
      <w:bookmarkEnd w:id="78"/>
    </w:p>
    <w:p w:rsidR="00E850AE" w:rsidRPr="00E850AE" w:rsidRDefault="00E850AE" w:rsidP="00E850AE">
      <w:pPr>
        <w:bidi w:val="0"/>
        <w:spacing w:beforeAutospacing="1" w:after="0" w:afterAutospacing="1" w:line="240" w:lineRule="auto"/>
        <w:outlineLvl w:val="1"/>
        <w:rPr>
          <w:rFonts w:ascii="IRANSans" w:eastAsia="Times New Roman" w:hAnsi="IRANSans" w:cs="B Nazanin"/>
          <w:spacing w:val="-2"/>
          <w:sz w:val="36"/>
          <w:szCs w:val="36"/>
        </w:rPr>
      </w:pPr>
      <w:proofErr w:type="spellStart"/>
      <w:proofErr w:type="gramStart"/>
      <w:r w:rsidRPr="00E850AE">
        <w:rPr>
          <w:rFonts w:ascii="IRANSans" w:eastAsia="Times New Roman" w:hAnsi="IRANSans" w:cs="B Nazanin"/>
          <w:spacing w:val="-2"/>
          <w:sz w:val="36"/>
          <w:szCs w:val="36"/>
        </w:rPr>
        <w:t>Config.dayPicker</w:t>
      </w:r>
      <w:proofErr w:type="spellEnd"/>
      <w:r w:rsidRPr="00E850AE">
        <w:rPr>
          <w:rFonts w:ascii="IRANSans" w:eastAsia="Times New Roman" w:hAnsi="IRANSans" w:cs="B Nazanin"/>
          <w:spacing w:val="-2"/>
          <w:sz w:val="36"/>
          <w:szCs w:val="36"/>
        </w:rPr>
        <w:t xml:space="preserve"> :</w:t>
      </w:r>
      <w:proofErr w:type="gramEnd"/>
      <w:r w:rsidRPr="00E850AE">
        <w:rPr>
          <w:rFonts w:ascii="IRANSans" w:eastAsia="Times New Roman" w:hAnsi="IRANSans" w:cs="B Nazanin"/>
          <w:spacing w:val="-2"/>
          <w:sz w:val="36"/>
          <w:szCs w:val="36"/>
        </w:rPr>
        <w:t> </w:t>
      </w:r>
      <w:r w:rsidRPr="00E850AE">
        <w:rPr>
          <w:rFonts w:ascii="Courier New" w:eastAsia="Times New Roman" w:hAnsi="Courier New" w:cs="Courier New"/>
          <w:color w:val="37474F"/>
          <w:spacing w:val="-2"/>
          <w:sz w:val="35"/>
        </w:rPr>
        <w:t>object</w:t>
      </w:r>
      <w:hyperlink r:id="rId262" w:anchor="configdaypicker-object" w:tooltip="Permanent link" w:history="1">
        <w:r w:rsidRPr="00E850AE">
          <w:rPr>
            <w:rFonts w:ascii="IRANSans" w:eastAsia="Times New Roman" w:hAnsi="IRANSans" w:cs="B Nazanin"/>
            <w:color w:val="0000FF"/>
            <w:spacing w:val="-2"/>
            <w:sz w:val="36"/>
            <w:szCs w:val="36"/>
            <w:u w:val="single"/>
          </w:rPr>
          <w:t>¶</w:t>
        </w:r>
      </w:hyperlink>
    </w:p>
    <w:p w:rsidR="00E850AE" w:rsidRPr="00E850AE" w:rsidRDefault="00E850AE" w:rsidP="00E850AE">
      <w:pPr>
        <w:bidi w:val="0"/>
        <w:spacing w:before="240" w:after="240" w:line="240" w:lineRule="auto"/>
        <w:rPr>
          <w:rFonts w:ascii="IRANSans" w:eastAsia="Times New Roman" w:hAnsi="IRANSans" w:cs="B Nazanin"/>
          <w:sz w:val="26"/>
          <w:szCs w:val="26"/>
        </w:rPr>
      </w:pPr>
      <w:proofErr w:type="spellStart"/>
      <w:proofErr w:type="gramStart"/>
      <w:r w:rsidRPr="00E850AE">
        <w:rPr>
          <w:rFonts w:ascii="IRANSans" w:eastAsia="Times New Roman" w:hAnsi="IRANSans" w:cs="B Nazanin"/>
          <w:sz w:val="26"/>
          <w:szCs w:val="26"/>
        </w:rPr>
        <w:t>dayPicker</w:t>
      </w:r>
      <w:proofErr w:type="spellEnd"/>
      <w:proofErr w:type="gramEnd"/>
      <w:r w:rsidRPr="00E850AE">
        <w:rPr>
          <w:rFonts w:ascii="IRANSans" w:eastAsia="Times New Roman" w:hAnsi="IRANSans" w:cs="B Nazanin"/>
          <w:sz w:val="26"/>
          <w:szCs w:val="26"/>
        </w:rPr>
        <w:t xml:space="preserve"> configuration</w:t>
      </w:r>
    </w:p>
    <w:p w:rsidR="00E850AE" w:rsidRPr="00E850AE" w:rsidRDefault="00E850AE" w:rsidP="00E850AE">
      <w:pPr>
        <w:bidi w:val="0"/>
        <w:spacing w:before="240" w:after="240" w:line="240" w:lineRule="auto"/>
        <w:rPr>
          <w:rFonts w:ascii="IRANSans" w:eastAsia="Times New Roman" w:hAnsi="IRANSans" w:cs="B Nazanin"/>
          <w:sz w:val="26"/>
          <w:szCs w:val="26"/>
        </w:rPr>
      </w:pPr>
      <w:r w:rsidRPr="00E850AE">
        <w:rPr>
          <w:rFonts w:ascii="IRANSans" w:eastAsia="Times New Roman" w:hAnsi="IRANSans" w:cs="B Nazanin"/>
          <w:b/>
          <w:bCs/>
          <w:sz w:val="26"/>
        </w:rPr>
        <w:t>Kind</w:t>
      </w:r>
      <w:r w:rsidRPr="00E850AE">
        <w:rPr>
          <w:rFonts w:ascii="IRANSans" w:eastAsia="Times New Roman" w:hAnsi="IRANSans" w:cs="B Nazanin"/>
          <w:sz w:val="26"/>
          <w:szCs w:val="26"/>
        </w:rPr>
        <w:t>: static property of </w:t>
      </w:r>
      <w:proofErr w:type="spellStart"/>
      <w:r w:rsidRPr="00E850AE">
        <w:rPr>
          <w:rFonts w:ascii="IRANSans" w:eastAsia="Times New Roman" w:hAnsi="IRANSans" w:cs="B Nazanin"/>
          <w:sz w:val="26"/>
          <w:szCs w:val="26"/>
        </w:rPr>
        <w:fldChar w:fldCharType="begin"/>
      </w:r>
      <w:r w:rsidRPr="00E850AE">
        <w:rPr>
          <w:rFonts w:ascii="IRANSans" w:eastAsia="Times New Roman" w:hAnsi="IRANSans" w:cs="B Nazanin"/>
          <w:sz w:val="26"/>
          <w:szCs w:val="26"/>
        </w:rPr>
        <w:instrText xml:space="preserve"> HYPERLINK "http://babakhani.github.io/PersianWebToolkit/doc/datepicker/options/" \l "Config" </w:instrText>
      </w:r>
      <w:r w:rsidRPr="00E850AE">
        <w:rPr>
          <w:rFonts w:ascii="IRANSans" w:eastAsia="Times New Roman" w:hAnsi="IRANSans" w:cs="B Nazanin"/>
          <w:sz w:val="26"/>
          <w:szCs w:val="26"/>
        </w:rPr>
        <w:fldChar w:fldCharType="separate"/>
      </w:r>
      <w:r w:rsidRPr="00E850AE">
        <w:rPr>
          <w:rFonts w:ascii="Courier New" w:eastAsia="Times New Roman" w:hAnsi="Courier New" w:cs="Courier New"/>
          <w:color w:val="EF5350"/>
        </w:rPr>
        <w:t>Config</w:t>
      </w:r>
      <w:proofErr w:type="spellEnd"/>
      <w:r w:rsidRPr="00E850AE">
        <w:rPr>
          <w:rFonts w:ascii="IRANSans" w:eastAsia="Times New Roman" w:hAnsi="IRANSans" w:cs="B Nazanin"/>
          <w:sz w:val="26"/>
          <w:szCs w:val="26"/>
        </w:rPr>
        <w:fldChar w:fldCharType="end"/>
      </w:r>
    </w:p>
    <w:p w:rsidR="00E850AE" w:rsidRPr="00E850AE" w:rsidRDefault="0076411C" w:rsidP="00E850AE">
      <w:pPr>
        <w:numPr>
          <w:ilvl w:val="0"/>
          <w:numId w:val="17"/>
        </w:numPr>
        <w:bidi w:val="0"/>
        <w:spacing w:beforeAutospacing="1" w:after="0" w:line="240" w:lineRule="auto"/>
        <w:ind w:left="450"/>
        <w:rPr>
          <w:rFonts w:ascii="IRANSans" w:eastAsia="Times New Roman" w:hAnsi="IRANSans" w:cs="B Nazanin"/>
          <w:sz w:val="26"/>
          <w:szCs w:val="26"/>
        </w:rPr>
      </w:pPr>
      <w:hyperlink r:id="rId263" w:anchor="Config.dayPicker" w:history="1"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.</w:t>
        </w:r>
        <w:proofErr w:type="spellStart"/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dayPicker</w:t>
        </w:r>
        <w:proofErr w:type="spellEnd"/>
      </w:hyperlink>
      <w:r w:rsidR="00E850AE" w:rsidRPr="00E850AE">
        <w:rPr>
          <w:rFonts w:ascii="IRANSans" w:eastAsia="Times New Roman" w:hAnsi="IRANSans" w:cs="B Nazanin"/>
          <w:sz w:val="26"/>
          <w:szCs w:val="26"/>
        </w:rPr>
        <w:t> : </w:t>
      </w:r>
      <w:r w:rsidR="00E850AE" w:rsidRPr="00E850AE">
        <w:rPr>
          <w:rFonts w:ascii="Courier New" w:eastAsia="Times New Roman" w:hAnsi="Courier New" w:cs="Courier New"/>
          <w:color w:val="37474F"/>
        </w:rPr>
        <w:t>object</w:t>
      </w:r>
    </w:p>
    <w:p w:rsidR="00E850AE" w:rsidRPr="00E850AE" w:rsidRDefault="0076411C" w:rsidP="00E850AE">
      <w:pPr>
        <w:numPr>
          <w:ilvl w:val="1"/>
          <w:numId w:val="17"/>
        </w:numPr>
        <w:bidi w:val="0"/>
        <w:spacing w:beforeAutospacing="1" w:after="0" w:line="240" w:lineRule="auto"/>
        <w:ind w:left="900"/>
        <w:rPr>
          <w:rFonts w:ascii="IRANSans" w:eastAsia="Times New Roman" w:hAnsi="IRANSans" w:cs="B Nazanin"/>
          <w:sz w:val="26"/>
          <w:szCs w:val="26"/>
        </w:rPr>
      </w:pPr>
      <w:hyperlink r:id="rId264" w:anchor="Config.dayPicker.enabled" w:history="1"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.enabled</w:t>
        </w:r>
      </w:hyperlink>
      <w:r w:rsidR="00E850AE" w:rsidRPr="00E850AE">
        <w:rPr>
          <w:rFonts w:ascii="IRANSans" w:eastAsia="Times New Roman" w:hAnsi="IRANSans" w:cs="B Nazanin"/>
          <w:sz w:val="26"/>
          <w:szCs w:val="26"/>
        </w:rPr>
        <w:t> : </w:t>
      </w:r>
      <w:proofErr w:type="spellStart"/>
      <w:r w:rsidR="00E850AE" w:rsidRPr="00E850AE">
        <w:rPr>
          <w:rFonts w:ascii="Courier New" w:eastAsia="Times New Roman" w:hAnsi="Courier New" w:cs="Courier New"/>
          <w:color w:val="37474F"/>
        </w:rPr>
        <w:t>boolean</w:t>
      </w:r>
      <w:proofErr w:type="spellEnd"/>
    </w:p>
    <w:p w:rsidR="00E850AE" w:rsidRPr="00E850AE" w:rsidRDefault="0076411C" w:rsidP="00E850AE">
      <w:pPr>
        <w:numPr>
          <w:ilvl w:val="1"/>
          <w:numId w:val="17"/>
        </w:numPr>
        <w:bidi w:val="0"/>
        <w:spacing w:beforeAutospacing="1" w:after="0" w:line="240" w:lineRule="auto"/>
        <w:ind w:left="900"/>
        <w:rPr>
          <w:rFonts w:ascii="IRANSans" w:eastAsia="Times New Roman" w:hAnsi="IRANSans" w:cs="B Nazanin"/>
          <w:sz w:val="26"/>
          <w:szCs w:val="26"/>
        </w:rPr>
      </w:pPr>
      <w:hyperlink r:id="rId265" w:anchor="Config.dayPicker.titleFormat" w:history="1"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.</w:t>
        </w:r>
        <w:proofErr w:type="spellStart"/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titleFormat</w:t>
        </w:r>
        <w:proofErr w:type="spellEnd"/>
      </w:hyperlink>
      <w:r w:rsidR="00E850AE" w:rsidRPr="00E850AE">
        <w:rPr>
          <w:rFonts w:ascii="IRANSans" w:eastAsia="Times New Roman" w:hAnsi="IRANSans" w:cs="B Nazanin"/>
          <w:sz w:val="26"/>
          <w:szCs w:val="26"/>
        </w:rPr>
        <w:t> : </w:t>
      </w:r>
      <w:r w:rsidR="00E850AE" w:rsidRPr="00E850AE">
        <w:rPr>
          <w:rFonts w:ascii="Courier New" w:eastAsia="Times New Roman" w:hAnsi="Courier New" w:cs="Courier New"/>
          <w:color w:val="37474F"/>
        </w:rPr>
        <w:t>string</w:t>
      </w:r>
    </w:p>
    <w:p w:rsidR="00E850AE" w:rsidRPr="00E850AE" w:rsidRDefault="0076411C" w:rsidP="00E850AE">
      <w:pPr>
        <w:numPr>
          <w:ilvl w:val="1"/>
          <w:numId w:val="17"/>
        </w:numPr>
        <w:bidi w:val="0"/>
        <w:spacing w:beforeAutospacing="1" w:after="0" w:line="240" w:lineRule="auto"/>
        <w:ind w:left="900"/>
        <w:rPr>
          <w:rFonts w:ascii="IRANSans" w:eastAsia="Times New Roman" w:hAnsi="IRANSans" w:cs="B Nazanin"/>
          <w:sz w:val="26"/>
          <w:szCs w:val="26"/>
        </w:rPr>
      </w:pPr>
      <w:hyperlink r:id="rId266" w:anchor="Config.dayPicker.titleFormatter" w:history="1"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.</w:t>
        </w:r>
        <w:proofErr w:type="spellStart"/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titleFormatter</w:t>
        </w:r>
        <w:proofErr w:type="spellEnd"/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(year, month)</w:t>
        </w:r>
      </w:hyperlink>
      <w:r w:rsidR="00E850AE" w:rsidRPr="00E850AE">
        <w:rPr>
          <w:rFonts w:ascii="IRANSans" w:eastAsia="Times New Roman" w:hAnsi="IRANSans" w:cs="B Nazanin"/>
          <w:sz w:val="26"/>
          <w:szCs w:val="26"/>
        </w:rPr>
        <w:t> </w:t>
      </w:r>
      <w:r w:rsidR="00E850AE" w:rsidRPr="00E850AE">
        <w:rPr>
          <w:rFonts w:ascii="Cambria Math" w:eastAsia="Times New Roman" w:hAnsi="Cambria Math" w:cs="Cambria Math"/>
          <w:sz w:val="26"/>
          <w:szCs w:val="26"/>
        </w:rPr>
        <w:t>⇒</w:t>
      </w:r>
      <w:r w:rsidR="00E850AE" w:rsidRPr="00E850AE">
        <w:rPr>
          <w:rFonts w:ascii="Times New Roman" w:eastAsia="Times New Roman" w:hAnsi="Times New Roman" w:cs="Times New Roman"/>
          <w:sz w:val="26"/>
          <w:szCs w:val="26"/>
        </w:rPr>
        <w:t> </w:t>
      </w:r>
      <w:r w:rsidR="00E850AE" w:rsidRPr="00E850AE">
        <w:rPr>
          <w:rFonts w:ascii="Courier New" w:eastAsia="Times New Roman" w:hAnsi="Courier New" w:cs="Courier New"/>
          <w:color w:val="37474F"/>
        </w:rPr>
        <w:t>*</w:t>
      </w:r>
    </w:p>
    <w:p w:rsidR="00E850AE" w:rsidRPr="00E850AE" w:rsidRDefault="0076411C" w:rsidP="00E850AE">
      <w:pPr>
        <w:numPr>
          <w:ilvl w:val="1"/>
          <w:numId w:val="17"/>
        </w:numPr>
        <w:bidi w:val="0"/>
        <w:spacing w:before="100" w:beforeAutospacing="1" w:after="0" w:line="240" w:lineRule="auto"/>
        <w:ind w:left="900"/>
        <w:rPr>
          <w:rFonts w:ascii="IRANSans" w:eastAsia="Times New Roman" w:hAnsi="IRANSans" w:cs="B Nazanin"/>
          <w:sz w:val="26"/>
          <w:szCs w:val="26"/>
        </w:rPr>
      </w:pPr>
      <w:hyperlink r:id="rId267" w:anchor="Config.dayPicker.event_onSelect" w:history="1"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"</w:t>
        </w:r>
        <w:proofErr w:type="spellStart"/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onSelect</w:t>
        </w:r>
        <w:proofErr w:type="spellEnd"/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" (</w:t>
        </w:r>
        <w:proofErr w:type="spellStart"/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selectedDayUnix</w:t>
        </w:r>
        <w:proofErr w:type="spellEnd"/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)</w:t>
        </w:r>
      </w:hyperlink>
    </w:p>
    <w:p w:rsidR="00E850AE" w:rsidRPr="00E850AE" w:rsidRDefault="00E850AE" w:rsidP="00E850AE">
      <w:pPr>
        <w:pBdr>
          <w:left w:val="single" w:sz="36" w:space="8" w:color="EF5350"/>
        </w:pBdr>
        <w:bidi w:val="0"/>
        <w:spacing w:beforeAutospacing="1" w:after="0" w:afterAutospacing="1" w:line="240" w:lineRule="auto"/>
        <w:ind w:firstLine="150"/>
        <w:outlineLvl w:val="2"/>
        <w:rPr>
          <w:rFonts w:ascii="IRANSans" w:eastAsia="Times New Roman" w:hAnsi="IRANSans" w:cs="B Nazanin"/>
          <w:spacing w:val="-2"/>
          <w:sz w:val="27"/>
          <w:szCs w:val="27"/>
        </w:rPr>
      </w:pPr>
      <w:bookmarkStart w:id="79" w:name="Config.dayPicker.enabled"/>
      <w:bookmarkEnd w:id="79"/>
      <w:proofErr w:type="spellStart"/>
      <w:proofErr w:type="gramStart"/>
      <w:r w:rsidRPr="00E850AE">
        <w:rPr>
          <w:rFonts w:ascii="IRANSans" w:eastAsia="Times New Roman" w:hAnsi="IRANSans" w:cs="B Nazanin"/>
          <w:spacing w:val="-2"/>
          <w:sz w:val="27"/>
          <w:szCs w:val="27"/>
        </w:rPr>
        <w:t>dayPicker.enabled</w:t>
      </w:r>
      <w:proofErr w:type="spellEnd"/>
      <w:r w:rsidRPr="00E850AE">
        <w:rPr>
          <w:rFonts w:ascii="IRANSans" w:eastAsia="Times New Roman" w:hAnsi="IRANSans" w:cs="B Nazanin"/>
          <w:spacing w:val="-2"/>
          <w:sz w:val="27"/>
          <w:szCs w:val="27"/>
        </w:rPr>
        <w:t xml:space="preserve"> :</w:t>
      </w:r>
      <w:proofErr w:type="gramEnd"/>
      <w:r w:rsidRPr="00E850AE">
        <w:rPr>
          <w:rFonts w:ascii="IRANSans" w:eastAsia="Times New Roman" w:hAnsi="IRANSans" w:cs="B Nazanin"/>
          <w:spacing w:val="-2"/>
          <w:sz w:val="27"/>
          <w:szCs w:val="27"/>
        </w:rPr>
        <w:t> </w:t>
      </w:r>
      <w:proofErr w:type="spellStart"/>
      <w:r w:rsidRPr="00E850AE">
        <w:rPr>
          <w:rFonts w:ascii="Courier New" w:eastAsia="Times New Roman" w:hAnsi="Courier New" w:cs="Courier New"/>
          <w:color w:val="37474F"/>
          <w:spacing w:val="-2"/>
          <w:sz w:val="28"/>
        </w:rPr>
        <w:t>boolean</w:t>
      </w:r>
      <w:proofErr w:type="spellEnd"/>
      <w:r w:rsidRPr="00E850AE">
        <w:rPr>
          <w:rFonts w:ascii="IRANSans" w:eastAsia="Times New Roman" w:hAnsi="IRANSans" w:cs="B Nazanin"/>
          <w:spacing w:val="-2"/>
          <w:sz w:val="27"/>
          <w:szCs w:val="27"/>
        </w:rPr>
        <w:fldChar w:fldCharType="begin"/>
      </w:r>
      <w:r w:rsidRPr="00E850AE">
        <w:rPr>
          <w:rFonts w:ascii="IRANSans" w:eastAsia="Times New Roman" w:hAnsi="IRANSans" w:cs="B Nazanin"/>
          <w:spacing w:val="-2"/>
          <w:sz w:val="27"/>
          <w:szCs w:val="27"/>
        </w:rPr>
        <w:instrText xml:space="preserve"> HYPERLINK "http://babakhani.github.io/PersianWebToolkit/doc/datepicker/options/" \l "daypickerenabled-boolean" \o "Permanent link" </w:instrText>
      </w:r>
      <w:r w:rsidRPr="00E850AE">
        <w:rPr>
          <w:rFonts w:ascii="IRANSans" w:eastAsia="Times New Roman" w:hAnsi="IRANSans" w:cs="B Nazanin"/>
          <w:spacing w:val="-2"/>
          <w:sz w:val="27"/>
          <w:szCs w:val="27"/>
        </w:rPr>
        <w:fldChar w:fldCharType="separate"/>
      </w:r>
      <w:r w:rsidRPr="00E850AE">
        <w:rPr>
          <w:rFonts w:ascii="IRANSans" w:eastAsia="Times New Roman" w:hAnsi="IRANSans" w:cs="B Nazanin"/>
          <w:color w:val="0000FF"/>
          <w:spacing w:val="-2"/>
          <w:sz w:val="27"/>
          <w:szCs w:val="27"/>
          <w:u w:val="single"/>
        </w:rPr>
        <w:t>¶</w:t>
      </w:r>
      <w:r w:rsidRPr="00E850AE">
        <w:rPr>
          <w:rFonts w:ascii="IRANSans" w:eastAsia="Times New Roman" w:hAnsi="IRANSans" w:cs="B Nazanin"/>
          <w:spacing w:val="-2"/>
          <w:sz w:val="27"/>
          <w:szCs w:val="27"/>
        </w:rPr>
        <w:fldChar w:fldCharType="end"/>
      </w:r>
    </w:p>
    <w:p w:rsidR="00E850AE" w:rsidRPr="00E850AE" w:rsidRDefault="00E850AE" w:rsidP="00E850AE">
      <w:pPr>
        <w:bidi w:val="0"/>
        <w:spacing w:before="240" w:after="240" w:line="240" w:lineRule="auto"/>
        <w:rPr>
          <w:rFonts w:ascii="IRANSans" w:eastAsia="Times New Roman" w:hAnsi="IRANSans" w:cs="B Nazanin"/>
          <w:sz w:val="26"/>
          <w:szCs w:val="26"/>
        </w:rPr>
      </w:pPr>
      <w:proofErr w:type="gramStart"/>
      <w:r w:rsidRPr="00E850AE">
        <w:rPr>
          <w:rFonts w:ascii="IRANSans" w:eastAsia="Times New Roman" w:hAnsi="IRANSans" w:cs="B Nazanin"/>
          <w:sz w:val="26"/>
          <w:szCs w:val="26"/>
        </w:rPr>
        <w:lastRenderedPageBreak/>
        <w:t>make</w:t>
      </w:r>
      <w:proofErr w:type="gramEnd"/>
      <w:r w:rsidRPr="00E850AE">
        <w:rPr>
          <w:rFonts w:ascii="IRANSans" w:eastAsia="Times New Roman" w:hAnsi="IRANSans" w:cs="B Nazanin"/>
          <w:sz w:val="26"/>
          <w:szCs w:val="26"/>
        </w:rPr>
        <w:t xml:space="preserve"> </w:t>
      </w:r>
      <w:proofErr w:type="spellStart"/>
      <w:r w:rsidRPr="00E850AE">
        <w:rPr>
          <w:rFonts w:ascii="IRANSans" w:eastAsia="Times New Roman" w:hAnsi="IRANSans" w:cs="B Nazanin"/>
          <w:sz w:val="26"/>
          <w:szCs w:val="26"/>
        </w:rPr>
        <w:t>daypicker</w:t>
      </w:r>
      <w:proofErr w:type="spellEnd"/>
      <w:r w:rsidRPr="00E850AE">
        <w:rPr>
          <w:rFonts w:ascii="IRANSans" w:eastAsia="Times New Roman" w:hAnsi="IRANSans" w:cs="B Nazanin"/>
          <w:sz w:val="26"/>
          <w:szCs w:val="26"/>
        </w:rPr>
        <w:t xml:space="preserve"> enable or disable</w:t>
      </w:r>
    </w:p>
    <w:p w:rsidR="00E850AE" w:rsidRPr="00E850AE" w:rsidRDefault="00E850AE" w:rsidP="00E850AE">
      <w:pPr>
        <w:bidi w:val="0"/>
        <w:spacing w:after="0" w:line="240" w:lineRule="auto"/>
        <w:rPr>
          <w:rFonts w:ascii="IRANSans" w:eastAsia="Times New Roman" w:hAnsi="IRANSans" w:cs="B Nazanin"/>
          <w:sz w:val="26"/>
          <w:szCs w:val="26"/>
        </w:rPr>
      </w:pPr>
      <w:r w:rsidRPr="00E850AE">
        <w:rPr>
          <w:rFonts w:ascii="IRANSans" w:eastAsia="Times New Roman" w:hAnsi="IRANSans" w:cs="B Nazanin"/>
          <w:b/>
          <w:bCs/>
          <w:sz w:val="26"/>
        </w:rPr>
        <w:t>Kind</w:t>
      </w:r>
      <w:r w:rsidRPr="00E850AE">
        <w:rPr>
          <w:rFonts w:ascii="IRANSans" w:eastAsia="Times New Roman" w:hAnsi="IRANSans" w:cs="B Nazanin"/>
          <w:sz w:val="26"/>
          <w:szCs w:val="26"/>
        </w:rPr>
        <w:t>: static property of </w:t>
      </w:r>
      <w:proofErr w:type="spellStart"/>
      <w:r w:rsidRPr="00E850AE">
        <w:rPr>
          <w:rFonts w:ascii="IRANSans" w:eastAsia="Times New Roman" w:hAnsi="IRANSans" w:cs="B Nazanin"/>
          <w:sz w:val="26"/>
          <w:szCs w:val="26"/>
        </w:rPr>
        <w:fldChar w:fldCharType="begin"/>
      </w:r>
      <w:r w:rsidRPr="00E850AE">
        <w:rPr>
          <w:rFonts w:ascii="IRANSans" w:eastAsia="Times New Roman" w:hAnsi="IRANSans" w:cs="B Nazanin"/>
          <w:sz w:val="26"/>
          <w:szCs w:val="26"/>
        </w:rPr>
        <w:instrText xml:space="preserve"> HYPERLINK "http://babakhani.github.io/PersianWebToolkit/doc/datepicker/options/" \l "Config.dayPicker" </w:instrText>
      </w:r>
      <w:r w:rsidRPr="00E850AE">
        <w:rPr>
          <w:rFonts w:ascii="IRANSans" w:eastAsia="Times New Roman" w:hAnsi="IRANSans" w:cs="B Nazanin"/>
          <w:sz w:val="26"/>
          <w:szCs w:val="26"/>
        </w:rPr>
        <w:fldChar w:fldCharType="separate"/>
      </w:r>
      <w:r w:rsidRPr="00E850AE">
        <w:rPr>
          <w:rFonts w:ascii="Courier New" w:eastAsia="Times New Roman" w:hAnsi="Courier New" w:cs="Courier New"/>
          <w:color w:val="EF5350"/>
        </w:rPr>
        <w:t>dayPicker</w:t>
      </w:r>
      <w:proofErr w:type="spellEnd"/>
      <w:r w:rsidRPr="00E850AE">
        <w:rPr>
          <w:rFonts w:ascii="IRANSans" w:eastAsia="Times New Roman" w:hAnsi="IRANSans" w:cs="B Nazanin"/>
          <w:sz w:val="26"/>
          <w:szCs w:val="26"/>
        </w:rPr>
        <w:fldChar w:fldCharType="end"/>
      </w:r>
      <w:r w:rsidRPr="00E850AE">
        <w:rPr>
          <w:rFonts w:ascii="IRANSans" w:eastAsia="Times New Roman" w:hAnsi="IRANSans" w:cs="B Nazanin"/>
          <w:sz w:val="26"/>
          <w:szCs w:val="26"/>
        </w:rPr>
        <w:br/>
      </w:r>
      <w:r w:rsidRPr="00E850AE">
        <w:rPr>
          <w:rFonts w:ascii="IRANSans" w:eastAsia="Times New Roman" w:hAnsi="IRANSans" w:cs="B Nazanin"/>
          <w:b/>
          <w:bCs/>
          <w:sz w:val="26"/>
        </w:rPr>
        <w:t>Default</w:t>
      </w:r>
      <w:r w:rsidRPr="00E850AE">
        <w:rPr>
          <w:rFonts w:ascii="IRANSans" w:eastAsia="Times New Roman" w:hAnsi="IRANSans" w:cs="B Nazanin"/>
          <w:sz w:val="26"/>
          <w:szCs w:val="26"/>
        </w:rPr>
        <w:t>: </w:t>
      </w:r>
      <w:r w:rsidRPr="00E850AE">
        <w:rPr>
          <w:rFonts w:ascii="Courier New" w:eastAsia="Times New Roman" w:hAnsi="Courier New" w:cs="Courier New"/>
          <w:color w:val="37474F"/>
        </w:rPr>
        <w:t>true</w:t>
      </w:r>
      <w:r w:rsidRPr="00E850AE">
        <w:rPr>
          <w:rFonts w:ascii="IRANSans" w:eastAsia="Times New Roman" w:hAnsi="IRANSans" w:cs="B Nazanin"/>
          <w:sz w:val="26"/>
          <w:szCs w:val="26"/>
        </w:rPr>
        <w:br/>
      </w:r>
      <w:bookmarkStart w:id="80" w:name="Config.dayPicker.titleFormat"/>
      <w:bookmarkEnd w:id="80"/>
    </w:p>
    <w:p w:rsidR="00E850AE" w:rsidRPr="00E850AE" w:rsidRDefault="00E850AE" w:rsidP="00E850AE">
      <w:pPr>
        <w:pBdr>
          <w:left w:val="single" w:sz="36" w:space="8" w:color="EF5350"/>
        </w:pBdr>
        <w:bidi w:val="0"/>
        <w:spacing w:beforeAutospacing="1" w:after="0" w:afterAutospacing="1" w:line="240" w:lineRule="auto"/>
        <w:ind w:firstLine="150"/>
        <w:outlineLvl w:val="2"/>
        <w:rPr>
          <w:rFonts w:ascii="IRANSans" w:eastAsia="Times New Roman" w:hAnsi="IRANSans" w:cs="B Nazanin"/>
          <w:spacing w:val="-2"/>
          <w:sz w:val="27"/>
          <w:szCs w:val="27"/>
        </w:rPr>
      </w:pPr>
      <w:proofErr w:type="spellStart"/>
      <w:proofErr w:type="gramStart"/>
      <w:r w:rsidRPr="00E850AE">
        <w:rPr>
          <w:rFonts w:ascii="IRANSans" w:eastAsia="Times New Roman" w:hAnsi="IRANSans" w:cs="B Nazanin"/>
          <w:spacing w:val="-2"/>
          <w:sz w:val="27"/>
          <w:szCs w:val="27"/>
        </w:rPr>
        <w:t>dayPicker.titleFormat</w:t>
      </w:r>
      <w:proofErr w:type="spellEnd"/>
      <w:r w:rsidRPr="00E850AE">
        <w:rPr>
          <w:rFonts w:ascii="IRANSans" w:eastAsia="Times New Roman" w:hAnsi="IRANSans" w:cs="B Nazanin"/>
          <w:spacing w:val="-2"/>
          <w:sz w:val="27"/>
          <w:szCs w:val="27"/>
        </w:rPr>
        <w:t xml:space="preserve"> :</w:t>
      </w:r>
      <w:proofErr w:type="gramEnd"/>
      <w:r w:rsidRPr="00E850AE">
        <w:rPr>
          <w:rFonts w:ascii="IRANSans" w:eastAsia="Times New Roman" w:hAnsi="IRANSans" w:cs="B Nazanin"/>
          <w:spacing w:val="-2"/>
          <w:sz w:val="27"/>
          <w:szCs w:val="27"/>
        </w:rPr>
        <w:t> </w:t>
      </w:r>
      <w:r w:rsidRPr="00E850AE">
        <w:rPr>
          <w:rFonts w:ascii="Courier New" w:eastAsia="Times New Roman" w:hAnsi="Courier New" w:cs="Courier New"/>
          <w:color w:val="37474F"/>
          <w:spacing w:val="-2"/>
          <w:sz w:val="28"/>
        </w:rPr>
        <w:t>string</w:t>
      </w:r>
      <w:hyperlink r:id="rId268" w:anchor="daypickertitleformat-string" w:tooltip="Permanent link" w:history="1">
        <w:r w:rsidRPr="00E850AE">
          <w:rPr>
            <w:rFonts w:ascii="IRANSans" w:eastAsia="Times New Roman" w:hAnsi="IRANSans" w:cs="B Nazanin"/>
            <w:color w:val="0000FF"/>
            <w:spacing w:val="-2"/>
            <w:sz w:val="27"/>
            <w:szCs w:val="27"/>
            <w:u w:val="single"/>
          </w:rPr>
          <w:t>¶</w:t>
        </w:r>
      </w:hyperlink>
    </w:p>
    <w:p w:rsidR="00E850AE" w:rsidRPr="00E850AE" w:rsidRDefault="00E850AE" w:rsidP="00E850AE">
      <w:pPr>
        <w:bidi w:val="0"/>
        <w:spacing w:before="240" w:after="240" w:line="240" w:lineRule="auto"/>
        <w:rPr>
          <w:rFonts w:ascii="IRANSans" w:eastAsia="Times New Roman" w:hAnsi="IRANSans" w:cs="B Nazanin"/>
          <w:sz w:val="26"/>
          <w:szCs w:val="26"/>
        </w:rPr>
      </w:pPr>
      <w:proofErr w:type="spellStart"/>
      <w:proofErr w:type="gramStart"/>
      <w:r w:rsidRPr="00E850AE">
        <w:rPr>
          <w:rFonts w:ascii="IRANSans" w:eastAsia="Times New Roman" w:hAnsi="IRANSans" w:cs="B Nazanin"/>
          <w:sz w:val="26"/>
          <w:szCs w:val="26"/>
        </w:rPr>
        <w:t>daypicker</w:t>
      </w:r>
      <w:proofErr w:type="spellEnd"/>
      <w:proofErr w:type="gramEnd"/>
      <w:r w:rsidRPr="00E850AE">
        <w:rPr>
          <w:rFonts w:ascii="IRANSans" w:eastAsia="Times New Roman" w:hAnsi="IRANSans" w:cs="B Nazanin"/>
          <w:sz w:val="26"/>
          <w:szCs w:val="26"/>
        </w:rPr>
        <w:t xml:space="preserve"> title format string</w:t>
      </w:r>
    </w:p>
    <w:p w:rsidR="00E850AE" w:rsidRPr="00E850AE" w:rsidRDefault="00E850AE" w:rsidP="00E850AE">
      <w:pPr>
        <w:bidi w:val="0"/>
        <w:spacing w:after="0" w:line="240" w:lineRule="auto"/>
        <w:rPr>
          <w:rFonts w:ascii="IRANSans" w:eastAsia="Times New Roman" w:hAnsi="IRANSans" w:cs="B Nazanin"/>
          <w:sz w:val="26"/>
          <w:szCs w:val="26"/>
        </w:rPr>
      </w:pPr>
      <w:r w:rsidRPr="00E850AE">
        <w:rPr>
          <w:rFonts w:ascii="IRANSans" w:eastAsia="Times New Roman" w:hAnsi="IRANSans" w:cs="B Nazanin"/>
          <w:b/>
          <w:bCs/>
          <w:sz w:val="26"/>
        </w:rPr>
        <w:t>Kind</w:t>
      </w:r>
      <w:r w:rsidRPr="00E850AE">
        <w:rPr>
          <w:rFonts w:ascii="IRANSans" w:eastAsia="Times New Roman" w:hAnsi="IRANSans" w:cs="B Nazanin"/>
          <w:sz w:val="26"/>
          <w:szCs w:val="26"/>
        </w:rPr>
        <w:t>: static property of </w:t>
      </w:r>
      <w:hyperlink r:id="rId269" w:anchor="Config.dayPicker" w:history="1">
        <w:r w:rsidRPr="00E850AE">
          <w:rPr>
            <w:rFonts w:ascii="Courier New" w:eastAsia="Times New Roman" w:hAnsi="Courier New" w:cs="Courier New"/>
            <w:color w:val="EF5350"/>
          </w:rPr>
          <w:t>dayPicker</w:t>
        </w:r>
      </w:hyperlink>
      <w:r w:rsidRPr="00E850AE">
        <w:rPr>
          <w:rFonts w:ascii="IRANSans" w:eastAsia="Times New Roman" w:hAnsi="IRANSans" w:cs="B Nazanin"/>
          <w:sz w:val="26"/>
          <w:szCs w:val="26"/>
        </w:rPr>
        <w:br/>
      </w:r>
      <w:r w:rsidRPr="00E850AE">
        <w:rPr>
          <w:rFonts w:ascii="IRANSans" w:eastAsia="Times New Roman" w:hAnsi="IRANSans" w:cs="B Nazanin"/>
          <w:b/>
          <w:bCs/>
          <w:sz w:val="26"/>
        </w:rPr>
        <w:t>Default</w:t>
      </w:r>
      <w:r w:rsidRPr="00E850AE">
        <w:rPr>
          <w:rFonts w:ascii="IRANSans" w:eastAsia="Times New Roman" w:hAnsi="IRANSans" w:cs="B Nazanin"/>
          <w:sz w:val="26"/>
          <w:szCs w:val="26"/>
        </w:rPr>
        <w:t>: </w:t>
      </w:r>
      <w:r w:rsidRPr="00E850AE">
        <w:rPr>
          <w:rFonts w:ascii="Courier New" w:eastAsia="Times New Roman" w:hAnsi="Courier New" w:cs="Courier New"/>
          <w:color w:val="37474F"/>
        </w:rPr>
        <w:t>"'YYYY MMMM'"</w:t>
      </w:r>
      <w:r w:rsidRPr="00E850AE">
        <w:rPr>
          <w:rFonts w:ascii="IRANSans" w:eastAsia="Times New Roman" w:hAnsi="IRANSans" w:cs="B Nazanin"/>
          <w:sz w:val="26"/>
          <w:szCs w:val="26"/>
        </w:rPr>
        <w:br/>
      </w:r>
      <w:r w:rsidRPr="00E850AE">
        <w:rPr>
          <w:rFonts w:ascii="IRANSans" w:eastAsia="Times New Roman" w:hAnsi="IRANSans" w:cs="B Nazanin"/>
          <w:b/>
          <w:bCs/>
          <w:sz w:val="26"/>
        </w:rPr>
        <w:t>Link</w:t>
      </w:r>
      <w:r w:rsidRPr="00E850AE">
        <w:rPr>
          <w:rFonts w:ascii="IRANSans" w:eastAsia="Times New Roman" w:hAnsi="IRANSans" w:cs="B Nazanin"/>
          <w:sz w:val="26"/>
          <w:szCs w:val="26"/>
        </w:rPr>
        <w:t>: http://babakhani.github.io/PersianWebToolkit/doc/persian-date/#format</w:t>
      </w:r>
      <w:r w:rsidRPr="00E850AE">
        <w:rPr>
          <w:rFonts w:ascii="IRANSans" w:eastAsia="Times New Roman" w:hAnsi="IRANSans" w:cs="B Nazanin"/>
          <w:sz w:val="26"/>
          <w:szCs w:val="26"/>
        </w:rPr>
        <w:br/>
      </w:r>
      <w:bookmarkStart w:id="81" w:name="Config.dayPicker.titleFormatter"/>
      <w:bookmarkEnd w:id="81"/>
    </w:p>
    <w:p w:rsidR="00E850AE" w:rsidRPr="00E850AE" w:rsidRDefault="00E850AE" w:rsidP="00E850AE">
      <w:pPr>
        <w:pBdr>
          <w:left w:val="single" w:sz="36" w:space="8" w:color="EF5350"/>
        </w:pBdr>
        <w:bidi w:val="0"/>
        <w:spacing w:beforeAutospacing="1" w:after="0" w:afterAutospacing="1" w:line="240" w:lineRule="auto"/>
        <w:ind w:firstLine="150"/>
        <w:outlineLvl w:val="2"/>
        <w:rPr>
          <w:rFonts w:ascii="IRANSans" w:eastAsia="Times New Roman" w:hAnsi="IRANSans" w:cs="B Nazanin"/>
          <w:spacing w:val="-2"/>
          <w:sz w:val="27"/>
          <w:szCs w:val="27"/>
        </w:rPr>
      </w:pPr>
      <w:proofErr w:type="spellStart"/>
      <w:proofErr w:type="gramStart"/>
      <w:r w:rsidRPr="00E850AE">
        <w:rPr>
          <w:rFonts w:ascii="IRANSans" w:eastAsia="Times New Roman" w:hAnsi="IRANSans" w:cs="B Nazanin"/>
          <w:spacing w:val="-2"/>
          <w:sz w:val="27"/>
          <w:szCs w:val="27"/>
        </w:rPr>
        <w:t>dayPicker.titleFormatter</w:t>
      </w:r>
      <w:proofErr w:type="spellEnd"/>
      <w:r w:rsidRPr="00E850AE">
        <w:rPr>
          <w:rFonts w:ascii="IRANSans" w:eastAsia="Times New Roman" w:hAnsi="IRANSans" w:cs="B Nazanin"/>
          <w:spacing w:val="-2"/>
          <w:sz w:val="27"/>
          <w:szCs w:val="27"/>
        </w:rPr>
        <w:t>(</w:t>
      </w:r>
      <w:proofErr w:type="gramEnd"/>
      <w:r w:rsidRPr="00E850AE">
        <w:rPr>
          <w:rFonts w:ascii="IRANSans" w:eastAsia="Times New Roman" w:hAnsi="IRANSans" w:cs="B Nazanin"/>
          <w:spacing w:val="-2"/>
          <w:sz w:val="27"/>
          <w:szCs w:val="27"/>
        </w:rPr>
        <w:t xml:space="preserve">year, month) </w:t>
      </w:r>
      <w:r w:rsidRPr="00E850AE">
        <w:rPr>
          <w:rFonts w:ascii="Cambria Math" w:eastAsia="Times New Roman" w:hAnsi="Cambria Math" w:cs="Cambria Math"/>
          <w:spacing w:val="-2"/>
          <w:sz w:val="27"/>
          <w:szCs w:val="27"/>
        </w:rPr>
        <w:t>⇒</w:t>
      </w:r>
      <w:r w:rsidRPr="00E850AE">
        <w:rPr>
          <w:rFonts w:ascii="Times New Roman" w:eastAsia="Times New Roman" w:hAnsi="Times New Roman" w:cs="Times New Roman"/>
          <w:spacing w:val="-2"/>
          <w:sz w:val="27"/>
          <w:szCs w:val="27"/>
        </w:rPr>
        <w:t> </w:t>
      </w:r>
      <w:r w:rsidRPr="00E850AE">
        <w:rPr>
          <w:rFonts w:ascii="Courier New" w:eastAsia="Times New Roman" w:hAnsi="Courier New" w:cs="Courier New"/>
          <w:color w:val="37474F"/>
          <w:spacing w:val="-2"/>
          <w:sz w:val="28"/>
        </w:rPr>
        <w:t>*</w:t>
      </w:r>
      <w:hyperlink r:id="rId270" w:anchor="daypickertitleformatteryear-month-42" w:tooltip="Permanent link" w:history="1">
        <w:r w:rsidRPr="00E850AE">
          <w:rPr>
            <w:rFonts w:ascii="IRANSans" w:eastAsia="Times New Roman" w:hAnsi="IRANSans" w:cs="B Nazanin"/>
            <w:color w:val="0000FF"/>
            <w:spacing w:val="-2"/>
            <w:sz w:val="27"/>
            <w:szCs w:val="27"/>
            <w:u w:val="single"/>
          </w:rPr>
          <w:t>¶</w:t>
        </w:r>
      </w:hyperlink>
    </w:p>
    <w:p w:rsidR="00E850AE" w:rsidRPr="00E850AE" w:rsidRDefault="00E850AE" w:rsidP="00E850AE">
      <w:pPr>
        <w:bidi w:val="0"/>
        <w:spacing w:before="240" w:after="240" w:line="240" w:lineRule="auto"/>
        <w:rPr>
          <w:rFonts w:ascii="IRANSans" w:eastAsia="Times New Roman" w:hAnsi="IRANSans" w:cs="B Nazanin"/>
          <w:sz w:val="26"/>
          <w:szCs w:val="26"/>
        </w:rPr>
      </w:pPr>
      <w:proofErr w:type="spellStart"/>
      <w:proofErr w:type="gramStart"/>
      <w:r w:rsidRPr="00E850AE">
        <w:rPr>
          <w:rFonts w:ascii="IRANSans" w:eastAsia="Times New Roman" w:hAnsi="IRANSans" w:cs="B Nazanin"/>
          <w:sz w:val="26"/>
          <w:szCs w:val="26"/>
        </w:rPr>
        <w:t>daypicker</w:t>
      </w:r>
      <w:proofErr w:type="spellEnd"/>
      <w:proofErr w:type="gramEnd"/>
      <w:r w:rsidRPr="00E850AE">
        <w:rPr>
          <w:rFonts w:ascii="IRANSans" w:eastAsia="Times New Roman" w:hAnsi="IRANSans" w:cs="B Nazanin"/>
          <w:sz w:val="26"/>
          <w:szCs w:val="26"/>
        </w:rPr>
        <w:t xml:space="preserve"> title formatter function</w:t>
      </w:r>
    </w:p>
    <w:p w:rsidR="00E850AE" w:rsidRPr="00E850AE" w:rsidRDefault="00E850AE" w:rsidP="00E850AE">
      <w:pPr>
        <w:bidi w:val="0"/>
        <w:spacing w:before="240" w:after="240" w:line="240" w:lineRule="auto"/>
        <w:rPr>
          <w:rFonts w:ascii="IRANSans" w:eastAsia="Times New Roman" w:hAnsi="IRANSans" w:cs="B Nazanin"/>
          <w:sz w:val="26"/>
          <w:szCs w:val="26"/>
        </w:rPr>
      </w:pPr>
      <w:r w:rsidRPr="00E850AE">
        <w:rPr>
          <w:rFonts w:ascii="IRANSans" w:eastAsia="Times New Roman" w:hAnsi="IRANSans" w:cs="B Nazanin"/>
          <w:b/>
          <w:bCs/>
          <w:sz w:val="26"/>
        </w:rPr>
        <w:t>Kind</w:t>
      </w:r>
      <w:r w:rsidRPr="00E850AE">
        <w:rPr>
          <w:rFonts w:ascii="IRANSans" w:eastAsia="Times New Roman" w:hAnsi="IRANSans" w:cs="B Nazanin"/>
          <w:sz w:val="26"/>
          <w:szCs w:val="26"/>
        </w:rPr>
        <w:t>: static method of </w:t>
      </w:r>
      <w:proofErr w:type="spellStart"/>
      <w:r w:rsidRPr="00E850AE">
        <w:rPr>
          <w:rFonts w:ascii="IRANSans" w:eastAsia="Times New Roman" w:hAnsi="IRANSans" w:cs="B Nazanin"/>
          <w:sz w:val="26"/>
          <w:szCs w:val="26"/>
        </w:rPr>
        <w:fldChar w:fldCharType="begin"/>
      </w:r>
      <w:r w:rsidRPr="00E850AE">
        <w:rPr>
          <w:rFonts w:ascii="IRANSans" w:eastAsia="Times New Roman" w:hAnsi="IRANSans" w:cs="B Nazanin"/>
          <w:sz w:val="26"/>
          <w:szCs w:val="26"/>
        </w:rPr>
        <w:instrText xml:space="preserve"> HYPERLINK "http://babakhani.github.io/PersianWebToolkit/doc/datepicker/options/" \l "Config.dayPicker" </w:instrText>
      </w:r>
      <w:r w:rsidRPr="00E850AE">
        <w:rPr>
          <w:rFonts w:ascii="IRANSans" w:eastAsia="Times New Roman" w:hAnsi="IRANSans" w:cs="B Nazanin"/>
          <w:sz w:val="26"/>
          <w:szCs w:val="26"/>
        </w:rPr>
        <w:fldChar w:fldCharType="separate"/>
      </w:r>
      <w:r w:rsidRPr="00E850AE">
        <w:rPr>
          <w:rFonts w:ascii="Courier New" w:eastAsia="Times New Roman" w:hAnsi="Courier New" w:cs="Courier New"/>
          <w:color w:val="EF5350"/>
        </w:rPr>
        <w:t>dayPicker</w:t>
      </w:r>
      <w:proofErr w:type="spellEnd"/>
      <w:r w:rsidRPr="00E850AE">
        <w:rPr>
          <w:rFonts w:ascii="IRANSans" w:eastAsia="Times New Roman" w:hAnsi="IRANSans" w:cs="B Nazanin"/>
          <w:sz w:val="26"/>
          <w:szCs w:val="26"/>
        </w:rPr>
        <w:fldChar w:fldCharType="end"/>
      </w:r>
    </w:p>
    <w:tbl>
      <w:tblPr>
        <w:tblW w:w="16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0"/>
      </w:tblGrid>
      <w:tr w:rsidR="00E850AE" w:rsidRPr="00E850AE" w:rsidTr="00E850AE">
        <w:trPr>
          <w:tblHeader/>
        </w:trPr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rPr>
                <w:rFonts w:ascii="IRANSans" w:eastAsia="Times New Roman" w:hAnsi="IRANSans" w:cs="B Nazanin"/>
                <w:color w:val="FFFFFF"/>
                <w:sz w:val="24"/>
                <w:szCs w:val="24"/>
              </w:rPr>
            </w:pPr>
            <w:proofErr w:type="spellStart"/>
            <w:r w:rsidRPr="00E850AE">
              <w:rPr>
                <w:rFonts w:ascii="IRANSans" w:eastAsia="Times New Roman" w:hAnsi="IRANSans" w:cs="B Nazanin"/>
                <w:color w:val="FFFFFF"/>
                <w:sz w:val="24"/>
                <w:szCs w:val="24"/>
              </w:rPr>
              <w:t>Param</w:t>
            </w:r>
            <w:proofErr w:type="spellEnd"/>
          </w:p>
        </w:tc>
      </w:tr>
      <w:tr w:rsidR="00E850AE" w:rsidRPr="00E850AE" w:rsidTr="00E850AE">
        <w:tc>
          <w:tcPr>
            <w:tcW w:w="0" w:type="auto"/>
            <w:tcBorders>
              <w:top w:val="nil"/>
            </w:tcBorders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rPr>
                <w:rFonts w:ascii="IRANSans" w:eastAsia="Times New Roman" w:hAnsi="IRANSans" w:cs="B Nazanin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year</w:t>
            </w:r>
          </w:p>
        </w:tc>
      </w:tr>
      <w:tr w:rsidR="00E850AE" w:rsidRPr="00E850AE" w:rsidTr="00E850AE"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rPr>
                <w:rFonts w:ascii="IRANSans" w:eastAsia="Times New Roman" w:hAnsi="IRANSans" w:cs="B Nazanin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month</w:t>
            </w:r>
          </w:p>
        </w:tc>
      </w:tr>
    </w:tbl>
    <w:p w:rsidR="00E850AE" w:rsidRPr="00E850AE" w:rsidRDefault="00E850AE" w:rsidP="00E850AE">
      <w:pPr>
        <w:pBdr>
          <w:left w:val="single" w:sz="36" w:space="8" w:color="EF5350"/>
        </w:pBdr>
        <w:bidi w:val="0"/>
        <w:spacing w:before="100" w:beforeAutospacing="1" w:after="100" w:afterAutospacing="1" w:line="240" w:lineRule="auto"/>
        <w:ind w:firstLine="150"/>
        <w:outlineLvl w:val="2"/>
        <w:rPr>
          <w:rFonts w:ascii="IRANSans" w:eastAsia="Times New Roman" w:hAnsi="IRANSans" w:cs="B Nazanin"/>
          <w:spacing w:val="-2"/>
          <w:sz w:val="27"/>
          <w:szCs w:val="27"/>
        </w:rPr>
      </w:pPr>
      <w:bookmarkStart w:id="82" w:name="Config.dayPicker.event_onSelect"/>
      <w:bookmarkEnd w:id="82"/>
      <w:r w:rsidRPr="00E850AE">
        <w:rPr>
          <w:rFonts w:ascii="IRANSans" w:eastAsia="Times New Roman" w:hAnsi="IRANSans" w:cs="B Nazanin"/>
          <w:spacing w:val="-2"/>
          <w:sz w:val="27"/>
          <w:szCs w:val="27"/>
        </w:rPr>
        <w:t>"</w:t>
      </w:r>
      <w:proofErr w:type="spellStart"/>
      <w:proofErr w:type="gramStart"/>
      <w:r w:rsidRPr="00E850AE">
        <w:rPr>
          <w:rFonts w:ascii="IRANSans" w:eastAsia="Times New Roman" w:hAnsi="IRANSans" w:cs="B Nazanin"/>
          <w:spacing w:val="-2"/>
          <w:sz w:val="27"/>
          <w:szCs w:val="27"/>
        </w:rPr>
        <w:t>onSelect</w:t>
      </w:r>
      <w:proofErr w:type="spellEnd"/>
      <w:proofErr w:type="gramEnd"/>
      <w:r w:rsidRPr="00E850AE">
        <w:rPr>
          <w:rFonts w:ascii="IRANSans" w:eastAsia="Times New Roman" w:hAnsi="IRANSans" w:cs="B Nazanin"/>
          <w:spacing w:val="-2"/>
          <w:sz w:val="27"/>
          <w:szCs w:val="27"/>
        </w:rPr>
        <w:t>" (</w:t>
      </w:r>
      <w:proofErr w:type="spellStart"/>
      <w:r w:rsidRPr="00E850AE">
        <w:rPr>
          <w:rFonts w:ascii="IRANSans" w:eastAsia="Times New Roman" w:hAnsi="IRANSans" w:cs="B Nazanin"/>
          <w:spacing w:val="-2"/>
          <w:sz w:val="27"/>
          <w:szCs w:val="27"/>
        </w:rPr>
        <w:t>selectedDayUnix</w:t>
      </w:r>
      <w:proofErr w:type="spellEnd"/>
      <w:r w:rsidRPr="00E850AE">
        <w:rPr>
          <w:rFonts w:ascii="IRANSans" w:eastAsia="Times New Roman" w:hAnsi="IRANSans" w:cs="B Nazanin"/>
          <w:spacing w:val="-2"/>
          <w:sz w:val="27"/>
          <w:szCs w:val="27"/>
        </w:rPr>
        <w:t>)</w:t>
      </w:r>
      <w:hyperlink r:id="rId271" w:anchor="onselect-selecteddayunix" w:tooltip="Permanent link" w:history="1">
        <w:r w:rsidRPr="00E850AE">
          <w:rPr>
            <w:rFonts w:ascii="IRANSans" w:eastAsia="Times New Roman" w:hAnsi="IRANSans" w:cs="B Nazanin"/>
            <w:color w:val="0000FF"/>
            <w:spacing w:val="-2"/>
            <w:sz w:val="27"/>
            <w:szCs w:val="27"/>
            <w:u w:val="single"/>
          </w:rPr>
          <w:t>¶</w:t>
        </w:r>
      </w:hyperlink>
    </w:p>
    <w:p w:rsidR="00E850AE" w:rsidRPr="00E850AE" w:rsidRDefault="00E850AE" w:rsidP="00E850AE">
      <w:pPr>
        <w:bidi w:val="0"/>
        <w:spacing w:before="240" w:after="240" w:line="240" w:lineRule="auto"/>
        <w:rPr>
          <w:rFonts w:ascii="IRANSans" w:eastAsia="Times New Roman" w:hAnsi="IRANSans" w:cs="B Nazanin"/>
          <w:sz w:val="26"/>
          <w:szCs w:val="26"/>
        </w:rPr>
      </w:pPr>
      <w:proofErr w:type="gramStart"/>
      <w:r w:rsidRPr="00E850AE">
        <w:rPr>
          <w:rFonts w:ascii="IRANSans" w:eastAsia="Times New Roman" w:hAnsi="IRANSans" w:cs="B Nazanin"/>
          <w:sz w:val="26"/>
          <w:szCs w:val="26"/>
        </w:rPr>
        <w:t>fired</w:t>
      </w:r>
      <w:proofErr w:type="gramEnd"/>
      <w:r w:rsidRPr="00E850AE">
        <w:rPr>
          <w:rFonts w:ascii="IRANSans" w:eastAsia="Times New Roman" w:hAnsi="IRANSans" w:cs="B Nazanin"/>
          <w:sz w:val="26"/>
          <w:szCs w:val="26"/>
        </w:rPr>
        <w:t xml:space="preserve"> when user select date</w:t>
      </w:r>
    </w:p>
    <w:p w:rsidR="00E850AE" w:rsidRPr="00E850AE" w:rsidRDefault="00E850AE" w:rsidP="00E850AE">
      <w:pPr>
        <w:bidi w:val="0"/>
        <w:spacing w:before="240" w:after="240" w:line="240" w:lineRule="auto"/>
        <w:rPr>
          <w:rFonts w:ascii="IRANSans" w:eastAsia="Times New Roman" w:hAnsi="IRANSans" w:cs="B Nazanin"/>
          <w:sz w:val="26"/>
          <w:szCs w:val="26"/>
        </w:rPr>
      </w:pPr>
      <w:r w:rsidRPr="00E850AE">
        <w:rPr>
          <w:rFonts w:ascii="IRANSans" w:eastAsia="Times New Roman" w:hAnsi="IRANSans" w:cs="B Nazanin"/>
          <w:b/>
          <w:bCs/>
          <w:sz w:val="26"/>
        </w:rPr>
        <w:t>Kind</w:t>
      </w:r>
      <w:r w:rsidRPr="00E850AE">
        <w:rPr>
          <w:rFonts w:ascii="IRANSans" w:eastAsia="Times New Roman" w:hAnsi="IRANSans" w:cs="B Nazanin"/>
          <w:sz w:val="26"/>
          <w:szCs w:val="26"/>
        </w:rPr>
        <w:t>: event emitted by </w:t>
      </w:r>
      <w:proofErr w:type="spellStart"/>
      <w:r w:rsidRPr="00E850AE">
        <w:rPr>
          <w:rFonts w:ascii="IRANSans" w:eastAsia="Times New Roman" w:hAnsi="IRANSans" w:cs="B Nazanin"/>
          <w:sz w:val="26"/>
          <w:szCs w:val="26"/>
        </w:rPr>
        <w:fldChar w:fldCharType="begin"/>
      </w:r>
      <w:r w:rsidRPr="00E850AE">
        <w:rPr>
          <w:rFonts w:ascii="IRANSans" w:eastAsia="Times New Roman" w:hAnsi="IRANSans" w:cs="B Nazanin"/>
          <w:sz w:val="26"/>
          <w:szCs w:val="26"/>
        </w:rPr>
        <w:instrText xml:space="preserve"> HYPERLINK "http://babakhani.github.io/PersianWebToolkit/doc/datepicker/options/" \l "Config.dayPicker" </w:instrText>
      </w:r>
      <w:r w:rsidRPr="00E850AE">
        <w:rPr>
          <w:rFonts w:ascii="IRANSans" w:eastAsia="Times New Roman" w:hAnsi="IRANSans" w:cs="B Nazanin"/>
          <w:sz w:val="26"/>
          <w:szCs w:val="26"/>
        </w:rPr>
        <w:fldChar w:fldCharType="separate"/>
      </w:r>
      <w:r w:rsidRPr="00E850AE">
        <w:rPr>
          <w:rFonts w:ascii="Courier New" w:eastAsia="Times New Roman" w:hAnsi="Courier New" w:cs="Courier New"/>
          <w:color w:val="EF5350"/>
        </w:rPr>
        <w:t>dayPicker</w:t>
      </w:r>
      <w:proofErr w:type="spellEnd"/>
      <w:r w:rsidRPr="00E850AE">
        <w:rPr>
          <w:rFonts w:ascii="IRANSans" w:eastAsia="Times New Roman" w:hAnsi="IRANSans" w:cs="B Nazanin"/>
          <w:sz w:val="26"/>
          <w:szCs w:val="26"/>
        </w:rPr>
        <w:fldChar w:fldCharType="end"/>
      </w:r>
    </w:p>
    <w:tbl>
      <w:tblPr>
        <w:tblW w:w="217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5"/>
      </w:tblGrid>
      <w:tr w:rsidR="00E850AE" w:rsidRPr="00E850AE" w:rsidTr="00E850AE">
        <w:trPr>
          <w:tblHeader/>
        </w:trPr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rPr>
                <w:rFonts w:ascii="IRANSans" w:eastAsia="Times New Roman" w:hAnsi="IRANSans" w:cs="B Nazanin"/>
                <w:color w:val="FFFFFF"/>
                <w:sz w:val="24"/>
                <w:szCs w:val="24"/>
              </w:rPr>
            </w:pPr>
            <w:proofErr w:type="spellStart"/>
            <w:r w:rsidRPr="00E850AE">
              <w:rPr>
                <w:rFonts w:ascii="IRANSans" w:eastAsia="Times New Roman" w:hAnsi="IRANSans" w:cs="B Nazanin"/>
                <w:color w:val="FFFFFF"/>
                <w:sz w:val="24"/>
                <w:szCs w:val="24"/>
              </w:rPr>
              <w:lastRenderedPageBreak/>
              <w:t>Param</w:t>
            </w:r>
            <w:proofErr w:type="spellEnd"/>
          </w:p>
        </w:tc>
      </w:tr>
      <w:tr w:rsidR="00E850AE" w:rsidRPr="00E850AE" w:rsidTr="00E850AE">
        <w:tc>
          <w:tcPr>
            <w:tcW w:w="0" w:type="auto"/>
            <w:tcBorders>
              <w:top w:val="nil"/>
            </w:tcBorders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rPr>
                <w:rFonts w:ascii="IRANSans" w:eastAsia="Times New Roman" w:hAnsi="IRANSans" w:cs="B Nazanin"/>
                <w:sz w:val="24"/>
                <w:szCs w:val="24"/>
              </w:rPr>
            </w:pPr>
            <w:proofErr w:type="spellStart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selectedDayUnix</w:t>
            </w:r>
            <w:proofErr w:type="spellEnd"/>
          </w:p>
        </w:tc>
      </w:tr>
    </w:tbl>
    <w:p w:rsidR="00E850AE" w:rsidRPr="00E850AE" w:rsidRDefault="00E850AE" w:rsidP="00E850AE">
      <w:pPr>
        <w:bidi w:val="0"/>
        <w:spacing w:beforeAutospacing="1" w:after="0" w:afterAutospacing="1" w:line="240" w:lineRule="auto"/>
        <w:outlineLvl w:val="1"/>
        <w:rPr>
          <w:rFonts w:ascii="IRANSans" w:eastAsia="Times New Roman" w:hAnsi="IRANSans" w:cs="B Nazanin"/>
          <w:spacing w:val="-2"/>
          <w:sz w:val="36"/>
          <w:szCs w:val="36"/>
        </w:rPr>
      </w:pPr>
      <w:bookmarkStart w:id="83" w:name="Config.monthPicker"/>
      <w:bookmarkEnd w:id="83"/>
      <w:proofErr w:type="spellStart"/>
      <w:proofErr w:type="gramStart"/>
      <w:r w:rsidRPr="00E850AE">
        <w:rPr>
          <w:rFonts w:ascii="IRANSans" w:eastAsia="Times New Roman" w:hAnsi="IRANSans" w:cs="B Nazanin"/>
          <w:spacing w:val="-2"/>
          <w:sz w:val="36"/>
          <w:szCs w:val="36"/>
        </w:rPr>
        <w:t>Config.monthPicker</w:t>
      </w:r>
      <w:proofErr w:type="spellEnd"/>
      <w:r w:rsidRPr="00E850AE">
        <w:rPr>
          <w:rFonts w:ascii="IRANSans" w:eastAsia="Times New Roman" w:hAnsi="IRANSans" w:cs="B Nazanin"/>
          <w:spacing w:val="-2"/>
          <w:sz w:val="36"/>
          <w:szCs w:val="36"/>
        </w:rPr>
        <w:t xml:space="preserve"> :</w:t>
      </w:r>
      <w:proofErr w:type="gramEnd"/>
      <w:r w:rsidRPr="00E850AE">
        <w:rPr>
          <w:rFonts w:ascii="IRANSans" w:eastAsia="Times New Roman" w:hAnsi="IRANSans" w:cs="B Nazanin"/>
          <w:spacing w:val="-2"/>
          <w:sz w:val="36"/>
          <w:szCs w:val="36"/>
        </w:rPr>
        <w:t> </w:t>
      </w:r>
      <w:r w:rsidRPr="00E850AE">
        <w:rPr>
          <w:rFonts w:ascii="Courier New" w:eastAsia="Times New Roman" w:hAnsi="Courier New" w:cs="Courier New"/>
          <w:color w:val="37474F"/>
          <w:spacing w:val="-2"/>
          <w:sz w:val="35"/>
        </w:rPr>
        <w:t>object</w:t>
      </w:r>
      <w:hyperlink r:id="rId272" w:anchor="configmonthpicker-object" w:tooltip="Permanent link" w:history="1">
        <w:r w:rsidRPr="00E850AE">
          <w:rPr>
            <w:rFonts w:ascii="IRANSans" w:eastAsia="Times New Roman" w:hAnsi="IRANSans" w:cs="B Nazanin"/>
            <w:color w:val="0000FF"/>
            <w:spacing w:val="-2"/>
            <w:sz w:val="36"/>
            <w:szCs w:val="36"/>
            <w:u w:val="single"/>
          </w:rPr>
          <w:t>¶</w:t>
        </w:r>
      </w:hyperlink>
    </w:p>
    <w:p w:rsidR="00E850AE" w:rsidRPr="00E850AE" w:rsidRDefault="00E850AE" w:rsidP="00E850AE">
      <w:pPr>
        <w:bidi w:val="0"/>
        <w:spacing w:before="240" w:after="240" w:line="240" w:lineRule="auto"/>
        <w:rPr>
          <w:rFonts w:ascii="IRANSans" w:eastAsia="Times New Roman" w:hAnsi="IRANSans" w:cs="B Nazanin"/>
          <w:sz w:val="26"/>
          <w:szCs w:val="26"/>
        </w:rPr>
      </w:pPr>
      <w:proofErr w:type="spellStart"/>
      <w:proofErr w:type="gramStart"/>
      <w:r w:rsidRPr="00E850AE">
        <w:rPr>
          <w:rFonts w:ascii="IRANSans" w:eastAsia="Times New Roman" w:hAnsi="IRANSans" w:cs="B Nazanin"/>
          <w:sz w:val="26"/>
          <w:szCs w:val="26"/>
        </w:rPr>
        <w:t>monthPicker</w:t>
      </w:r>
      <w:proofErr w:type="spellEnd"/>
      <w:proofErr w:type="gramEnd"/>
      <w:r w:rsidRPr="00E850AE">
        <w:rPr>
          <w:rFonts w:ascii="IRANSans" w:eastAsia="Times New Roman" w:hAnsi="IRANSans" w:cs="B Nazanin"/>
          <w:sz w:val="26"/>
          <w:szCs w:val="26"/>
        </w:rPr>
        <w:t xml:space="preserve"> configuration</w:t>
      </w:r>
    </w:p>
    <w:p w:rsidR="00E850AE" w:rsidRPr="00E850AE" w:rsidRDefault="00E850AE" w:rsidP="00E850AE">
      <w:pPr>
        <w:bidi w:val="0"/>
        <w:spacing w:before="240" w:after="240" w:line="240" w:lineRule="auto"/>
        <w:rPr>
          <w:rFonts w:ascii="IRANSans" w:eastAsia="Times New Roman" w:hAnsi="IRANSans" w:cs="B Nazanin"/>
          <w:sz w:val="26"/>
          <w:szCs w:val="26"/>
        </w:rPr>
      </w:pPr>
      <w:r w:rsidRPr="00E850AE">
        <w:rPr>
          <w:rFonts w:ascii="IRANSans" w:eastAsia="Times New Roman" w:hAnsi="IRANSans" w:cs="B Nazanin"/>
          <w:b/>
          <w:bCs/>
          <w:sz w:val="26"/>
        </w:rPr>
        <w:t>Kind</w:t>
      </w:r>
      <w:r w:rsidRPr="00E850AE">
        <w:rPr>
          <w:rFonts w:ascii="IRANSans" w:eastAsia="Times New Roman" w:hAnsi="IRANSans" w:cs="B Nazanin"/>
          <w:sz w:val="26"/>
          <w:szCs w:val="26"/>
        </w:rPr>
        <w:t>: static property of </w:t>
      </w:r>
      <w:proofErr w:type="spellStart"/>
      <w:r w:rsidRPr="00E850AE">
        <w:rPr>
          <w:rFonts w:ascii="IRANSans" w:eastAsia="Times New Roman" w:hAnsi="IRANSans" w:cs="B Nazanin"/>
          <w:sz w:val="26"/>
          <w:szCs w:val="26"/>
        </w:rPr>
        <w:fldChar w:fldCharType="begin"/>
      </w:r>
      <w:r w:rsidRPr="00E850AE">
        <w:rPr>
          <w:rFonts w:ascii="IRANSans" w:eastAsia="Times New Roman" w:hAnsi="IRANSans" w:cs="B Nazanin"/>
          <w:sz w:val="26"/>
          <w:szCs w:val="26"/>
        </w:rPr>
        <w:instrText xml:space="preserve"> HYPERLINK "http://babakhani.github.io/PersianWebToolkit/doc/datepicker/options/" \l "Config" </w:instrText>
      </w:r>
      <w:r w:rsidRPr="00E850AE">
        <w:rPr>
          <w:rFonts w:ascii="IRANSans" w:eastAsia="Times New Roman" w:hAnsi="IRANSans" w:cs="B Nazanin"/>
          <w:sz w:val="26"/>
          <w:szCs w:val="26"/>
        </w:rPr>
        <w:fldChar w:fldCharType="separate"/>
      </w:r>
      <w:r w:rsidRPr="00E850AE">
        <w:rPr>
          <w:rFonts w:ascii="Courier New" w:eastAsia="Times New Roman" w:hAnsi="Courier New" w:cs="Courier New"/>
          <w:color w:val="EF5350"/>
        </w:rPr>
        <w:t>Config</w:t>
      </w:r>
      <w:proofErr w:type="spellEnd"/>
      <w:r w:rsidRPr="00E850AE">
        <w:rPr>
          <w:rFonts w:ascii="IRANSans" w:eastAsia="Times New Roman" w:hAnsi="IRANSans" w:cs="B Nazanin"/>
          <w:sz w:val="26"/>
          <w:szCs w:val="26"/>
        </w:rPr>
        <w:fldChar w:fldCharType="end"/>
      </w:r>
    </w:p>
    <w:p w:rsidR="00E850AE" w:rsidRPr="00E850AE" w:rsidRDefault="0076411C" w:rsidP="00E850AE">
      <w:pPr>
        <w:numPr>
          <w:ilvl w:val="0"/>
          <w:numId w:val="18"/>
        </w:numPr>
        <w:bidi w:val="0"/>
        <w:spacing w:beforeAutospacing="1" w:after="0" w:line="240" w:lineRule="auto"/>
        <w:ind w:left="450"/>
        <w:rPr>
          <w:rFonts w:ascii="IRANSans" w:eastAsia="Times New Roman" w:hAnsi="IRANSans" w:cs="B Nazanin"/>
          <w:sz w:val="26"/>
          <w:szCs w:val="26"/>
        </w:rPr>
      </w:pPr>
      <w:hyperlink r:id="rId273" w:anchor="Config.monthPicker" w:history="1"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.</w:t>
        </w:r>
        <w:proofErr w:type="spellStart"/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monthPicker</w:t>
        </w:r>
        <w:proofErr w:type="spellEnd"/>
      </w:hyperlink>
      <w:r w:rsidR="00E850AE" w:rsidRPr="00E850AE">
        <w:rPr>
          <w:rFonts w:ascii="IRANSans" w:eastAsia="Times New Roman" w:hAnsi="IRANSans" w:cs="B Nazanin"/>
          <w:sz w:val="26"/>
          <w:szCs w:val="26"/>
        </w:rPr>
        <w:t> : </w:t>
      </w:r>
      <w:r w:rsidR="00E850AE" w:rsidRPr="00E850AE">
        <w:rPr>
          <w:rFonts w:ascii="Courier New" w:eastAsia="Times New Roman" w:hAnsi="Courier New" w:cs="Courier New"/>
          <w:color w:val="37474F"/>
        </w:rPr>
        <w:t>object</w:t>
      </w:r>
    </w:p>
    <w:p w:rsidR="00E850AE" w:rsidRPr="00E850AE" w:rsidRDefault="0076411C" w:rsidP="00E850AE">
      <w:pPr>
        <w:numPr>
          <w:ilvl w:val="1"/>
          <w:numId w:val="18"/>
        </w:numPr>
        <w:bidi w:val="0"/>
        <w:spacing w:beforeAutospacing="1" w:after="0" w:line="240" w:lineRule="auto"/>
        <w:ind w:left="900"/>
        <w:rPr>
          <w:rFonts w:ascii="IRANSans" w:eastAsia="Times New Roman" w:hAnsi="IRANSans" w:cs="B Nazanin"/>
          <w:sz w:val="26"/>
          <w:szCs w:val="26"/>
        </w:rPr>
      </w:pPr>
      <w:hyperlink r:id="rId274" w:anchor="Config.monthPicker.enabled" w:history="1"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.enabled</w:t>
        </w:r>
      </w:hyperlink>
      <w:r w:rsidR="00E850AE" w:rsidRPr="00E850AE">
        <w:rPr>
          <w:rFonts w:ascii="IRANSans" w:eastAsia="Times New Roman" w:hAnsi="IRANSans" w:cs="B Nazanin"/>
          <w:sz w:val="26"/>
          <w:szCs w:val="26"/>
        </w:rPr>
        <w:t> : </w:t>
      </w:r>
      <w:proofErr w:type="spellStart"/>
      <w:r w:rsidR="00E850AE" w:rsidRPr="00E850AE">
        <w:rPr>
          <w:rFonts w:ascii="Courier New" w:eastAsia="Times New Roman" w:hAnsi="Courier New" w:cs="Courier New"/>
          <w:color w:val="37474F"/>
        </w:rPr>
        <w:t>boolean</w:t>
      </w:r>
      <w:proofErr w:type="spellEnd"/>
    </w:p>
    <w:p w:rsidR="00E850AE" w:rsidRPr="00E850AE" w:rsidRDefault="0076411C" w:rsidP="00E850AE">
      <w:pPr>
        <w:numPr>
          <w:ilvl w:val="1"/>
          <w:numId w:val="18"/>
        </w:numPr>
        <w:bidi w:val="0"/>
        <w:spacing w:beforeAutospacing="1" w:after="0" w:line="240" w:lineRule="auto"/>
        <w:ind w:left="900"/>
        <w:rPr>
          <w:rFonts w:ascii="IRANSans" w:eastAsia="Times New Roman" w:hAnsi="IRANSans" w:cs="B Nazanin"/>
          <w:sz w:val="26"/>
          <w:szCs w:val="26"/>
        </w:rPr>
      </w:pPr>
      <w:hyperlink r:id="rId275" w:anchor="Config.monthPicker.titleFormat" w:history="1"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.</w:t>
        </w:r>
        <w:proofErr w:type="spellStart"/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titleFormat</w:t>
        </w:r>
        <w:proofErr w:type="spellEnd"/>
      </w:hyperlink>
      <w:r w:rsidR="00E850AE" w:rsidRPr="00E850AE">
        <w:rPr>
          <w:rFonts w:ascii="IRANSans" w:eastAsia="Times New Roman" w:hAnsi="IRANSans" w:cs="B Nazanin"/>
          <w:sz w:val="26"/>
          <w:szCs w:val="26"/>
        </w:rPr>
        <w:t> : </w:t>
      </w:r>
      <w:r w:rsidR="00E850AE" w:rsidRPr="00E850AE">
        <w:rPr>
          <w:rFonts w:ascii="Courier New" w:eastAsia="Times New Roman" w:hAnsi="Courier New" w:cs="Courier New"/>
          <w:color w:val="37474F"/>
        </w:rPr>
        <w:t>string</w:t>
      </w:r>
    </w:p>
    <w:p w:rsidR="00E850AE" w:rsidRPr="00E850AE" w:rsidRDefault="0076411C" w:rsidP="00E850AE">
      <w:pPr>
        <w:numPr>
          <w:ilvl w:val="1"/>
          <w:numId w:val="18"/>
        </w:numPr>
        <w:bidi w:val="0"/>
        <w:spacing w:beforeAutospacing="1" w:after="0" w:line="240" w:lineRule="auto"/>
        <w:ind w:left="900"/>
        <w:rPr>
          <w:rFonts w:ascii="IRANSans" w:eastAsia="Times New Roman" w:hAnsi="IRANSans" w:cs="B Nazanin"/>
          <w:sz w:val="26"/>
          <w:szCs w:val="26"/>
        </w:rPr>
      </w:pPr>
      <w:hyperlink r:id="rId276" w:anchor="Config.monthPicker.titleFormatter" w:history="1"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.</w:t>
        </w:r>
        <w:proofErr w:type="spellStart"/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titleFormatter</w:t>
        </w:r>
        <w:proofErr w:type="spellEnd"/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(</w:t>
        </w:r>
        <w:proofErr w:type="spellStart"/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unix</w:t>
        </w:r>
        <w:proofErr w:type="spellEnd"/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)</w:t>
        </w:r>
      </w:hyperlink>
      <w:r w:rsidR="00E850AE" w:rsidRPr="00E850AE">
        <w:rPr>
          <w:rFonts w:ascii="IRANSans" w:eastAsia="Times New Roman" w:hAnsi="IRANSans" w:cs="B Nazanin"/>
          <w:sz w:val="26"/>
          <w:szCs w:val="26"/>
        </w:rPr>
        <w:t> </w:t>
      </w:r>
      <w:r w:rsidR="00E850AE" w:rsidRPr="00E850AE">
        <w:rPr>
          <w:rFonts w:ascii="Cambria Math" w:eastAsia="Times New Roman" w:hAnsi="Cambria Math" w:cs="Cambria Math"/>
          <w:sz w:val="26"/>
          <w:szCs w:val="26"/>
        </w:rPr>
        <w:t>⇒</w:t>
      </w:r>
      <w:r w:rsidR="00E850AE" w:rsidRPr="00E850AE">
        <w:rPr>
          <w:rFonts w:ascii="Times New Roman" w:eastAsia="Times New Roman" w:hAnsi="Times New Roman" w:cs="Times New Roman"/>
          <w:sz w:val="26"/>
          <w:szCs w:val="26"/>
        </w:rPr>
        <w:t> </w:t>
      </w:r>
      <w:r w:rsidR="00E850AE" w:rsidRPr="00E850AE">
        <w:rPr>
          <w:rFonts w:ascii="Courier New" w:eastAsia="Times New Roman" w:hAnsi="Courier New" w:cs="Courier New"/>
          <w:color w:val="37474F"/>
        </w:rPr>
        <w:t>*</w:t>
      </w:r>
    </w:p>
    <w:p w:rsidR="00E850AE" w:rsidRPr="00E850AE" w:rsidRDefault="0076411C" w:rsidP="00E850AE">
      <w:pPr>
        <w:numPr>
          <w:ilvl w:val="1"/>
          <w:numId w:val="18"/>
        </w:numPr>
        <w:bidi w:val="0"/>
        <w:spacing w:before="100" w:beforeAutospacing="1" w:after="0" w:line="240" w:lineRule="auto"/>
        <w:ind w:left="900"/>
        <w:rPr>
          <w:rFonts w:ascii="IRANSans" w:eastAsia="Times New Roman" w:hAnsi="IRANSans" w:cs="B Nazanin"/>
          <w:sz w:val="26"/>
          <w:szCs w:val="26"/>
        </w:rPr>
      </w:pPr>
      <w:hyperlink r:id="rId277" w:anchor="Config.monthPicker.event_onSelect" w:history="1"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"</w:t>
        </w:r>
        <w:proofErr w:type="spellStart"/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onSelect</w:t>
        </w:r>
        <w:proofErr w:type="spellEnd"/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" (</w:t>
        </w:r>
        <w:proofErr w:type="spellStart"/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monthIndex</w:t>
        </w:r>
        <w:proofErr w:type="spellEnd"/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)</w:t>
        </w:r>
      </w:hyperlink>
    </w:p>
    <w:p w:rsidR="00E850AE" w:rsidRPr="00E850AE" w:rsidRDefault="00E850AE" w:rsidP="00E850AE">
      <w:pPr>
        <w:pBdr>
          <w:left w:val="single" w:sz="36" w:space="8" w:color="EF5350"/>
        </w:pBdr>
        <w:bidi w:val="0"/>
        <w:spacing w:beforeAutospacing="1" w:after="0" w:afterAutospacing="1" w:line="240" w:lineRule="auto"/>
        <w:ind w:firstLine="150"/>
        <w:outlineLvl w:val="2"/>
        <w:rPr>
          <w:rFonts w:ascii="IRANSans" w:eastAsia="Times New Roman" w:hAnsi="IRANSans" w:cs="B Nazanin"/>
          <w:spacing w:val="-2"/>
          <w:sz w:val="27"/>
          <w:szCs w:val="27"/>
        </w:rPr>
      </w:pPr>
      <w:bookmarkStart w:id="84" w:name="Config.monthPicker.enabled"/>
      <w:bookmarkEnd w:id="84"/>
      <w:proofErr w:type="spellStart"/>
      <w:proofErr w:type="gramStart"/>
      <w:r w:rsidRPr="00E850AE">
        <w:rPr>
          <w:rFonts w:ascii="IRANSans" w:eastAsia="Times New Roman" w:hAnsi="IRANSans" w:cs="B Nazanin"/>
          <w:spacing w:val="-2"/>
          <w:sz w:val="27"/>
          <w:szCs w:val="27"/>
        </w:rPr>
        <w:t>monthPicker.enabled</w:t>
      </w:r>
      <w:proofErr w:type="spellEnd"/>
      <w:r w:rsidRPr="00E850AE">
        <w:rPr>
          <w:rFonts w:ascii="IRANSans" w:eastAsia="Times New Roman" w:hAnsi="IRANSans" w:cs="B Nazanin"/>
          <w:spacing w:val="-2"/>
          <w:sz w:val="27"/>
          <w:szCs w:val="27"/>
        </w:rPr>
        <w:t xml:space="preserve"> :</w:t>
      </w:r>
      <w:proofErr w:type="gramEnd"/>
      <w:r w:rsidRPr="00E850AE">
        <w:rPr>
          <w:rFonts w:ascii="IRANSans" w:eastAsia="Times New Roman" w:hAnsi="IRANSans" w:cs="B Nazanin"/>
          <w:spacing w:val="-2"/>
          <w:sz w:val="27"/>
          <w:szCs w:val="27"/>
        </w:rPr>
        <w:t> </w:t>
      </w:r>
      <w:proofErr w:type="spellStart"/>
      <w:r w:rsidRPr="00E850AE">
        <w:rPr>
          <w:rFonts w:ascii="Courier New" w:eastAsia="Times New Roman" w:hAnsi="Courier New" w:cs="Courier New"/>
          <w:color w:val="37474F"/>
          <w:spacing w:val="-2"/>
          <w:sz w:val="28"/>
        </w:rPr>
        <w:t>boolean</w:t>
      </w:r>
      <w:proofErr w:type="spellEnd"/>
      <w:r w:rsidRPr="00E850AE">
        <w:rPr>
          <w:rFonts w:ascii="IRANSans" w:eastAsia="Times New Roman" w:hAnsi="IRANSans" w:cs="B Nazanin"/>
          <w:spacing w:val="-2"/>
          <w:sz w:val="27"/>
          <w:szCs w:val="27"/>
        </w:rPr>
        <w:fldChar w:fldCharType="begin"/>
      </w:r>
      <w:r w:rsidRPr="00E850AE">
        <w:rPr>
          <w:rFonts w:ascii="IRANSans" w:eastAsia="Times New Roman" w:hAnsi="IRANSans" w:cs="B Nazanin"/>
          <w:spacing w:val="-2"/>
          <w:sz w:val="27"/>
          <w:szCs w:val="27"/>
        </w:rPr>
        <w:instrText xml:space="preserve"> HYPERLINK "http://babakhani.github.io/PersianWebToolkit/doc/datepicker/options/" \l "monthpickerenabled-boolean" \o "Permanent link" </w:instrText>
      </w:r>
      <w:r w:rsidRPr="00E850AE">
        <w:rPr>
          <w:rFonts w:ascii="IRANSans" w:eastAsia="Times New Roman" w:hAnsi="IRANSans" w:cs="B Nazanin"/>
          <w:spacing w:val="-2"/>
          <w:sz w:val="27"/>
          <w:szCs w:val="27"/>
        </w:rPr>
        <w:fldChar w:fldCharType="separate"/>
      </w:r>
      <w:r w:rsidRPr="00E850AE">
        <w:rPr>
          <w:rFonts w:ascii="IRANSans" w:eastAsia="Times New Roman" w:hAnsi="IRANSans" w:cs="B Nazanin"/>
          <w:color w:val="0000FF"/>
          <w:spacing w:val="-2"/>
          <w:sz w:val="27"/>
          <w:szCs w:val="27"/>
          <w:u w:val="single"/>
        </w:rPr>
        <w:t>¶</w:t>
      </w:r>
      <w:r w:rsidRPr="00E850AE">
        <w:rPr>
          <w:rFonts w:ascii="IRANSans" w:eastAsia="Times New Roman" w:hAnsi="IRANSans" w:cs="B Nazanin"/>
          <w:spacing w:val="-2"/>
          <w:sz w:val="27"/>
          <w:szCs w:val="27"/>
        </w:rPr>
        <w:fldChar w:fldCharType="end"/>
      </w:r>
    </w:p>
    <w:p w:rsidR="00E850AE" w:rsidRPr="00E850AE" w:rsidRDefault="00E850AE" w:rsidP="00E850AE">
      <w:pPr>
        <w:bidi w:val="0"/>
        <w:spacing w:before="240" w:after="240" w:line="240" w:lineRule="auto"/>
        <w:rPr>
          <w:rFonts w:ascii="IRANSans" w:eastAsia="Times New Roman" w:hAnsi="IRANSans" w:cs="B Nazanin"/>
          <w:sz w:val="26"/>
          <w:szCs w:val="26"/>
        </w:rPr>
      </w:pPr>
      <w:proofErr w:type="gramStart"/>
      <w:r w:rsidRPr="00E850AE">
        <w:rPr>
          <w:rFonts w:ascii="IRANSans" w:eastAsia="Times New Roman" w:hAnsi="IRANSans" w:cs="B Nazanin"/>
          <w:sz w:val="26"/>
          <w:szCs w:val="26"/>
        </w:rPr>
        <w:t>make</w:t>
      </w:r>
      <w:proofErr w:type="gramEnd"/>
      <w:r w:rsidRPr="00E850AE">
        <w:rPr>
          <w:rFonts w:ascii="IRANSans" w:eastAsia="Times New Roman" w:hAnsi="IRANSans" w:cs="B Nazanin"/>
          <w:sz w:val="26"/>
          <w:szCs w:val="26"/>
        </w:rPr>
        <w:t xml:space="preserve"> </w:t>
      </w:r>
      <w:proofErr w:type="spellStart"/>
      <w:r w:rsidRPr="00E850AE">
        <w:rPr>
          <w:rFonts w:ascii="IRANSans" w:eastAsia="Times New Roman" w:hAnsi="IRANSans" w:cs="B Nazanin"/>
          <w:sz w:val="26"/>
          <w:szCs w:val="26"/>
        </w:rPr>
        <w:t>monthPicker</w:t>
      </w:r>
      <w:proofErr w:type="spellEnd"/>
      <w:r w:rsidRPr="00E850AE">
        <w:rPr>
          <w:rFonts w:ascii="IRANSans" w:eastAsia="Times New Roman" w:hAnsi="IRANSans" w:cs="B Nazanin"/>
          <w:sz w:val="26"/>
          <w:szCs w:val="26"/>
        </w:rPr>
        <w:t xml:space="preserve"> enable or disable</w:t>
      </w:r>
    </w:p>
    <w:p w:rsidR="00E850AE" w:rsidRPr="00E850AE" w:rsidRDefault="00E850AE" w:rsidP="00E850AE">
      <w:pPr>
        <w:bidi w:val="0"/>
        <w:spacing w:after="0" w:line="240" w:lineRule="auto"/>
        <w:rPr>
          <w:rFonts w:ascii="IRANSans" w:eastAsia="Times New Roman" w:hAnsi="IRANSans" w:cs="B Nazanin"/>
          <w:sz w:val="26"/>
          <w:szCs w:val="26"/>
        </w:rPr>
      </w:pPr>
      <w:r w:rsidRPr="00E850AE">
        <w:rPr>
          <w:rFonts w:ascii="IRANSans" w:eastAsia="Times New Roman" w:hAnsi="IRANSans" w:cs="B Nazanin"/>
          <w:b/>
          <w:bCs/>
          <w:sz w:val="26"/>
        </w:rPr>
        <w:t>Kind</w:t>
      </w:r>
      <w:r w:rsidRPr="00E850AE">
        <w:rPr>
          <w:rFonts w:ascii="IRANSans" w:eastAsia="Times New Roman" w:hAnsi="IRANSans" w:cs="B Nazanin"/>
          <w:sz w:val="26"/>
          <w:szCs w:val="26"/>
        </w:rPr>
        <w:t>: static property of </w:t>
      </w:r>
      <w:proofErr w:type="spellStart"/>
      <w:r w:rsidRPr="00E850AE">
        <w:rPr>
          <w:rFonts w:ascii="IRANSans" w:eastAsia="Times New Roman" w:hAnsi="IRANSans" w:cs="B Nazanin"/>
          <w:sz w:val="26"/>
          <w:szCs w:val="26"/>
        </w:rPr>
        <w:fldChar w:fldCharType="begin"/>
      </w:r>
      <w:r w:rsidRPr="00E850AE">
        <w:rPr>
          <w:rFonts w:ascii="IRANSans" w:eastAsia="Times New Roman" w:hAnsi="IRANSans" w:cs="B Nazanin"/>
          <w:sz w:val="26"/>
          <w:szCs w:val="26"/>
        </w:rPr>
        <w:instrText xml:space="preserve"> HYPERLINK "http://babakhani.github.io/PersianWebToolkit/doc/datepicker/options/" \l "Config.monthPicker" </w:instrText>
      </w:r>
      <w:r w:rsidRPr="00E850AE">
        <w:rPr>
          <w:rFonts w:ascii="IRANSans" w:eastAsia="Times New Roman" w:hAnsi="IRANSans" w:cs="B Nazanin"/>
          <w:sz w:val="26"/>
          <w:szCs w:val="26"/>
        </w:rPr>
        <w:fldChar w:fldCharType="separate"/>
      </w:r>
      <w:r w:rsidRPr="00E850AE">
        <w:rPr>
          <w:rFonts w:ascii="Courier New" w:eastAsia="Times New Roman" w:hAnsi="Courier New" w:cs="Courier New"/>
          <w:color w:val="EF5350"/>
        </w:rPr>
        <w:t>monthPicker</w:t>
      </w:r>
      <w:proofErr w:type="spellEnd"/>
      <w:r w:rsidRPr="00E850AE">
        <w:rPr>
          <w:rFonts w:ascii="IRANSans" w:eastAsia="Times New Roman" w:hAnsi="IRANSans" w:cs="B Nazanin"/>
          <w:sz w:val="26"/>
          <w:szCs w:val="26"/>
        </w:rPr>
        <w:fldChar w:fldCharType="end"/>
      </w:r>
      <w:r w:rsidRPr="00E850AE">
        <w:rPr>
          <w:rFonts w:ascii="IRANSans" w:eastAsia="Times New Roman" w:hAnsi="IRANSans" w:cs="B Nazanin"/>
          <w:sz w:val="26"/>
          <w:szCs w:val="26"/>
        </w:rPr>
        <w:br/>
      </w:r>
      <w:r w:rsidRPr="00E850AE">
        <w:rPr>
          <w:rFonts w:ascii="IRANSans" w:eastAsia="Times New Roman" w:hAnsi="IRANSans" w:cs="B Nazanin"/>
          <w:b/>
          <w:bCs/>
          <w:sz w:val="26"/>
        </w:rPr>
        <w:t>Default</w:t>
      </w:r>
      <w:r w:rsidRPr="00E850AE">
        <w:rPr>
          <w:rFonts w:ascii="IRANSans" w:eastAsia="Times New Roman" w:hAnsi="IRANSans" w:cs="B Nazanin"/>
          <w:sz w:val="26"/>
          <w:szCs w:val="26"/>
        </w:rPr>
        <w:t>: </w:t>
      </w:r>
      <w:r w:rsidRPr="00E850AE">
        <w:rPr>
          <w:rFonts w:ascii="Courier New" w:eastAsia="Times New Roman" w:hAnsi="Courier New" w:cs="Courier New"/>
          <w:color w:val="37474F"/>
        </w:rPr>
        <w:t>true</w:t>
      </w:r>
      <w:r w:rsidRPr="00E850AE">
        <w:rPr>
          <w:rFonts w:ascii="IRANSans" w:eastAsia="Times New Roman" w:hAnsi="IRANSans" w:cs="B Nazanin"/>
          <w:sz w:val="26"/>
          <w:szCs w:val="26"/>
        </w:rPr>
        <w:br/>
      </w:r>
      <w:bookmarkStart w:id="85" w:name="Config.monthPicker.titleFormat"/>
      <w:bookmarkEnd w:id="85"/>
    </w:p>
    <w:p w:rsidR="00E850AE" w:rsidRPr="00E850AE" w:rsidRDefault="00E850AE" w:rsidP="00E850AE">
      <w:pPr>
        <w:pBdr>
          <w:left w:val="single" w:sz="36" w:space="8" w:color="EF5350"/>
        </w:pBdr>
        <w:bidi w:val="0"/>
        <w:spacing w:beforeAutospacing="1" w:after="0" w:afterAutospacing="1" w:line="240" w:lineRule="auto"/>
        <w:ind w:firstLine="150"/>
        <w:outlineLvl w:val="2"/>
        <w:rPr>
          <w:rFonts w:ascii="IRANSans" w:eastAsia="Times New Roman" w:hAnsi="IRANSans" w:cs="B Nazanin"/>
          <w:spacing w:val="-2"/>
          <w:sz w:val="27"/>
          <w:szCs w:val="27"/>
        </w:rPr>
      </w:pPr>
      <w:proofErr w:type="spellStart"/>
      <w:proofErr w:type="gramStart"/>
      <w:r w:rsidRPr="00E850AE">
        <w:rPr>
          <w:rFonts w:ascii="IRANSans" w:eastAsia="Times New Roman" w:hAnsi="IRANSans" w:cs="B Nazanin"/>
          <w:spacing w:val="-2"/>
          <w:sz w:val="27"/>
          <w:szCs w:val="27"/>
        </w:rPr>
        <w:t>monthPicker.titleFormat</w:t>
      </w:r>
      <w:proofErr w:type="spellEnd"/>
      <w:r w:rsidRPr="00E850AE">
        <w:rPr>
          <w:rFonts w:ascii="IRANSans" w:eastAsia="Times New Roman" w:hAnsi="IRANSans" w:cs="B Nazanin"/>
          <w:spacing w:val="-2"/>
          <w:sz w:val="27"/>
          <w:szCs w:val="27"/>
        </w:rPr>
        <w:t xml:space="preserve"> :</w:t>
      </w:r>
      <w:proofErr w:type="gramEnd"/>
      <w:r w:rsidRPr="00E850AE">
        <w:rPr>
          <w:rFonts w:ascii="IRANSans" w:eastAsia="Times New Roman" w:hAnsi="IRANSans" w:cs="B Nazanin"/>
          <w:spacing w:val="-2"/>
          <w:sz w:val="27"/>
          <w:szCs w:val="27"/>
        </w:rPr>
        <w:t> </w:t>
      </w:r>
      <w:r w:rsidRPr="00E850AE">
        <w:rPr>
          <w:rFonts w:ascii="Courier New" w:eastAsia="Times New Roman" w:hAnsi="Courier New" w:cs="Courier New"/>
          <w:color w:val="37474F"/>
          <w:spacing w:val="-2"/>
          <w:sz w:val="28"/>
        </w:rPr>
        <w:t>string</w:t>
      </w:r>
      <w:hyperlink r:id="rId278" w:anchor="monthpickertitleformat-string" w:tooltip="Permanent link" w:history="1">
        <w:r w:rsidRPr="00E850AE">
          <w:rPr>
            <w:rFonts w:ascii="IRANSans" w:eastAsia="Times New Roman" w:hAnsi="IRANSans" w:cs="B Nazanin"/>
            <w:color w:val="0000FF"/>
            <w:spacing w:val="-2"/>
            <w:sz w:val="27"/>
            <w:szCs w:val="27"/>
            <w:u w:val="single"/>
          </w:rPr>
          <w:t>¶</w:t>
        </w:r>
      </w:hyperlink>
    </w:p>
    <w:p w:rsidR="00E850AE" w:rsidRPr="00E850AE" w:rsidRDefault="00E850AE" w:rsidP="00E850AE">
      <w:pPr>
        <w:bidi w:val="0"/>
        <w:spacing w:before="240" w:after="240" w:line="240" w:lineRule="auto"/>
        <w:rPr>
          <w:rFonts w:ascii="IRANSans" w:eastAsia="Times New Roman" w:hAnsi="IRANSans" w:cs="B Nazanin"/>
          <w:sz w:val="26"/>
          <w:szCs w:val="26"/>
        </w:rPr>
      </w:pPr>
      <w:proofErr w:type="spellStart"/>
      <w:proofErr w:type="gramStart"/>
      <w:r w:rsidRPr="00E850AE">
        <w:rPr>
          <w:rFonts w:ascii="IRANSans" w:eastAsia="Times New Roman" w:hAnsi="IRANSans" w:cs="B Nazanin"/>
          <w:sz w:val="26"/>
          <w:szCs w:val="26"/>
        </w:rPr>
        <w:t>monthPicker</w:t>
      </w:r>
      <w:proofErr w:type="spellEnd"/>
      <w:proofErr w:type="gramEnd"/>
      <w:r w:rsidRPr="00E850AE">
        <w:rPr>
          <w:rFonts w:ascii="IRANSans" w:eastAsia="Times New Roman" w:hAnsi="IRANSans" w:cs="B Nazanin"/>
          <w:sz w:val="26"/>
          <w:szCs w:val="26"/>
        </w:rPr>
        <w:t xml:space="preserve"> title format string</w:t>
      </w:r>
    </w:p>
    <w:p w:rsidR="00E850AE" w:rsidRPr="00E850AE" w:rsidRDefault="00E850AE" w:rsidP="00E850AE">
      <w:pPr>
        <w:bidi w:val="0"/>
        <w:spacing w:after="0" w:line="240" w:lineRule="auto"/>
        <w:rPr>
          <w:rFonts w:ascii="IRANSans" w:eastAsia="Times New Roman" w:hAnsi="IRANSans" w:cs="B Nazanin"/>
          <w:sz w:val="26"/>
          <w:szCs w:val="26"/>
        </w:rPr>
      </w:pPr>
      <w:r w:rsidRPr="00E850AE">
        <w:rPr>
          <w:rFonts w:ascii="IRANSans" w:eastAsia="Times New Roman" w:hAnsi="IRANSans" w:cs="B Nazanin"/>
          <w:b/>
          <w:bCs/>
          <w:sz w:val="26"/>
        </w:rPr>
        <w:t>Kind</w:t>
      </w:r>
      <w:r w:rsidRPr="00E850AE">
        <w:rPr>
          <w:rFonts w:ascii="IRANSans" w:eastAsia="Times New Roman" w:hAnsi="IRANSans" w:cs="B Nazanin"/>
          <w:sz w:val="26"/>
          <w:szCs w:val="26"/>
        </w:rPr>
        <w:t>: static property of </w:t>
      </w:r>
      <w:proofErr w:type="spellStart"/>
      <w:r w:rsidRPr="00E850AE">
        <w:rPr>
          <w:rFonts w:ascii="IRANSans" w:eastAsia="Times New Roman" w:hAnsi="IRANSans" w:cs="B Nazanin"/>
          <w:sz w:val="26"/>
          <w:szCs w:val="26"/>
        </w:rPr>
        <w:fldChar w:fldCharType="begin"/>
      </w:r>
      <w:r w:rsidRPr="00E850AE">
        <w:rPr>
          <w:rFonts w:ascii="IRANSans" w:eastAsia="Times New Roman" w:hAnsi="IRANSans" w:cs="B Nazanin"/>
          <w:sz w:val="26"/>
          <w:szCs w:val="26"/>
        </w:rPr>
        <w:instrText xml:space="preserve"> HYPERLINK "http://babakhani.github.io/PersianWebToolkit/doc/datepicker/options/" \l "Config.monthPicker" </w:instrText>
      </w:r>
      <w:r w:rsidRPr="00E850AE">
        <w:rPr>
          <w:rFonts w:ascii="IRANSans" w:eastAsia="Times New Roman" w:hAnsi="IRANSans" w:cs="B Nazanin"/>
          <w:sz w:val="26"/>
          <w:szCs w:val="26"/>
        </w:rPr>
        <w:fldChar w:fldCharType="separate"/>
      </w:r>
      <w:r w:rsidRPr="00E850AE">
        <w:rPr>
          <w:rFonts w:ascii="Courier New" w:eastAsia="Times New Roman" w:hAnsi="Courier New" w:cs="Courier New"/>
          <w:color w:val="EF5350"/>
        </w:rPr>
        <w:t>monthPicker</w:t>
      </w:r>
      <w:proofErr w:type="spellEnd"/>
      <w:r w:rsidRPr="00E850AE">
        <w:rPr>
          <w:rFonts w:ascii="IRANSans" w:eastAsia="Times New Roman" w:hAnsi="IRANSans" w:cs="B Nazanin"/>
          <w:sz w:val="26"/>
          <w:szCs w:val="26"/>
        </w:rPr>
        <w:fldChar w:fldCharType="end"/>
      </w:r>
      <w:r w:rsidRPr="00E850AE">
        <w:rPr>
          <w:rFonts w:ascii="IRANSans" w:eastAsia="Times New Roman" w:hAnsi="IRANSans" w:cs="B Nazanin"/>
          <w:sz w:val="26"/>
          <w:szCs w:val="26"/>
        </w:rPr>
        <w:br/>
      </w:r>
      <w:r w:rsidRPr="00E850AE">
        <w:rPr>
          <w:rFonts w:ascii="IRANSans" w:eastAsia="Times New Roman" w:hAnsi="IRANSans" w:cs="B Nazanin"/>
          <w:b/>
          <w:bCs/>
          <w:sz w:val="26"/>
        </w:rPr>
        <w:t>Default</w:t>
      </w:r>
      <w:r w:rsidRPr="00E850AE">
        <w:rPr>
          <w:rFonts w:ascii="IRANSans" w:eastAsia="Times New Roman" w:hAnsi="IRANSans" w:cs="B Nazanin"/>
          <w:sz w:val="26"/>
          <w:szCs w:val="26"/>
        </w:rPr>
        <w:t>: </w:t>
      </w:r>
      <w:r w:rsidRPr="00E850AE">
        <w:rPr>
          <w:rFonts w:ascii="Courier New" w:eastAsia="Times New Roman" w:hAnsi="Courier New" w:cs="Courier New"/>
          <w:color w:val="37474F"/>
        </w:rPr>
        <w:t>"'YYYY'"</w:t>
      </w:r>
      <w:r w:rsidRPr="00E850AE">
        <w:rPr>
          <w:rFonts w:ascii="IRANSans" w:eastAsia="Times New Roman" w:hAnsi="IRANSans" w:cs="B Nazanin"/>
          <w:sz w:val="26"/>
          <w:szCs w:val="26"/>
        </w:rPr>
        <w:br/>
      </w:r>
      <w:bookmarkStart w:id="86" w:name="Config.monthPicker.titleFormatter"/>
      <w:bookmarkEnd w:id="86"/>
    </w:p>
    <w:p w:rsidR="00E850AE" w:rsidRPr="00E850AE" w:rsidRDefault="00E850AE" w:rsidP="00E850AE">
      <w:pPr>
        <w:pBdr>
          <w:left w:val="single" w:sz="36" w:space="8" w:color="EF5350"/>
        </w:pBdr>
        <w:bidi w:val="0"/>
        <w:spacing w:beforeAutospacing="1" w:after="0" w:afterAutospacing="1" w:line="240" w:lineRule="auto"/>
        <w:ind w:firstLine="150"/>
        <w:outlineLvl w:val="2"/>
        <w:rPr>
          <w:rFonts w:ascii="IRANSans" w:eastAsia="Times New Roman" w:hAnsi="IRANSans" w:cs="B Nazanin"/>
          <w:spacing w:val="-2"/>
          <w:sz w:val="27"/>
          <w:szCs w:val="27"/>
        </w:rPr>
      </w:pPr>
      <w:proofErr w:type="spellStart"/>
      <w:proofErr w:type="gramStart"/>
      <w:r w:rsidRPr="00E850AE">
        <w:rPr>
          <w:rFonts w:ascii="IRANSans" w:eastAsia="Times New Roman" w:hAnsi="IRANSans" w:cs="B Nazanin"/>
          <w:spacing w:val="-2"/>
          <w:sz w:val="27"/>
          <w:szCs w:val="27"/>
        </w:rPr>
        <w:lastRenderedPageBreak/>
        <w:t>monthPicker.titleFormatter</w:t>
      </w:r>
      <w:proofErr w:type="spellEnd"/>
      <w:r w:rsidRPr="00E850AE">
        <w:rPr>
          <w:rFonts w:ascii="IRANSans" w:eastAsia="Times New Roman" w:hAnsi="IRANSans" w:cs="B Nazanin"/>
          <w:spacing w:val="-2"/>
          <w:sz w:val="27"/>
          <w:szCs w:val="27"/>
        </w:rPr>
        <w:t>(</w:t>
      </w:r>
      <w:proofErr w:type="spellStart"/>
      <w:proofErr w:type="gramEnd"/>
      <w:r w:rsidRPr="00E850AE">
        <w:rPr>
          <w:rFonts w:ascii="IRANSans" w:eastAsia="Times New Roman" w:hAnsi="IRANSans" w:cs="B Nazanin"/>
          <w:spacing w:val="-2"/>
          <w:sz w:val="27"/>
          <w:szCs w:val="27"/>
        </w:rPr>
        <w:t>unix</w:t>
      </w:r>
      <w:proofErr w:type="spellEnd"/>
      <w:r w:rsidRPr="00E850AE">
        <w:rPr>
          <w:rFonts w:ascii="IRANSans" w:eastAsia="Times New Roman" w:hAnsi="IRANSans" w:cs="B Nazanin"/>
          <w:spacing w:val="-2"/>
          <w:sz w:val="27"/>
          <w:szCs w:val="27"/>
        </w:rPr>
        <w:t xml:space="preserve">) </w:t>
      </w:r>
      <w:r w:rsidRPr="00E850AE">
        <w:rPr>
          <w:rFonts w:ascii="Cambria Math" w:eastAsia="Times New Roman" w:hAnsi="Cambria Math" w:cs="Cambria Math"/>
          <w:spacing w:val="-2"/>
          <w:sz w:val="27"/>
          <w:szCs w:val="27"/>
        </w:rPr>
        <w:t>⇒</w:t>
      </w:r>
      <w:r w:rsidRPr="00E850AE">
        <w:rPr>
          <w:rFonts w:ascii="Times New Roman" w:eastAsia="Times New Roman" w:hAnsi="Times New Roman" w:cs="Times New Roman"/>
          <w:spacing w:val="-2"/>
          <w:sz w:val="27"/>
          <w:szCs w:val="27"/>
        </w:rPr>
        <w:t> </w:t>
      </w:r>
      <w:r w:rsidRPr="00E850AE">
        <w:rPr>
          <w:rFonts w:ascii="Courier New" w:eastAsia="Times New Roman" w:hAnsi="Courier New" w:cs="Courier New"/>
          <w:color w:val="37474F"/>
          <w:spacing w:val="-2"/>
          <w:sz w:val="28"/>
        </w:rPr>
        <w:t>*</w:t>
      </w:r>
      <w:hyperlink r:id="rId279" w:anchor="monthpickertitleformatterunix-42" w:tooltip="Permanent link" w:history="1">
        <w:r w:rsidRPr="00E850AE">
          <w:rPr>
            <w:rFonts w:ascii="IRANSans" w:eastAsia="Times New Roman" w:hAnsi="IRANSans" w:cs="B Nazanin"/>
            <w:color w:val="0000FF"/>
            <w:spacing w:val="-2"/>
            <w:sz w:val="27"/>
            <w:szCs w:val="27"/>
            <w:u w:val="single"/>
          </w:rPr>
          <w:t>¶</w:t>
        </w:r>
      </w:hyperlink>
    </w:p>
    <w:p w:rsidR="00E850AE" w:rsidRPr="00E850AE" w:rsidRDefault="00E850AE" w:rsidP="00E850AE">
      <w:pPr>
        <w:bidi w:val="0"/>
        <w:spacing w:before="240" w:after="240" w:line="240" w:lineRule="auto"/>
        <w:rPr>
          <w:rFonts w:ascii="IRANSans" w:eastAsia="Times New Roman" w:hAnsi="IRANSans" w:cs="B Nazanin"/>
          <w:sz w:val="26"/>
          <w:szCs w:val="26"/>
        </w:rPr>
      </w:pPr>
      <w:proofErr w:type="spellStart"/>
      <w:proofErr w:type="gramStart"/>
      <w:r w:rsidRPr="00E850AE">
        <w:rPr>
          <w:rFonts w:ascii="IRANSans" w:eastAsia="Times New Roman" w:hAnsi="IRANSans" w:cs="B Nazanin"/>
          <w:sz w:val="26"/>
          <w:szCs w:val="26"/>
        </w:rPr>
        <w:t>monthPicker</w:t>
      </w:r>
      <w:proofErr w:type="spellEnd"/>
      <w:proofErr w:type="gramEnd"/>
      <w:r w:rsidRPr="00E850AE">
        <w:rPr>
          <w:rFonts w:ascii="IRANSans" w:eastAsia="Times New Roman" w:hAnsi="IRANSans" w:cs="B Nazanin"/>
          <w:sz w:val="26"/>
          <w:szCs w:val="26"/>
        </w:rPr>
        <w:t xml:space="preserve"> title formatter function</w:t>
      </w:r>
    </w:p>
    <w:p w:rsidR="00E850AE" w:rsidRPr="00E850AE" w:rsidRDefault="00E850AE" w:rsidP="00E850AE">
      <w:pPr>
        <w:bidi w:val="0"/>
        <w:spacing w:before="240" w:after="240" w:line="240" w:lineRule="auto"/>
        <w:rPr>
          <w:rFonts w:ascii="IRANSans" w:eastAsia="Times New Roman" w:hAnsi="IRANSans" w:cs="B Nazanin"/>
          <w:sz w:val="26"/>
          <w:szCs w:val="26"/>
        </w:rPr>
      </w:pPr>
      <w:r w:rsidRPr="00E850AE">
        <w:rPr>
          <w:rFonts w:ascii="IRANSans" w:eastAsia="Times New Roman" w:hAnsi="IRANSans" w:cs="B Nazanin"/>
          <w:b/>
          <w:bCs/>
          <w:sz w:val="26"/>
        </w:rPr>
        <w:t>Kind</w:t>
      </w:r>
      <w:r w:rsidRPr="00E850AE">
        <w:rPr>
          <w:rFonts w:ascii="IRANSans" w:eastAsia="Times New Roman" w:hAnsi="IRANSans" w:cs="B Nazanin"/>
          <w:sz w:val="26"/>
          <w:szCs w:val="26"/>
        </w:rPr>
        <w:t>: static method of </w:t>
      </w:r>
      <w:proofErr w:type="spellStart"/>
      <w:r w:rsidRPr="00E850AE">
        <w:rPr>
          <w:rFonts w:ascii="IRANSans" w:eastAsia="Times New Roman" w:hAnsi="IRANSans" w:cs="B Nazanin"/>
          <w:sz w:val="26"/>
          <w:szCs w:val="26"/>
        </w:rPr>
        <w:fldChar w:fldCharType="begin"/>
      </w:r>
      <w:r w:rsidRPr="00E850AE">
        <w:rPr>
          <w:rFonts w:ascii="IRANSans" w:eastAsia="Times New Roman" w:hAnsi="IRANSans" w:cs="B Nazanin"/>
          <w:sz w:val="26"/>
          <w:szCs w:val="26"/>
        </w:rPr>
        <w:instrText xml:space="preserve"> HYPERLINK "http://babakhani.github.io/PersianWebToolkit/doc/datepicker/options/" \l "Config.monthPicker" </w:instrText>
      </w:r>
      <w:r w:rsidRPr="00E850AE">
        <w:rPr>
          <w:rFonts w:ascii="IRANSans" w:eastAsia="Times New Roman" w:hAnsi="IRANSans" w:cs="B Nazanin"/>
          <w:sz w:val="26"/>
          <w:szCs w:val="26"/>
        </w:rPr>
        <w:fldChar w:fldCharType="separate"/>
      </w:r>
      <w:r w:rsidRPr="00E850AE">
        <w:rPr>
          <w:rFonts w:ascii="Courier New" w:eastAsia="Times New Roman" w:hAnsi="Courier New" w:cs="Courier New"/>
          <w:color w:val="EF5350"/>
        </w:rPr>
        <w:t>monthPicker</w:t>
      </w:r>
      <w:proofErr w:type="spellEnd"/>
      <w:r w:rsidRPr="00E850AE">
        <w:rPr>
          <w:rFonts w:ascii="IRANSans" w:eastAsia="Times New Roman" w:hAnsi="IRANSans" w:cs="B Nazanin"/>
          <w:sz w:val="26"/>
          <w:szCs w:val="26"/>
        </w:rPr>
        <w:fldChar w:fldCharType="end"/>
      </w:r>
    </w:p>
    <w:tbl>
      <w:tblPr>
        <w:tblW w:w="16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0"/>
      </w:tblGrid>
      <w:tr w:rsidR="00E850AE" w:rsidRPr="00E850AE" w:rsidTr="00E850AE">
        <w:trPr>
          <w:tblHeader/>
        </w:trPr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rPr>
                <w:rFonts w:ascii="IRANSans" w:eastAsia="Times New Roman" w:hAnsi="IRANSans" w:cs="B Nazanin"/>
                <w:color w:val="FFFFFF"/>
                <w:sz w:val="24"/>
                <w:szCs w:val="24"/>
              </w:rPr>
            </w:pPr>
            <w:proofErr w:type="spellStart"/>
            <w:r w:rsidRPr="00E850AE">
              <w:rPr>
                <w:rFonts w:ascii="IRANSans" w:eastAsia="Times New Roman" w:hAnsi="IRANSans" w:cs="B Nazanin"/>
                <w:color w:val="FFFFFF"/>
                <w:sz w:val="24"/>
                <w:szCs w:val="24"/>
              </w:rPr>
              <w:t>Param</w:t>
            </w:r>
            <w:proofErr w:type="spellEnd"/>
          </w:p>
        </w:tc>
      </w:tr>
      <w:tr w:rsidR="00E850AE" w:rsidRPr="00E850AE" w:rsidTr="00E850AE">
        <w:tc>
          <w:tcPr>
            <w:tcW w:w="0" w:type="auto"/>
            <w:tcBorders>
              <w:top w:val="nil"/>
            </w:tcBorders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rPr>
                <w:rFonts w:ascii="IRANSans" w:eastAsia="Times New Roman" w:hAnsi="IRANSans" w:cs="B Nazanin"/>
                <w:sz w:val="24"/>
                <w:szCs w:val="24"/>
              </w:rPr>
            </w:pPr>
            <w:proofErr w:type="spellStart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unix</w:t>
            </w:r>
            <w:proofErr w:type="spellEnd"/>
          </w:p>
        </w:tc>
      </w:tr>
    </w:tbl>
    <w:p w:rsidR="00E850AE" w:rsidRPr="00E850AE" w:rsidRDefault="00E850AE" w:rsidP="00E850AE">
      <w:pPr>
        <w:pBdr>
          <w:left w:val="single" w:sz="36" w:space="8" w:color="EF5350"/>
        </w:pBdr>
        <w:bidi w:val="0"/>
        <w:spacing w:before="100" w:beforeAutospacing="1" w:after="100" w:afterAutospacing="1" w:line="240" w:lineRule="auto"/>
        <w:ind w:firstLine="150"/>
        <w:outlineLvl w:val="2"/>
        <w:rPr>
          <w:rFonts w:ascii="IRANSans" w:eastAsia="Times New Roman" w:hAnsi="IRANSans" w:cs="B Nazanin"/>
          <w:spacing w:val="-2"/>
          <w:sz w:val="27"/>
          <w:szCs w:val="27"/>
        </w:rPr>
      </w:pPr>
      <w:bookmarkStart w:id="87" w:name="Config.monthPicker.event_onSelect"/>
      <w:bookmarkEnd w:id="87"/>
      <w:r w:rsidRPr="00E850AE">
        <w:rPr>
          <w:rFonts w:ascii="IRANSans" w:eastAsia="Times New Roman" w:hAnsi="IRANSans" w:cs="B Nazanin"/>
          <w:spacing w:val="-2"/>
          <w:sz w:val="27"/>
          <w:szCs w:val="27"/>
        </w:rPr>
        <w:t>"</w:t>
      </w:r>
      <w:proofErr w:type="spellStart"/>
      <w:proofErr w:type="gramStart"/>
      <w:r w:rsidRPr="00E850AE">
        <w:rPr>
          <w:rFonts w:ascii="IRANSans" w:eastAsia="Times New Roman" w:hAnsi="IRANSans" w:cs="B Nazanin"/>
          <w:spacing w:val="-2"/>
          <w:sz w:val="27"/>
          <w:szCs w:val="27"/>
        </w:rPr>
        <w:t>onSelect</w:t>
      </w:r>
      <w:proofErr w:type="spellEnd"/>
      <w:proofErr w:type="gramEnd"/>
      <w:r w:rsidRPr="00E850AE">
        <w:rPr>
          <w:rFonts w:ascii="IRANSans" w:eastAsia="Times New Roman" w:hAnsi="IRANSans" w:cs="B Nazanin"/>
          <w:spacing w:val="-2"/>
          <w:sz w:val="27"/>
          <w:szCs w:val="27"/>
        </w:rPr>
        <w:t>" (</w:t>
      </w:r>
      <w:proofErr w:type="spellStart"/>
      <w:r w:rsidRPr="00E850AE">
        <w:rPr>
          <w:rFonts w:ascii="IRANSans" w:eastAsia="Times New Roman" w:hAnsi="IRANSans" w:cs="B Nazanin"/>
          <w:spacing w:val="-2"/>
          <w:sz w:val="27"/>
          <w:szCs w:val="27"/>
        </w:rPr>
        <w:t>monthIndex</w:t>
      </w:r>
      <w:proofErr w:type="spellEnd"/>
      <w:r w:rsidRPr="00E850AE">
        <w:rPr>
          <w:rFonts w:ascii="IRANSans" w:eastAsia="Times New Roman" w:hAnsi="IRANSans" w:cs="B Nazanin"/>
          <w:spacing w:val="-2"/>
          <w:sz w:val="27"/>
          <w:szCs w:val="27"/>
        </w:rPr>
        <w:t>)</w:t>
      </w:r>
      <w:hyperlink r:id="rId280" w:anchor="onselect-monthindex" w:tooltip="Permanent link" w:history="1">
        <w:r w:rsidRPr="00E850AE">
          <w:rPr>
            <w:rFonts w:ascii="IRANSans" w:eastAsia="Times New Roman" w:hAnsi="IRANSans" w:cs="B Nazanin"/>
            <w:color w:val="0000FF"/>
            <w:spacing w:val="-2"/>
            <w:sz w:val="27"/>
            <w:szCs w:val="27"/>
            <w:u w:val="single"/>
          </w:rPr>
          <w:t>¶</w:t>
        </w:r>
      </w:hyperlink>
    </w:p>
    <w:p w:rsidR="00E850AE" w:rsidRPr="00E850AE" w:rsidRDefault="00E850AE" w:rsidP="00E850AE">
      <w:pPr>
        <w:bidi w:val="0"/>
        <w:spacing w:before="240" w:after="240" w:line="240" w:lineRule="auto"/>
        <w:rPr>
          <w:rFonts w:ascii="IRANSans" w:eastAsia="Times New Roman" w:hAnsi="IRANSans" w:cs="B Nazanin"/>
          <w:sz w:val="26"/>
          <w:szCs w:val="26"/>
        </w:rPr>
      </w:pPr>
      <w:proofErr w:type="gramStart"/>
      <w:r w:rsidRPr="00E850AE">
        <w:rPr>
          <w:rFonts w:ascii="IRANSans" w:eastAsia="Times New Roman" w:hAnsi="IRANSans" w:cs="B Nazanin"/>
          <w:sz w:val="26"/>
          <w:szCs w:val="26"/>
        </w:rPr>
        <w:t>fired</w:t>
      </w:r>
      <w:proofErr w:type="gramEnd"/>
      <w:r w:rsidRPr="00E850AE">
        <w:rPr>
          <w:rFonts w:ascii="IRANSans" w:eastAsia="Times New Roman" w:hAnsi="IRANSans" w:cs="B Nazanin"/>
          <w:sz w:val="26"/>
          <w:szCs w:val="26"/>
        </w:rPr>
        <w:t xml:space="preserve"> when user select month</w:t>
      </w:r>
    </w:p>
    <w:p w:rsidR="00E850AE" w:rsidRPr="00E850AE" w:rsidRDefault="00E850AE" w:rsidP="00E850AE">
      <w:pPr>
        <w:bidi w:val="0"/>
        <w:spacing w:before="240" w:after="240" w:line="240" w:lineRule="auto"/>
        <w:rPr>
          <w:rFonts w:ascii="IRANSans" w:eastAsia="Times New Roman" w:hAnsi="IRANSans" w:cs="B Nazanin"/>
          <w:sz w:val="26"/>
          <w:szCs w:val="26"/>
        </w:rPr>
      </w:pPr>
      <w:r w:rsidRPr="00E850AE">
        <w:rPr>
          <w:rFonts w:ascii="IRANSans" w:eastAsia="Times New Roman" w:hAnsi="IRANSans" w:cs="B Nazanin"/>
          <w:b/>
          <w:bCs/>
          <w:sz w:val="26"/>
        </w:rPr>
        <w:t>Kind</w:t>
      </w:r>
      <w:r w:rsidRPr="00E850AE">
        <w:rPr>
          <w:rFonts w:ascii="IRANSans" w:eastAsia="Times New Roman" w:hAnsi="IRANSans" w:cs="B Nazanin"/>
          <w:sz w:val="26"/>
          <w:szCs w:val="26"/>
        </w:rPr>
        <w:t>: event emitted by </w:t>
      </w:r>
      <w:proofErr w:type="spellStart"/>
      <w:r w:rsidRPr="00E850AE">
        <w:rPr>
          <w:rFonts w:ascii="IRANSans" w:eastAsia="Times New Roman" w:hAnsi="IRANSans" w:cs="B Nazanin"/>
          <w:sz w:val="26"/>
          <w:szCs w:val="26"/>
        </w:rPr>
        <w:fldChar w:fldCharType="begin"/>
      </w:r>
      <w:r w:rsidRPr="00E850AE">
        <w:rPr>
          <w:rFonts w:ascii="IRANSans" w:eastAsia="Times New Roman" w:hAnsi="IRANSans" w:cs="B Nazanin"/>
          <w:sz w:val="26"/>
          <w:szCs w:val="26"/>
        </w:rPr>
        <w:instrText xml:space="preserve"> HYPERLINK "http://babakhani.github.io/PersianWebToolkit/doc/datepicker/options/" \l "Config.monthPicker" </w:instrText>
      </w:r>
      <w:r w:rsidRPr="00E850AE">
        <w:rPr>
          <w:rFonts w:ascii="IRANSans" w:eastAsia="Times New Roman" w:hAnsi="IRANSans" w:cs="B Nazanin"/>
          <w:sz w:val="26"/>
          <w:szCs w:val="26"/>
        </w:rPr>
        <w:fldChar w:fldCharType="separate"/>
      </w:r>
      <w:r w:rsidRPr="00E850AE">
        <w:rPr>
          <w:rFonts w:ascii="Courier New" w:eastAsia="Times New Roman" w:hAnsi="Courier New" w:cs="Courier New"/>
          <w:color w:val="EF5350"/>
        </w:rPr>
        <w:t>monthPicker</w:t>
      </w:r>
      <w:proofErr w:type="spellEnd"/>
      <w:r w:rsidRPr="00E850AE">
        <w:rPr>
          <w:rFonts w:ascii="IRANSans" w:eastAsia="Times New Roman" w:hAnsi="IRANSans" w:cs="B Nazanin"/>
          <w:sz w:val="26"/>
          <w:szCs w:val="26"/>
        </w:rPr>
        <w:fldChar w:fldCharType="end"/>
      </w:r>
    </w:p>
    <w:tbl>
      <w:tblPr>
        <w:tblW w:w="17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0"/>
      </w:tblGrid>
      <w:tr w:rsidR="00E850AE" w:rsidRPr="00E850AE" w:rsidTr="00E850AE">
        <w:trPr>
          <w:tblHeader/>
        </w:trPr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rPr>
                <w:rFonts w:ascii="IRANSans" w:eastAsia="Times New Roman" w:hAnsi="IRANSans" w:cs="B Nazanin"/>
                <w:color w:val="FFFFFF"/>
                <w:sz w:val="24"/>
                <w:szCs w:val="24"/>
              </w:rPr>
            </w:pPr>
            <w:proofErr w:type="spellStart"/>
            <w:r w:rsidRPr="00E850AE">
              <w:rPr>
                <w:rFonts w:ascii="IRANSans" w:eastAsia="Times New Roman" w:hAnsi="IRANSans" w:cs="B Nazanin"/>
                <w:color w:val="FFFFFF"/>
                <w:sz w:val="24"/>
                <w:szCs w:val="24"/>
              </w:rPr>
              <w:t>Param</w:t>
            </w:r>
            <w:proofErr w:type="spellEnd"/>
          </w:p>
        </w:tc>
      </w:tr>
      <w:tr w:rsidR="00E850AE" w:rsidRPr="00E850AE" w:rsidTr="00E850AE">
        <w:tc>
          <w:tcPr>
            <w:tcW w:w="0" w:type="auto"/>
            <w:tcBorders>
              <w:top w:val="nil"/>
            </w:tcBorders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rPr>
                <w:rFonts w:ascii="IRANSans" w:eastAsia="Times New Roman" w:hAnsi="IRANSans" w:cs="B Nazanin"/>
                <w:sz w:val="24"/>
                <w:szCs w:val="24"/>
              </w:rPr>
            </w:pPr>
            <w:proofErr w:type="spellStart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monthIndex</w:t>
            </w:r>
            <w:proofErr w:type="spellEnd"/>
          </w:p>
        </w:tc>
      </w:tr>
    </w:tbl>
    <w:p w:rsidR="00E850AE" w:rsidRPr="00E850AE" w:rsidRDefault="00E850AE" w:rsidP="00E850AE">
      <w:pPr>
        <w:bidi w:val="0"/>
        <w:spacing w:beforeAutospacing="1" w:after="0" w:afterAutospacing="1" w:line="240" w:lineRule="auto"/>
        <w:outlineLvl w:val="1"/>
        <w:rPr>
          <w:rFonts w:ascii="IRANSans" w:eastAsia="Times New Roman" w:hAnsi="IRANSans" w:cs="B Nazanin"/>
          <w:spacing w:val="-2"/>
          <w:sz w:val="36"/>
          <w:szCs w:val="36"/>
        </w:rPr>
      </w:pPr>
      <w:bookmarkStart w:id="88" w:name="Config.yearPicker"/>
      <w:bookmarkEnd w:id="88"/>
      <w:proofErr w:type="spellStart"/>
      <w:proofErr w:type="gramStart"/>
      <w:r w:rsidRPr="00E850AE">
        <w:rPr>
          <w:rFonts w:ascii="IRANSans" w:eastAsia="Times New Roman" w:hAnsi="IRANSans" w:cs="B Nazanin"/>
          <w:spacing w:val="-2"/>
          <w:sz w:val="36"/>
          <w:szCs w:val="36"/>
        </w:rPr>
        <w:t>Config.yearPicker</w:t>
      </w:r>
      <w:proofErr w:type="spellEnd"/>
      <w:r w:rsidRPr="00E850AE">
        <w:rPr>
          <w:rFonts w:ascii="IRANSans" w:eastAsia="Times New Roman" w:hAnsi="IRANSans" w:cs="B Nazanin"/>
          <w:spacing w:val="-2"/>
          <w:sz w:val="36"/>
          <w:szCs w:val="36"/>
        </w:rPr>
        <w:t xml:space="preserve"> :</w:t>
      </w:r>
      <w:proofErr w:type="gramEnd"/>
      <w:r w:rsidRPr="00E850AE">
        <w:rPr>
          <w:rFonts w:ascii="IRANSans" w:eastAsia="Times New Roman" w:hAnsi="IRANSans" w:cs="B Nazanin"/>
          <w:spacing w:val="-2"/>
          <w:sz w:val="36"/>
          <w:szCs w:val="36"/>
        </w:rPr>
        <w:t> </w:t>
      </w:r>
      <w:r w:rsidRPr="00E850AE">
        <w:rPr>
          <w:rFonts w:ascii="Courier New" w:eastAsia="Times New Roman" w:hAnsi="Courier New" w:cs="Courier New"/>
          <w:color w:val="37474F"/>
          <w:spacing w:val="-2"/>
          <w:sz w:val="35"/>
        </w:rPr>
        <w:t>object</w:t>
      </w:r>
      <w:hyperlink r:id="rId281" w:anchor="configyearpicker-object" w:tooltip="Permanent link" w:history="1">
        <w:r w:rsidRPr="00E850AE">
          <w:rPr>
            <w:rFonts w:ascii="IRANSans" w:eastAsia="Times New Roman" w:hAnsi="IRANSans" w:cs="B Nazanin"/>
            <w:color w:val="0000FF"/>
            <w:spacing w:val="-2"/>
            <w:sz w:val="36"/>
            <w:szCs w:val="36"/>
            <w:u w:val="single"/>
          </w:rPr>
          <w:t>¶</w:t>
        </w:r>
      </w:hyperlink>
    </w:p>
    <w:p w:rsidR="00E850AE" w:rsidRPr="00E850AE" w:rsidRDefault="00E850AE" w:rsidP="00E850AE">
      <w:pPr>
        <w:bidi w:val="0"/>
        <w:spacing w:before="240" w:after="240" w:line="240" w:lineRule="auto"/>
        <w:rPr>
          <w:rFonts w:ascii="IRANSans" w:eastAsia="Times New Roman" w:hAnsi="IRANSans" w:cs="B Nazanin"/>
          <w:sz w:val="26"/>
          <w:szCs w:val="26"/>
        </w:rPr>
      </w:pPr>
      <w:proofErr w:type="spellStart"/>
      <w:proofErr w:type="gramStart"/>
      <w:r w:rsidRPr="00E850AE">
        <w:rPr>
          <w:rFonts w:ascii="IRANSans" w:eastAsia="Times New Roman" w:hAnsi="IRANSans" w:cs="B Nazanin"/>
          <w:sz w:val="26"/>
          <w:szCs w:val="26"/>
        </w:rPr>
        <w:t>yearPicker</w:t>
      </w:r>
      <w:proofErr w:type="spellEnd"/>
      <w:proofErr w:type="gramEnd"/>
      <w:r w:rsidRPr="00E850AE">
        <w:rPr>
          <w:rFonts w:ascii="IRANSans" w:eastAsia="Times New Roman" w:hAnsi="IRANSans" w:cs="B Nazanin"/>
          <w:sz w:val="26"/>
          <w:szCs w:val="26"/>
        </w:rPr>
        <w:t xml:space="preserve"> configuration</w:t>
      </w:r>
    </w:p>
    <w:p w:rsidR="00E850AE" w:rsidRPr="00E850AE" w:rsidRDefault="00E850AE" w:rsidP="00E850AE">
      <w:pPr>
        <w:bidi w:val="0"/>
        <w:spacing w:before="240" w:after="240" w:line="240" w:lineRule="auto"/>
        <w:rPr>
          <w:rFonts w:ascii="IRANSans" w:eastAsia="Times New Roman" w:hAnsi="IRANSans" w:cs="B Nazanin"/>
          <w:sz w:val="26"/>
          <w:szCs w:val="26"/>
        </w:rPr>
      </w:pPr>
      <w:r w:rsidRPr="00E850AE">
        <w:rPr>
          <w:rFonts w:ascii="IRANSans" w:eastAsia="Times New Roman" w:hAnsi="IRANSans" w:cs="B Nazanin"/>
          <w:b/>
          <w:bCs/>
          <w:sz w:val="26"/>
        </w:rPr>
        <w:t>Kind</w:t>
      </w:r>
      <w:r w:rsidRPr="00E850AE">
        <w:rPr>
          <w:rFonts w:ascii="IRANSans" w:eastAsia="Times New Roman" w:hAnsi="IRANSans" w:cs="B Nazanin"/>
          <w:sz w:val="26"/>
          <w:szCs w:val="26"/>
        </w:rPr>
        <w:t>: static property of </w:t>
      </w:r>
      <w:proofErr w:type="spellStart"/>
      <w:r w:rsidRPr="00E850AE">
        <w:rPr>
          <w:rFonts w:ascii="IRANSans" w:eastAsia="Times New Roman" w:hAnsi="IRANSans" w:cs="B Nazanin"/>
          <w:sz w:val="26"/>
          <w:szCs w:val="26"/>
        </w:rPr>
        <w:fldChar w:fldCharType="begin"/>
      </w:r>
      <w:r w:rsidRPr="00E850AE">
        <w:rPr>
          <w:rFonts w:ascii="IRANSans" w:eastAsia="Times New Roman" w:hAnsi="IRANSans" w:cs="B Nazanin"/>
          <w:sz w:val="26"/>
          <w:szCs w:val="26"/>
        </w:rPr>
        <w:instrText xml:space="preserve"> HYPERLINK "http://babakhani.github.io/PersianWebToolkit/doc/datepicker/options/" \l "Config" </w:instrText>
      </w:r>
      <w:r w:rsidRPr="00E850AE">
        <w:rPr>
          <w:rFonts w:ascii="IRANSans" w:eastAsia="Times New Roman" w:hAnsi="IRANSans" w:cs="B Nazanin"/>
          <w:sz w:val="26"/>
          <w:szCs w:val="26"/>
        </w:rPr>
        <w:fldChar w:fldCharType="separate"/>
      </w:r>
      <w:r w:rsidRPr="00E850AE">
        <w:rPr>
          <w:rFonts w:ascii="Courier New" w:eastAsia="Times New Roman" w:hAnsi="Courier New" w:cs="Courier New"/>
          <w:color w:val="EF5350"/>
        </w:rPr>
        <w:t>Config</w:t>
      </w:r>
      <w:proofErr w:type="spellEnd"/>
      <w:r w:rsidRPr="00E850AE">
        <w:rPr>
          <w:rFonts w:ascii="IRANSans" w:eastAsia="Times New Roman" w:hAnsi="IRANSans" w:cs="B Nazanin"/>
          <w:sz w:val="26"/>
          <w:szCs w:val="26"/>
        </w:rPr>
        <w:fldChar w:fldCharType="end"/>
      </w:r>
    </w:p>
    <w:p w:rsidR="00E850AE" w:rsidRPr="00E850AE" w:rsidRDefault="0076411C" w:rsidP="00E850AE">
      <w:pPr>
        <w:numPr>
          <w:ilvl w:val="0"/>
          <w:numId w:val="19"/>
        </w:numPr>
        <w:bidi w:val="0"/>
        <w:spacing w:beforeAutospacing="1" w:after="0" w:line="240" w:lineRule="auto"/>
        <w:ind w:left="450"/>
        <w:rPr>
          <w:rFonts w:ascii="IRANSans" w:eastAsia="Times New Roman" w:hAnsi="IRANSans" w:cs="B Nazanin"/>
          <w:sz w:val="26"/>
          <w:szCs w:val="26"/>
        </w:rPr>
      </w:pPr>
      <w:hyperlink r:id="rId282" w:anchor="Config.yearPicker" w:history="1"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.</w:t>
        </w:r>
        <w:proofErr w:type="spellStart"/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yearPicker</w:t>
        </w:r>
        <w:proofErr w:type="spellEnd"/>
      </w:hyperlink>
      <w:r w:rsidR="00E850AE" w:rsidRPr="00E850AE">
        <w:rPr>
          <w:rFonts w:ascii="IRANSans" w:eastAsia="Times New Roman" w:hAnsi="IRANSans" w:cs="B Nazanin"/>
          <w:sz w:val="26"/>
          <w:szCs w:val="26"/>
        </w:rPr>
        <w:t> : </w:t>
      </w:r>
      <w:r w:rsidR="00E850AE" w:rsidRPr="00E850AE">
        <w:rPr>
          <w:rFonts w:ascii="Courier New" w:eastAsia="Times New Roman" w:hAnsi="Courier New" w:cs="Courier New"/>
          <w:color w:val="37474F"/>
        </w:rPr>
        <w:t>object</w:t>
      </w:r>
    </w:p>
    <w:p w:rsidR="00E850AE" w:rsidRPr="00E850AE" w:rsidRDefault="0076411C" w:rsidP="00E850AE">
      <w:pPr>
        <w:numPr>
          <w:ilvl w:val="1"/>
          <w:numId w:val="19"/>
        </w:numPr>
        <w:bidi w:val="0"/>
        <w:spacing w:beforeAutospacing="1" w:after="0" w:line="240" w:lineRule="auto"/>
        <w:ind w:left="900"/>
        <w:rPr>
          <w:rFonts w:ascii="IRANSans" w:eastAsia="Times New Roman" w:hAnsi="IRANSans" w:cs="B Nazanin"/>
          <w:sz w:val="26"/>
          <w:szCs w:val="26"/>
        </w:rPr>
      </w:pPr>
      <w:hyperlink r:id="rId283" w:anchor="Config.yearPicker.enabled" w:history="1"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.enabled</w:t>
        </w:r>
      </w:hyperlink>
      <w:r w:rsidR="00E850AE" w:rsidRPr="00E850AE">
        <w:rPr>
          <w:rFonts w:ascii="IRANSans" w:eastAsia="Times New Roman" w:hAnsi="IRANSans" w:cs="B Nazanin"/>
          <w:sz w:val="26"/>
          <w:szCs w:val="26"/>
        </w:rPr>
        <w:t> : </w:t>
      </w:r>
      <w:proofErr w:type="spellStart"/>
      <w:r w:rsidR="00E850AE" w:rsidRPr="00E850AE">
        <w:rPr>
          <w:rFonts w:ascii="Courier New" w:eastAsia="Times New Roman" w:hAnsi="Courier New" w:cs="Courier New"/>
          <w:color w:val="37474F"/>
        </w:rPr>
        <w:t>boolean</w:t>
      </w:r>
      <w:proofErr w:type="spellEnd"/>
    </w:p>
    <w:p w:rsidR="00E850AE" w:rsidRPr="00E850AE" w:rsidRDefault="0076411C" w:rsidP="00E850AE">
      <w:pPr>
        <w:numPr>
          <w:ilvl w:val="1"/>
          <w:numId w:val="19"/>
        </w:numPr>
        <w:bidi w:val="0"/>
        <w:spacing w:beforeAutospacing="1" w:after="0" w:line="240" w:lineRule="auto"/>
        <w:ind w:left="900"/>
        <w:rPr>
          <w:rFonts w:ascii="IRANSans" w:eastAsia="Times New Roman" w:hAnsi="IRANSans" w:cs="B Nazanin"/>
          <w:sz w:val="26"/>
          <w:szCs w:val="26"/>
        </w:rPr>
      </w:pPr>
      <w:hyperlink r:id="rId284" w:anchor="Config.yearPicker.titleFormat" w:history="1"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.</w:t>
        </w:r>
        <w:proofErr w:type="spellStart"/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titleFormat</w:t>
        </w:r>
        <w:proofErr w:type="spellEnd"/>
      </w:hyperlink>
      <w:r w:rsidR="00E850AE" w:rsidRPr="00E850AE">
        <w:rPr>
          <w:rFonts w:ascii="IRANSans" w:eastAsia="Times New Roman" w:hAnsi="IRANSans" w:cs="B Nazanin"/>
          <w:sz w:val="26"/>
          <w:szCs w:val="26"/>
        </w:rPr>
        <w:t> : </w:t>
      </w:r>
      <w:r w:rsidR="00E850AE" w:rsidRPr="00E850AE">
        <w:rPr>
          <w:rFonts w:ascii="Courier New" w:eastAsia="Times New Roman" w:hAnsi="Courier New" w:cs="Courier New"/>
          <w:color w:val="37474F"/>
        </w:rPr>
        <w:t>string</w:t>
      </w:r>
    </w:p>
    <w:p w:rsidR="00E850AE" w:rsidRPr="00E850AE" w:rsidRDefault="0076411C" w:rsidP="00E850AE">
      <w:pPr>
        <w:numPr>
          <w:ilvl w:val="1"/>
          <w:numId w:val="19"/>
        </w:numPr>
        <w:bidi w:val="0"/>
        <w:spacing w:beforeAutospacing="1" w:after="0" w:line="240" w:lineRule="auto"/>
        <w:ind w:left="900"/>
        <w:rPr>
          <w:rFonts w:ascii="IRANSans" w:eastAsia="Times New Roman" w:hAnsi="IRANSans" w:cs="B Nazanin"/>
          <w:sz w:val="26"/>
          <w:szCs w:val="26"/>
        </w:rPr>
      </w:pPr>
      <w:hyperlink r:id="rId285" w:anchor="Config.yearPicker.titleFormatter" w:history="1"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.</w:t>
        </w:r>
        <w:proofErr w:type="spellStart"/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titleFormatter</w:t>
        </w:r>
        <w:proofErr w:type="spellEnd"/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(year)</w:t>
        </w:r>
      </w:hyperlink>
      <w:r w:rsidR="00E850AE" w:rsidRPr="00E850AE">
        <w:rPr>
          <w:rFonts w:ascii="IRANSans" w:eastAsia="Times New Roman" w:hAnsi="IRANSans" w:cs="B Nazanin"/>
          <w:sz w:val="26"/>
          <w:szCs w:val="26"/>
        </w:rPr>
        <w:t> </w:t>
      </w:r>
      <w:r w:rsidR="00E850AE" w:rsidRPr="00E850AE">
        <w:rPr>
          <w:rFonts w:ascii="Cambria Math" w:eastAsia="Times New Roman" w:hAnsi="Cambria Math" w:cs="Cambria Math"/>
          <w:sz w:val="26"/>
          <w:szCs w:val="26"/>
        </w:rPr>
        <w:t>⇒</w:t>
      </w:r>
      <w:r w:rsidR="00E850AE" w:rsidRPr="00E850AE">
        <w:rPr>
          <w:rFonts w:ascii="Times New Roman" w:eastAsia="Times New Roman" w:hAnsi="Times New Roman" w:cs="Times New Roman"/>
          <w:sz w:val="26"/>
          <w:szCs w:val="26"/>
        </w:rPr>
        <w:t> </w:t>
      </w:r>
      <w:r w:rsidR="00E850AE" w:rsidRPr="00E850AE">
        <w:rPr>
          <w:rFonts w:ascii="Courier New" w:eastAsia="Times New Roman" w:hAnsi="Courier New" w:cs="Courier New"/>
          <w:color w:val="37474F"/>
        </w:rPr>
        <w:t>string</w:t>
      </w:r>
    </w:p>
    <w:p w:rsidR="00E850AE" w:rsidRPr="00E850AE" w:rsidRDefault="0076411C" w:rsidP="00E850AE">
      <w:pPr>
        <w:numPr>
          <w:ilvl w:val="1"/>
          <w:numId w:val="19"/>
        </w:numPr>
        <w:bidi w:val="0"/>
        <w:spacing w:before="100" w:beforeAutospacing="1" w:after="0" w:line="240" w:lineRule="auto"/>
        <w:ind w:left="900"/>
        <w:rPr>
          <w:rFonts w:ascii="IRANSans" w:eastAsia="Times New Roman" w:hAnsi="IRANSans" w:cs="B Nazanin"/>
          <w:sz w:val="26"/>
          <w:szCs w:val="26"/>
        </w:rPr>
      </w:pPr>
      <w:hyperlink r:id="rId286" w:anchor="Config.yearPicker.event_onSelect" w:history="1"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"</w:t>
        </w:r>
        <w:proofErr w:type="spellStart"/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onSelect</w:t>
        </w:r>
        <w:proofErr w:type="spellEnd"/>
        <w:r w:rsidR="00E850AE" w:rsidRPr="00E850AE">
          <w:rPr>
            <w:rFonts w:ascii="IRANSans" w:eastAsia="Times New Roman" w:hAnsi="IRANSans" w:cs="B Nazanin"/>
            <w:color w:val="EF5350"/>
            <w:sz w:val="26"/>
            <w:u w:val="single"/>
          </w:rPr>
          <w:t>" (year)</w:t>
        </w:r>
      </w:hyperlink>
    </w:p>
    <w:p w:rsidR="00E850AE" w:rsidRPr="00E850AE" w:rsidRDefault="00E850AE" w:rsidP="00E850AE">
      <w:pPr>
        <w:pBdr>
          <w:left w:val="single" w:sz="36" w:space="8" w:color="EF5350"/>
        </w:pBdr>
        <w:bidi w:val="0"/>
        <w:spacing w:beforeAutospacing="1" w:after="0" w:afterAutospacing="1" w:line="240" w:lineRule="auto"/>
        <w:ind w:firstLine="150"/>
        <w:outlineLvl w:val="2"/>
        <w:rPr>
          <w:rFonts w:ascii="IRANSans" w:eastAsia="Times New Roman" w:hAnsi="IRANSans" w:cs="B Nazanin"/>
          <w:spacing w:val="-2"/>
          <w:sz w:val="27"/>
          <w:szCs w:val="27"/>
        </w:rPr>
      </w:pPr>
      <w:bookmarkStart w:id="89" w:name="Config.yearPicker.enabled"/>
      <w:bookmarkEnd w:id="89"/>
      <w:proofErr w:type="spellStart"/>
      <w:proofErr w:type="gramStart"/>
      <w:r w:rsidRPr="00E850AE">
        <w:rPr>
          <w:rFonts w:ascii="IRANSans" w:eastAsia="Times New Roman" w:hAnsi="IRANSans" w:cs="B Nazanin"/>
          <w:spacing w:val="-2"/>
          <w:sz w:val="27"/>
          <w:szCs w:val="27"/>
        </w:rPr>
        <w:lastRenderedPageBreak/>
        <w:t>yearPicker.enabled</w:t>
      </w:r>
      <w:proofErr w:type="spellEnd"/>
      <w:r w:rsidRPr="00E850AE">
        <w:rPr>
          <w:rFonts w:ascii="IRANSans" w:eastAsia="Times New Roman" w:hAnsi="IRANSans" w:cs="B Nazanin"/>
          <w:spacing w:val="-2"/>
          <w:sz w:val="27"/>
          <w:szCs w:val="27"/>
        </w:rPr>
        <w:t xml:space="preserve"> :</w:t>
      </w:r>
      <w:proofErr w:type="gramEnd"/>
      <w:r w:rsidRPr="00E850AE">
        <w:rPr>
          <w:rFonts w:ascii="IRANSans" w:eastAsia="Times New Roman" w:hAnsi="IRANSans" w:cs="B Nazanin"/>
          <w:spacing w:val="-2"/>
          <w:sz w:val="27"/>
          <w:szCs w:val="27"/>
        </w:rPr>
        <w:t> </w:t>
      </w:r>
      <w:proofErr w:type="spellStart"/>
      <w:r w:rsidRPr="00E850AE">
        <w:rPr>
          <w:rFonts w:ascii="Courier New" w:eastAsia="Times New Roman" w:hAnsi="Courier New" w:cs="Courier New"/>
          <w:color w:val="37474F"/>
          <w:spacing w:val="-2"/>
          <w:sz w:val="28"/>
        </w:rPr>
        <w:t>boolean</w:t>
      </w:r>
      <w:proofErr w:type="spellEnd"/>
      <w:r w:rsidRPr="00E850AE">
        <w:rPr>
          <w:rFonts w:ascii="IRANSans" w:eastAsia="Times New Roman" w:hAnsi="IRANSans" w:cs="B Nazanin"/>
          <w:spacing w:val="-2"/>
          <w:sz w:val="27"/>
          <w:szCs w:val="27"/>
        </w:rPr>
        <w:fldChar w:fldCharType="begin"/>
      </w:r>
      <w:r w:rsidRPr="00E850AE">
        <w:rPr>
          <w:rFonts w:ascii="IRANSans" w:eastAsia="Times New Roman" w:hAnsi="IRANSans" w:cs="B Nazanin"/>
          <w:spacing w:val="-2"/>
          <w:sz w:val="27"/>
          <w:szCs w:val="27"/>
        </w:rPr>
        <w:instrText xml:space="preserve"> HYPERLINK "http://babakhani.github.io/PersianWebToolkit/doc/datepicker/options/" \l "yearpickerenabled-boolean" \o "Permanent link" </w:instrText>
      </w:r>
      <w:r w:rsidRPr="00E850AE">
        <w:rPr>
          <w:rFonts w:ascii="IRANSans" w:eastAsia="Times New Roman" w:hAnsi="IRANSans" w:cs="B Nazanin"/>
          <w:spacing w:val="-2"/>
          <w:sz w:val="27"/>
          <w:szCs w:val="27"/>
        </w:rPr>
        <w:fldChar w:fldCharType="separate"/>
      </w:r>
      <w:r w:rsidRPr="00E850AE">
        <w:rPr>
          <w:rFonts w:ascii="IRANSans" w:eastAsia="Times New Roman" w:hAnsi="IRANSans" w:cs="B Nazanin"/>
          <w:color w:val="0000FF"/>
          <w:spacing w:val="-2"/>
          <w:sz w:val="27"/>
          <w:szCs w:val="27"/>
          <w:u w:val="single"/>
        </w:rPr>
        <w:t>¶</w:t>
      </w:r>
      <w:r w:rsidRPr="00E850AE">
        <w:rPr>
          <w:rFonts w:ascii="IRANSans" w:eastAsia="Times New Roman" w:hAnsi="IRANSans" w:cs="B Nazanin"/>
          <w:spacing w:val="-2"/>
          <w:sz w:val="27"/>
          <w:szCs w:val="27"/>
        </w:rPr>
        <w:fldChar w:fldCharType="end"/>
      </w:r>
    </w:p>
    <w:p w:rsidR="00E850AE" w:rsidRPr="00E850AE" w:rsidRDefault="00E850AE" w:rsidP="00E850AE">
      <w:pPr>
        <w:bidi w:val="0"/>
        <w:spacing w:before="240" w:after="240" w:line="240" w:lineRule="auto"/>
        <w:rPr>
          <w:rFonts w:ascii="IRANSans" w:eastAsia="Times New Roman" w:hAnsi="IRANSans" w:cs="B Nazanin"/>
          <w:sz w:val="26"/>
          <w:szCs w:val="26"/>
        </w:rPr>
      </w:pPr>
      <w:proofErr w:type="gramStart"/>
      <w:r w:rsidRPr="00E850AE">
        <w:rPr>
          <w:rFonts w:ascii="IRANSans" w:eastAsia="Times New Roman" w:hAnsi="IRANSans" w:cs="B Nazanin"/>
          <w:sz w:val="26"/>
          <w:szCs w:val="26"/>
        </w:rPr>
        <w:t>make</w:t>
      </w:r>
      <w:proofErr w:type="gramEnd"/>
      <w:r w:rsidRPr="00E850AE">
        <w:rPr>
          <w:rFonts w:ascii="IRANSans" w:eastAsia="Times New Roman" w:hAnsi="IRANSans" w:cs="B Nazanin"/>
          <w:sz w:val="26"/>
          <w:szCs w:val="26"/>
        </w:rPr>
        <w:t xml:space="preserve"> </w:t>
      </w:r>
      <w:proofErr w:type="spellStart"/>
      <w:r w:rsidRPr="00E850AE">
        <w:rPr>
          <w:rFonts w:ascii="IRANSans" w:eastAsia="Times New Roman" w:hAnsi="IRANSans" w:cs="B Nazanin"/>
          <w:sz w:val="26"/>
          <w:szCs w:val="26"/>
        </w:rPr>
        <w:t>yearPicker</w:t>
      </w:r>
      <w:proofErr w:type="spellEnd"/>
      <w:r w:rsidRPr="00E850AE">
        <w:rPr>
          <w:rFonts w:ascii="IRANSans" w:eastAsia="Times New Roman" w:hAnsi="IRANSans" w:cs="B Nazanin"/>
          <w:sz w:val="26"/>
          <w:szCs w:val="26"/>
        </w:rPr>
        <w:t xml:space="preserve"> enable or disable</w:t>
      </w:r>
    </w:p>
    <w:p w:rsidR="00E850AE" w:rsidRPr="00E850AE" w:rsidRDefault="00E850AE" w:rsidP="00E850AE">
      <w:pPr>
        <w:bidi w:val="0"/>
        <w:spacing w:after="0" w:line="240" w:lineRule="auto"/>
        <w:rPr>
          <w:rFonts w:ascii="IRANSans" w:eastAsia="Times New Roman" w:hAnsi="IRANSans" w:cs="B Nazanin"/>
          <w:sz w:val="26"/>
          <w:szCs w:val="26"/>
        </w:rPr>
      </w:pPr>
      <w:r w:rsidRPr="00E850AE">
        <w:rPr>
          <w:rFonts w:ascii="IRANSans" w:eastAsia="Times New Roman" w:hAnsi="IRANSans" w:cs="B Nazanin"/>
          <w:b/>
          <w:bCs/>
          <w:sz w:val="26"/>
        </w:rPr>
        <w:t>Kind</w:t>
      </w:r>
      <w:r w:rsidRPr="00E850AE">
        <w:rPr>
          <w:rFonts w:ascii="IRANSans" w:eastAsia="Times New Roman" w:hAnsi="IRANSans" w:cs="B Nazanin"/>
          <w:sz w:val="26"/>
          <w:szCs w:val="26"/>
        </w:rPr>
        <w:t>: static property of </w:t>
      </w:r>
      <w:proofErr w:type="spellStart"/>
      <w:r w:rsidRPr="00E850AE">
        <w:rPr>
          <w:rFonts w:ascii="IRANSans" w:eastAsia="Times New Roman" w:hAnsi="IRANSans" w:cs="B Nazanin"/>
          <w:sz w:val="26"/>
          <w:szCs w:val="26"/>
        </w:rPr>
        <w:fldChar w:fldCharType="begin"/>
      </w:r>
      <w:r w:rsidRPr="00E850AE">
        <w:rPr>
          <w:rFonts w:ascii="IRANSans" w:eastAsia="Times New Roman" w:hAnsi="IRANSans" w:cs="B Nazanin"/>
          <w:sz w:val="26"/>
          <w:szCs w:val="26"/>
        </w:rPr>
        <w:instrText xml:space="preserve"> HYPERLINK "http://babakhani.github.io/PersianWebToolkit/doc/datepicker/options/" \l "Config.yearPicker" </w:instrText>
      </w:r>
      <w:r w:rsidRPr="00E850AE">
        <w:rPr>
          <w:rFonts w:ascii="IRANSans" w:eastAsia="Times New Roman" w:hAnsi="IRANSans" w:cs="B Nazanin"/>
          <w:sz w:val="26"/>
          <w:szCs w:val="26"/>
        </w:rPr>
        <w:fldChar w:fldCharType="separate"/>
      </w:r>
      <w:r w:rsidRPr="00E850AE">
        <w:rPr>
          <w:rFonts w:ascii="Courier New" w:eastAsia="Times New Roman" w:hAnsi="Courier New" w:cs="Courier New"/>
          <w:color w:val="EF5350"/>
        </w:rPr>
        <w:t>yearPicker</w:t>
      </w:r>
      <w:proofErr w:type="spellEnd"/>
      <w:r w:rsidRPr="00E850AE">
        <w:rPr>
          <w:rFonts w:ascii="IRANSans" w:eastAsia="Times New Roman" w:hAnsi="IRANSans" w:cs="B Nazanin"/>
          <w:sz w:val="26"/>
          <w:szCs w:val="26"/>
        </w:rPr>
        <w:fldChar w:fldCharType="end"/>
      </w:r>
      <w:r w:rsidRPr="00E850AE">
        <w:rPr>
          <w:rFonts w:ascii="IRANSans" w:eastAsia="Times New Roman" w:hAnsi="IRANSans" w:cs="B Nazanin"/>
          <w:sz w:val="26"/>
          <w:szCs w:val="26"/>
        </w:rPr>
        <w:br/>
      </w:r>
      <w:r w:rsidRPr="00E850AE">
        <w:rPr>
          <w:rFonts w:ascii="IRANSans" w:eastAsia="Times New Roman" w:hAnsi="IRANSans" w:cs="B Nazanin"/>
          <w:b/>
          <w:bCs/>
          <w:sz w:val="26"/>
        </w:rPr>
        <w:t>Default</w:t>
      </w:r>
      <w:r w:rsidRPr="00E850AE">
        <w:rPr>
          <w:rFonts w:ascii="IRANSans" w:eastAsia="Times New Roman" w:hAnsi="IRANSans" w:cs="B Nazanin"/>
          <w:sz w:val="26"/>
          <w:szCs w:val="26"/>
        </w:rPr>
        <w:t>: </w:t>
      </w:r>
      <w:r w:rsidRPr="00E850AE">
        <w:rPr>
          <w:rFonts w:ascii="Courier New" w:eastAsia="Times New Roman" w:hAnsi="Courier New" w:cs="Courier New"/>
          <w:color w:val="37474F"/>
        </w:rPr>
        <w:t>true</w:t>
      </w:r>
      <w:r w:rsidRPr="00E850AE">
        <w:rPr>
          <w:rFonts w:ascii="IRANSans" w:eastAsia="Times New Roman" w:hAnsi="IRANSans" w:cs="B Nazanin"/>
          <w:sz w:val="26"/>
          <w:szCs w:val="26"/>
        </w:rPr>
        <w:br/>
      </w:r>
      <w:bookmarkStart w:id="90" w:name="Config.yearPicker.titleFormat"/>
      <w:bookmarkEnd w:id="90"/>
    </w:p>
    <w:p w:rsidR="00E850AE" w:rsidRPr="00E850AE" w:rsidRDefault="00E850AE" w:rsidP="00E850AE">
      <w:pPr>
        <w:pBdr>
          <w:left w:val="single" w:sz="36" w:space="8" w:color="EF5350"/>
        </w:pBdr>
        <w:bidi w:val="0"/>
        <w:spacing w:beforeAutospacing="1" w:after="0" w:afterAutospacing="1" w:line="240" w:lineRule="auto"/>
        <w:ind w:firstLine="150"/>
        <w:outlineLvl w:val="2"/>
        <w:rPr>
          <w:rFonts w:ascii="IRANSans" w:eastAsia="Times New Roman" w:hAnsi="IRANSans" w:cs="B Nazanin"/>
          <w:spacing w:val="-2"/>
          <w:sz w:val="27"/>
          <w:szCs w:val="27"/>
        </w:rPr>
      </w:pPr>
      <w:proofErr w:type="spellStart"/>
      <w:proofErr w:type="gramStart"/>
      <w:r w:rsidRPr="00E850AE">
        <w:rPr>
          <w:rFonts w:ascii="IRANSans" w:eastAsia="Times New Roman" w:hAnsi="IRANSans" w:cs="B Nazanin"/>
          <w:spacing w:val="-2"/>
          <w:sz w:val="27"/>
          <w:szCs w:val="27"/>
        </w:rPr>
        <w:t>yearPicker.titleFormat</w:t>
      </w:r>
      <w:proofErr w:type="spellEnd"/>
      <w:r w:rsidRPr="00E850AE">
        <w:rPr>
          <w:rFonts w:ascii="IRANSans" w:eastAsia="Times New Roman" w:hAnsi="IRANSans" w:cs="B Nazanin"/>
          <w:spacing w:val="-2"/>
          <w:sz w:val="27"/>
          <w:szCs w:val="27"/>
        </w:rPr>
        <w:t xml:space="preserve"> :</w:t>
      </w:r>
      <w:proofErr w:type="gramEnd"/>
      <w:r w:rsidRPr="00E850AE">
        <w:rPr>
          <w:rFonts w:ascii="IRANSans" w:eastAsia="Times New Roman" w:hAnsi="IRANSans" w:cs="B Nazanin"/>
          <w:spacing w:val="-2"/>
          <w:sz w:val="27"/>
          <w:szCs w:val="27"/>
        </w:rPr>
        <w:t> </w:t>
      </w:r>
      <w:r w:rsidRPr="00E850AE">
        <w:rPr>
          <w:rFonts w:ascii="Courier New" w:eastAsia="Times New Roman" w:hAnsi="Courier New" w:cs="Courier New"/>
          <w:color w:val="37474F"/>
          <w:spacing w:val="-2"/>
          <w:sz w:val="28"/>
        </w:rPr>
        <w:t>string</w:t>
      </w:r>
      <w:hyperlink r:id="rId287" w:anchor="yearpickertitleformat-string" w:tooltip="Permanent link" w:history="1">
        <w:r w:rsidRPr="00E850AE">
          <w:rPr>
            <w:rFonts w:ascii="IRANSans" w:eastAsia="Times New Roman" w:hAnsi="IRANSans" w:cs="B Nazanin"/>
            <w:color w:val="0000FF"/>
            <w:spacing w:val="-2"/>
            <w:sz w:val="27"/>
            <w:szCs w:val="27"/>
            <w:u w:val="single"/>
          </w:rPr>
          <w:t>¶</w:t>
        </w:r>
      </w:hyperlink>
    </w:p>
    <w:p w:rsidR="00E850AE" w:rsidRPr="00E850AE" w:rsidRDefault="00E850AE" w:rsidP="00E850AE">
      <w:pPr>
        <w:bidi w:val="0"/>
        <w:spacing w:before="240" w:after="240" w:line="240" w:lineRule="auto"/>
        <w:rPr>
          <w:rFonts w:ascii="IRANSans" w:eastAsia="Times New Roman" w:hAnsi="IRANSans" w:cs="B Nazanin"/>
          <w:sz w:val="26"/>
          <w:szCs w:val="26"/>
        </w:rPr>
      </w:pPr>
      <w:proofErr w:type="spellStart"/>
      <w:proofErr w:type="gramStart"/>
      <w:r w:rsidRPr="00E850AE">
        <w:rPr>
          <w:rFonts w:ascii="IRANSans" w:eastAsia="Times New Roman" w:hAnsi="IRANSans" w:cs="B Nazanin"/>
          <w:sz w:val="26"/>
          <w:szCs w:val="26"/>
        </w:rPr>
        <w:t>yearPicker</w:t>
      </w:r>
      <w:proofErr w:type="spellEnd"/>
      <w:proofErr w:type="gramEnd"/>
      <w:r w:rsidRPr="00E850AE">
        <w:rPr>
          <w:rFonts w:ascii="IRANSans" w:eastAsia="Times New Roman" w:hAnsi="IRANSans" w:cs="B Nazanin"/>
          <w:sz w:val="26"/>
          <w:szCs w:val="26"/>
        </w:rPr>
        <w:t xml:space="preserve"> title format string</w:t>
      </w:r>
    </w:p>
    <w:p w:rsidR="00E850AE" w:rsidRPr="00E850AE" w:rsidRDefault="00E850AE" w:rsidP="00E850AE">
      <w:pPr>
        <w:bidi w:val="0"/>
        <w:spacing w:after="0" w:line="240" w:lineRule="auto"/>
        <w:rPr>
          <w:rFonts w:ascii="IRANSans" w:eastAsia="Times New Roman" w:hAnsi="IRANSans" w:cs="B Nazanin"/>
          <w:sz w:val="26"/>
          <w:szCs w:val="26"/>
        </w:rPr>
      </w:pPr>
      <w:r w:rsidRPr="00E850AE">
        <w:rPr>
          <w:rFonts w:ascii="IRANSans" w:eastAsia="Times New Roman" w:hAnsi="IRANSans" w:cs="B Nazanin"/>
          <w:b/>
          <w:bCs/>
          <w:sz w:val="26"/>
        </w:rPr>
        <w:t>Kind</w:t>
      </w:r>
      <w:r w:rsidRPr="00E850AE">
        <w:rPr>
          <w:rFonts w:ascii="IRANSans" w:eastAsia="Times New Roman" w:hAnsi="IRANSans" w:cs="B Nazanin"/>
          <w:sz w:val="26"/>
          <w:szCs w:val="26"/>
        </w:rPr>
        <w:t>: static property of </w:t>
      </w:r>
      <w:proofErr w:type="spellStart"/>
      <w:r w:rsidRPr="00E850AE">
        <w:rPr>
          <w:rFonts w:ascii="IRANSans" w:eastAsia="Times New Roman" w:hAnsi="IRANSans" w:cs="B Nazanin"/>
          <w:sz w:val="26"/>
          <w:szCs w:val="26"/>
        </w:rPr>
        <w:fldChar w:fldCharType="begin"/>
      </w:r>
      <w:r w:rsidRPr="00E850AE">
        <w:rPr>
          <w:rFonts w:ascii="IRANSans" w:eastAsia="Times New Roman" w:hAnsi="IRANSans" w:cs="B Nazanin"/>
          <w:sz w:val="26"/>
          <w:szCs w:val="26"/>
        </w:rPr>
        <w:instrText xml:space="preserve"> HYPERLINK "http://babakhani.github.io/PersianWebToolkit/doc/datepicker/options/" \l "Config.yearPicker" </w:instrText>
      </w:r>
      <w:r w:rsidRPr="00E850AE">
        <w:rPr>
          <w:rFonts w:ascii="IRANSans" w:eastAsia="Times New Roman" w:hAnsi="IRANSans" w:cs="B Nazanin"/>
          <w:sz w:val="26"/>
          <w:szCs w:val="26"/>
        </w:rPr>
        <w:fldChar w:fldCharType="separate"/>
      </w:r>
      <w:r w:rsidRPr="00E850AE">
        <w:rPr>
          <w:rFonts w:ascii="Courier New" w:eastAsia="Times New Roman" w:hAnsi="Courier New" w:cs="Courier New"/>
          <w:color w:val="EF5350"/>
        </w:rPr>
        <w:t>yearPicker</w:t>
      </w:r>
      <w:proofErr w:type="spellEnd"/>
      <w:r w:rsidRPr="00E850AE">
        <w:rPr>
          <w:rFonts w:ascii="IRANSans" w:eastAsia="Times New Roman" w:hAnsi="IRANSans" w:cs="B Nazanin"/>
          <w:sz w:val="26"/>
          <w:szCs w:val="26"/>
        </w:rPr>
        <w:fldChar w:fldCharType="end"/>
      </w:r>
      <w:r w:rsidRPr="00E850AE">
        <w:rPr>
          <w:rFonts w:ascii="IRANSans" w:eastAsia="Times New Roman" w:hAnsi="IRANSans" w:cs="B Nazanin"/>
          <w:sz w:val="26"/>
          <w:szCs w:val="26"/>
        </w:rPr>
        <w:br/>
      </w:r>
      <w:r w:rsidRPr="00E850AE">
        <w:rPr>
          <w:rFonts w:ascii="IRANSans" w:eastAsia="Times New Roman" w:hAnsi="IRANSans" w:cs="B Nazanin"/>
          <w:b/>
          <w:bCs/>
          <w:sz w:val="26"/>
        </w:rPr>
        <w:t>Default</w:t>
      </w:r>
      <w:r w:rsidRPr="00E850AE">
        <w:rPr>
          <w:rFonts w:ascii="IRANSans" w:eastAsia="Times New Roman" w:hAnsi="IRANSans" w:cs="B Nazanin"/>
          <w:sz w:val="26"/>
          <w:szCs w:val="26"/>
        </w:rPr>
        <w:t>: </w:t>
      </w:r>
      <w:r w:rsidRPr="00E850AE">
        <w:rPr>
          <w:rFonts w:ascii="Courier New" w:eastAsia="Times New Roman" w:hAnsi="Courier New" w:cs="Courier New"/>
          <w:color w:val="37474F"/>
        </w:rPr>
        <w:t>"'YYYY'"</w:t>
      </w:r>
      <w:r w:rsidRPr="00E850AE">
        <w:rPr>
          <w:rFonts w:ascii="IRANSans" w:eastAsia="Times New Roman" w:hAnsi="IRANSans" w:cs="B Nazanin"/>
          <w:sz w:val="26"/>
          <w:szCs w:val="26"/>
        </w:rPr>
        <w:br/>
      </w:r>
      <w:bookmarkStart w:id="91" w:name="Config.yearPicker.titleFormatter"/>
      <w:bookmarkEnd w:id="91"/>
    </w:p>
    <w:p w:rsidR="00E850AE" w:rsidRPr="00E850AE" w:rsidRDefault="00E850AE" w:rsidP="00E850AE">
      <w:pPr>
        <w:pBdr>
          <w:left w:val="single" w:sz="36" w:space="8" w:color="EF5350"/>
        </w:pBdr>
        <w:bidi w:val="0"/>
        <w:spacing w:beforeAutospacing="1" w:after="0" w:afterAutospacing="1" w:line="240" w:lineRule="auto"/>
        <w:ind w:firstLine="150"/>
        <w:outlineLvl w:val="2"/>
        <w:rPr>
          <w:rFonts w:ascii="IRANSans" w:eastAsia="Times New Roman" w:hAnsi="IRANSans" w:cs="B Nazanin"/>
          <w:spacing w:val="-2"/>
          <w:sz w:val="27"/>
          <w:szCs w:val="27"/>
        </w:rPr>
      </w:pPr>
      <w:proofErr w:type="spellStart"/>
      <w:proofErr w:type="gramStart"/>
      <w:r w:rsidRPr="00E850AE">
        <w:rPr>
          <w:rFonts w:ascii="IRANSans" w:eastAsia="Times New Roman" w:hAnsi="IRANSans" w:cs="B Nazanin"/>
          <w:spacing w:val="-2"/>
          <w:sz w:val="27"/>
          <w:szCs w:val="27"/>
        </w:rPr>
        <w:t>yearPicker.titleFormatter</w:t>
      </w:r>
      <w:proofErr w:type="spellEnd"/>
      <w:r w:rsidRPr="00E850AE">
        <w:rPr>
          <w:rFonts w:ascii="IRANSans" w:eastAsia="Times New Roman" w:hAnsi="IRANSans" w:cs="B Nazanin"/>
          <w:spacing w:val="-2"/>
          <w:sz w:val="27"/>
          <w:szCs w:val="27"/>
        </w:rPr>
        <w:t>(</w:t>
      </w:r>
      <w:proofErr w:type="gramEnd"/>
      <w:r w:rsidRPr="00E850AE">
        <w:rPr>
          <w:rFonts w:ascii="IRANSans" w:eastAsia="Times New Roman" w:hAnsi="IRANSans" w:cs="B Nazanin"/>
          <w:spacing w:val="-2"/>
          <w:sz w:val="27"/>
          <w:szCs w:val="27"/>
        </w:rPr>
        <w:t xml:space="preserve">year) </w:t>
      </w:r>
      <w:r w:rsidRPr="00E850AE">
        <w:rPr>
          <w:rFonts w:ascii="Cambria Math" w:eastAsia="Times New Roman" w:hAnsi="Cambria Math" w:cs="Cambria Math"/>
          <w:spacing w:val="-2"/>
          <w:sz w:val="27"/>
          <w:szCs w:val="27"/>
        </w:rPr>
        <w:t>⇒</w:t>
      </w:r>
      <w:r w:rsidRPr="00E850AE">
        <w:rPr>
          <w:rFonts w:ascii="Times New Roman" w:eastAsia="Times New Roman" w:hAnsi="Times New Roman" w:cs="Times New Roman"/>
          <w:spacing w:val="-2"/>
          <w:sz w:val="27"/>
          <w:szCs w:val="27"/>
        </w:rPr>
        <w:t> </w:t>
      </w:r>
      <w:r w:rsidRPr="00E850AE">
        <w:rPr>
          <w:rFonts w:ascii="Courier New" w:eastAsia="Times New Roman" w:hAnsi="Courier New" w:cs="Courier New"/>
          <w:color w:val="37474F"/>
          <w:spacing w:val="-2"/>
          <w:sz w:val="28"/>
        </w:rPr>
        <w:t>string</w:t>
      </w:r>
      <w:hyperlink r:id="rId288" w:anchor="yearpickertitleformatteryear-string" w:tooltip="Permanent link" w:history="1">
        <w:r w:rsidRPr="00E850AE">
          <w:rPr>
            <w:rFonts w:ascii="IRANSans" w:eastAsia="Times New Roman" w:hAnsi="IRANSans" w:cs="B Nazanin"/>
            <w:color w:val="0000FF"/>
            <w:spacing w:val="-2"/>
            <w:sz w:val="27"/>
            <w:szCs w:val="27"/>
            <w:u w:val="single"/>
          </w:rPr>
          <w:t>¶</w:t>
        </w:r>
      </w:hyperlink>
    </w:p>
    <w:p w:rsidR="00E850AE" w:rsidRPr="00E850AE" w:rsidRDefault="00E850AE" w:rsidP="00E850AE">
      <w:pPr>
        <w:bidi w:val="0"/>
        <w:spacing w:before="240" w:after="240" w:line="240" w:lineRule="auto"/>
        <w:rPr>
          <w:rFonts w:ascii="IRANSans" w:eastAsia="Times New Roman" w:hAnsi="IRANSans" w:cs="B Nazanin"/>
          <w:sz w:val="26"/>
          <w:szCs w:val="26"/>
        </w:rPr>
      </w:pPr>
      <w:proofErr w:type="spellStart"/>
      <w:proofErr w:type="gramStart"/>
      <w:r w:rsidRPr="00E850AE">
        <w:rPr>
          <w:rFonts w:ascii="IRANSans" w:eastAsia="Times New Roman" w:hAnsi="IRANSans" w:cs="B Nazanin"/>
          <w:sz w:val="26"/>
          <w:szCs w:val="26"/>
        </w:rPr>
        <w:t>yearPicker</w:t>
      </w:r>
      <w:proofErr w:type="spellEnd"/>
      <w:proofErr w:type="gramEnd"/>
      <w:r w:rsidRPr="00E850AE">
        <w:rPr>
          <w:rFonts w:ascii="IRANSans" w:eastAsia="Times New Roman" w:hAnsi="IRANSans" w:cs="B Nazanin"/>
          <w:sz w:val="26"/>
          <w:szCs w:val="26"/>
        </w:rPr>
        <w:t xml:space="preserve"> title formatter function</w:t>
      </w:r>
    </w:p>
    <w:p w:rsidR="00E850AE" w:rsidRPr="00E850AE" w:rsidRDefault="00E850AE" w:rsidP="00E850AE">
      <w:pPr>
        <w:bidi w:val="0"/>
        <w:spacing w:before="240" w:after="240" w:line="240" w:lineRule="auto"/>
        <w:rPr>
          <w:rFonts w:ascii="IRANSans" w:eastAsia="Times New Roman" w:hAnsi="IRANSans" w:cs="B Nazanin"/>
          <w:sz w:val="26"/>
          <w:szCs w:val="26"/>
        </w:rPr>
      </w:pPr>
      <w:r w:rsidRPr="00E850AE">
        <w:rPr>
          <w:rFonts w:ascii="IRANSans" w:eastAsia="Times New Roman" w:hAnsi="IRANSans" w:cs="B Nazanin"/>
          <w:b/>
          <w:bCs/>
          <w:sz w:val="26"/>
        </w:rPr>
        <w:t>Kind</w:t>
      </w:r>
      <w:r w:rsidRPr="00E850AE">
        <w:rPr>
          <w:rFonts w:ascii="IRANSans" w:eastAsia="Times New Roman" w:hAnsi="IRANSans" w:cs="B Nazanin"/>
          <w:sz w:val="26"/>
          <w:szCs w:val="26"/>
        </w:rPr>
        <w:t>: static method of </w:t>
      </w:r>
      <w:proofErr w:type="spellStart"/>
      <w:r w:rsidRPr="00E850AE">
        <w:rPr>
          <w:rFonts w:ascii="IRANSans" w:eastAsia="Times New Roman" w:hAnsi="IRANSans" w:cs="B Nazanin"/>
          <w:sz w:val="26"/>
          <w:szCs w:val="26"/>
        </w:rPr>
        <w:fldChar w:fldCharType="begin"/>
      </w:r>
      <w:r w:rsidRPr="00E850AE">
        <w:rPr>
          <w:rFonts w:ascii="IRANSans" w:eastAsia="Times New Roman" w:hAnsi="IRANSans" w:cs="B Nazanin"/>
          <w:sz w:val="26"/>
          <w:szCs w:val="26"/>
        </w:rPr>
        <w:instrText xml:space="preserve"> HYPERLINK "http://babakhani.github.io/PersianWebToolkit/doc/datepicker/options/" \l "Config.yearPicker" </w:instrText>
      </w:r>
      <w:r w:rsidRPr="00E850AE">
        <w:rPr>
          <w:rFonts w:ascii="IRANSans" w:eastAsia="Times New Roman" w:hAnsi="IRANSans" w:cs="B Nazanin"/>
          <w:sz w:val="26"/>
          <w:szCs w:val="26"/>
        </w:rPr>
        <w:fldChar w:fldCharType="separate"/>
      </w:r>
      <w:r w:rsidRPr="00E850AE">
        <w:rPr>
          <w:rFonts w:ascii="Courier New" w:eastAsia="Times New Roman" w:hAnsi="Courier New" w:cs="Courier New"/>
          <w:color w:val="EF5350"/>
        </w:rPr>
        <w:t>yearPicker</w:t>
      </w:r>
      <w:proofErr w:type="spellEnd"/>
      <w:r w:rsidRPr="00E850AE">
        <w:rPr>
          <w:rFonts w:ascii="IRANSans" w:eastAsia="Times New Roman" w:hAnsi="IRANSans" w:cs="B Nazanin"/>
          <w:sz w:val="26"/>
          <w:szCs w:val="26"/>
        </w:rPr>
        <w:fldChar w:fldCharType="end"/>
      </w:r>
    </w:p>
    <w:tbl>
      <w:tblPr>
        <w:tblW w:w="16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0"/>
      </w:tblGrid>
      <w:tr w:rsidR="00E850AE" w:rsidRPr="00E850AE" w:rsidTr="00E850AE">
        <w:trPr>
          <w:tblHeader/>
        </w:trPr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rPr>
                <w:rFonts w:ascii="IRANSans" w:eastAsia="Times New Roman" w:hAnsi="IRANSans" w:cs="B Nazanin"/>
                <w:color w:val="FFFFFF"/>
                <w:sz w:val="24"/>
                <w:szCs w:val="24"/>
              </w:rPr>
            </w:pPr>
            <w:proofErr w:type="spellStart"/>
            <w:r w:rsidRPr="00E850AE">
              <w:rPr>
                <w:rFonts w:ascii="IRANSans" w:eastAsia="Times New Roman" w:hAnsi="IRANSans" w:cs="B Nazanin"/>
                <w:color w:val="FFFFFF"/>
                <w:sz w:val="24"/>
                <w:szCs w:val="24"/>
              </w:rPr>
              <w:t>Param</w:t>
            </w:r>
            <w:proofErr w:type="spellEnd"/>
          </w:p>
        </w:tc>
      </w:tr>
      <w:tr w:rsidR="00E850AE" w:rsidRPr="00E850AE" w:rsidTr="00E850AE">
        <w:tc>
          <w:tcPr>
            <w:tcW w:w="0" w:type="auto"/>
            <w:tcBorders>
              <w:top w:val="nil"/>
            </w:tcBorders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rPr>
                <w:rFonts w:ascii="IRANSans" w:eastAsia="Times New Roman" w:hAnsi="IRANSans" w:cs="B Nazanin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year</w:t>
            </w:r>
          </w:p>
        </w:tc>
      </w:tr>
    </w:tbl>
    <w:p w:rsidR="00E850AE" w:rsidRPr="00E850AE" w:rsidRDefault="00E850AE" w:rsidP="00E850AE">
      <w:pPr>
        <w:pBdr>
          <w:left w:val="single" w:sz="36" w:space="8" w:color="EF5350"/>
        </w:pBdr>
        <w:bidi w:val="0"/>
        <w:spacing w:before="100" w:beforeAutospacing="1" w:after="100" w:afterAutospacing="1" w:line="240" w:lineRule="auto"/>
        <w:ind w:firstLine="150"/>
        <w:outlineLvl w:val="2"/>
        <w:rPr>
          <w:rFonts w:ascii="IRANSans" w:eastAsia="Times New Roman" w:hAnsi="IRANSans" w:cs="B Nazanin"/>
          <w:spacing w:val="-2"/>
          <w:sz w:val="27"/>
          <w:szCs w:val="27"/>
        </w:rPr>
      </w:pPr>
      <w:bookmarkStart w:id="92" w:name="Config.yearPicker.event_onSelect"/>
      <w:bookmarkEnd w:id="92"/>
      <w:r w:rsidRPr="00E850AE">
        <w:rPr>
          <w:rFonts w:ascii="IRANSans" w:eastAsia="Times New Roman" w:hAnsi="IRANSans" w:cs="B Nazanin"/>
          <w:spacing w:val="-2"/>
          <w:sz w:val="27"/>
          <w:szCs w:val="27"/>
        </w:rPr>
        <w:t>"</w:t>
      </w:r>
      <w:proofErr w:type="spellStart"/>
      <w:proofErr w:type="gramStart"/>
      <w:r w:rsidRPr="00E850AE">
        <w:rPr>
          <w:rFonts w:ascii="IRANSans" w:eastAsia="Times New Roman" w:hAnsi="IRANSans" w:cs="B Nazanin"/>
          <w:spacing w:val="-2"/>
          <w:sz w:val="27"/>
          <w:szCs w:val="27"/>
        </w:rPr>
        <w:t>onSelect</w:t>
      </w:r>
      <w:proofErr w:type="spellEnd"/>
      <w:proofErr w:type="gramEnd"/>
      <w:r w:rsidRPr="00E850AE">
        <w:rPr>
          <w:rFonts w:ascii="IRANSans" w:eastAsia="Times New Roman" w:hAnsi="IRANSans" w:cs="B Nazanin"/>
          <w:spacing w:val="-2"/>
          <w:sz w:val="27"/>
          <w:szCs w:val="27"/>
        </w:rPr>
        <w:t>" (year)</w:t>
      </w:r>
      <w:hyperlink r:id="rId289" w:anchor="onselect-year" w:tooltip="Permanent link" w:history="1">
        <w:r w:rsidRPr="00E850AE">
          <w:rPr>
            <w:rFonts w:ascii="IRANSans" w:eastAsia="Times New Roman" w:hAnsi="IRANSans" w:cs="B Nazanin"/>
            <w:color w:val="0000FF"/>
            <w:spacing w:val="-2"/>
            <w:sz w:val="27"/>
            <w:szCs w:val="27"/>
            <w:u w:val="single"/>
          </w:rPr>
          <w:t>¶</w:t>
        </w:r>
      </w:hyperlink>
    </w:p>
    <w:p w:rsidR="00E850AE" w:rsidRPr="00E850AE" w:rsidRDefault="00E850AE" w:rsidP="00E850AE">
      <w:pPr>
        <w:bidi w:val="0"/>
        <w:spacing w:before="240" w:after="240" w:line="240" w:lineRule="auto"/>
        <w:rPr>
          <w:rFonts w:ascii="IRANSans" w:eastAsia="Times New Roman" w:hAnsi="IRANSans" w:cs="B Nazanin"/>
          <w:sz w:val="26"/>
          <w:szCs w:val="26"/>
        </w:rPr>
      </w:pPr>
      <w:proofErr w:type="gramStart"/>
      <w:r w:rsidRPr="00E850AE">
        <w:rPr>
          <w:rFonts w:ascii="IRANSans" w:eastAsia="Times New Roman" w:hAnsi="IRANSans" w:cs="B Nazanin"/>
          <w:sz w:val="26"/>
          <w:szCs w:val="26"/>
        </w:rPr>
        <w:t>fired</w:t>
      </w:r>
      <w:proofErr w:type="gramEnd"/>
      <w:r w:rsidRPr="00E850AE">
        <w:rPr>
          <w:rFonts w:ascii="IRANSans" w:eastAsia="Times New Roman" w:hAnsi="IRANSans" w:cs="B Nazanin"/>
          <w:sz w:val="26"/>
          <w:szCs w:val="26"/>
        </w:rPr>
        <w:t xml:space="preserve"> when user select year</w:t>
      </w:r>
    </w:p>
    <w:p w:rsidR="00E850AE" w:rsidRPr="00E850AE" w:rsidRDefault="00E850AE" w:rsidP="00E850AE">
      <w:pPr>
        <w:bidi w:val="0"/>
        <w:spacing w:before="240" w:after="240" w:line="240" w:lineRule="auto"/>
        <w:rPr>
          <w:rFonts w:ascii="IRANSans" w:eastAsia="Times New Roman" w:hAnsi="IRANSans" w:cs="B Nazanin"/>
          <w:sz w:val="26"/>
          <w:szCs w:val="26"/>
        </w:rPr>
      </w:pPr>
      <w:r w:rsidRPr="00E850AE">
        <w:rPr>
          <w:rFonts w:ascii="IRANSans" w:eastAsia="Times New Roman" w:hAnsi="IRANSans" w:cs="B Nazanin"/>
          <w:b/>
          <w:bCs/>
          <w:sz w:val="26"/>
        </w:rPr>
        <w:t>Kind</w:t>
      </w:r>
      <w:r w:rsidRPr="00E850AE">
        <w:rPr>
          <w:rFonts w:ascii="IRANSans" w:eastAsia="Times New Roman" w:hAnsi="IRANSans" w:cs="B Nazanin"/>
          <w:sz w:val="26"/>
          <w:szCs w:val="26"/>
        </w:rPr>
        <w:t>: event emitted by </w:t>
      </w:r>
      <w:proofErr w:type="spellStart"/>
      <w:r w:rsidRPr="00E850AE">
        <w:rPr>
          <w:rFonts w:ascii="IRANSans" w:eastAsia="Times New Roman" w:hAnsi="IRANSans" w:cs="B Nazanin"/>
          <w:sz w:val="26"/>
          <w:szCs w:val="26"/>
        </w:rPr>
        <w:fldChar w:fldCharType="begin"/>
      </w:r>
      <w:r w:rsidRPr="00E850AE">
        <w:rPr>
          <w:rFonts w:ascii="IRANSans" w:eastAsia="Times New Roman" w:hAnsi="IRANSans" w:cs="B Nazanin"/>
          <w:sz w:val="26"/>
          <w:szCs w:val="26"/>
        </w:rPr>
        <w:instrText xml:space="preserve"> HYPERLINK "http://babakhani.github.io/PersianWebToolkit/doc/datepicker/options/" \l "Config.yearPicker" </w:instrText>
      </w:r>
      <w:r w:rsidRPr="00E850AE">
        <w:rPr>
          <w:rFonts w:ascii="IRANSans" w:eastAsia="Times New Roman" w:hAnsi="IRANSans" w:cs="B Nazanin"/>
          <w:sz w:val="26"/>
          <w:szCs w:val="26"/>
        </w:rPr>
        <w:fldChar w:fldCharType="separate"/>
      </w:r>
      <w:r w:rsidRPr="00E850AE">
        <w:rPr>
          <w:rFonts w:ascii="Courier New" w:eastAsia="Times New Roman" w:hAnsi="Courier New" w:cs="Courier New"/>
          <w:color w:val="EF5350"/>
        </w:rPr>
        <w:t>yearPicker</w:t>
      </w:r>
      <w:proofErr w:type="spellEnd"/>
      <w:r w:rsidRPr="00E850AE">
        <w:rPr>
          <w:rFonts w:ascii="IRANSans" w:eastAsia="Times New Roman" w:hAnsi="IRANSans" w:cs="B Nazanin"/>
          <w:sz w:val="26"/>
          <w:szCs w:val="26"/>
        </w:rPr>
        <w:fldChar w:fldCharType="end"/>
      </w:r>
    </w:p>
    <w:tbl>
      <w:tblPr>
        <w:tblW w:w="16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0"/>
      </w:tblGrid>
      <w:tr w:rsidR="00E850AE" w:rsidRPr="00E850AE" w:rsidTr="00E850AE">
        <w:trPr>
          <w:tblHeader/>
        </w:trPr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rPr>
                <w:rFonts w:ascii="IRANSans" w:eastAsia="Times New Roman" w:hAnsi="IRANSans" w:cs="B Nazanin"/>
                <w:color w:val="FFFFFF"/>
                <w:sz w:val="24"/>
                <w:szCs w:val="24"/>
              </w:rPr>
            </w:pPr>
            <w:proofErr w:type="spellStart"/>
            <w:r w:rsidRPr="00E850AE">
              <w:rPr>
                <w:rFonts w:ascii="IRANSans" w:eastAsia="Times New Roman" w:hAnsi="IRANSans" w:cs="B Nazanin"/>
                <w:color w:val="FFFFFF"/>
                <w:sz w:val="24"/>
                <w:szCs w:val="24"/>
              </w:rPr>
              <w:lastRenderedPageBreak/>
              <w:t>Param</w:t>
            </w:r>
            <w:proofErr w:type="spellEnd"/>
          </w:p>
        </w:tc>
      </w:tr>
      <w:tr w:rsidR="00E850AE" w:rsidRPr="00E850AE" w:rsidTr="00E850AE">
        <w:tc>
          <w:tcPr>
            <w:tcW w:w="0" w:type="auto"/>
            <w:tcBorders>
              <w:top w:val="nil"/>
            </w:tcBorders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rPr>
                <w:rFonts w:ascii="IRANSans" w:eastAsia="Times New Roman" w:hAnsi="IRANSans" w:cs="B Nazanin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year</w:t>
            </w:r>
          </w:p>
        </w:tc>
      </w:tr>
    </w:tbl>
    <w:p w:rsidR="00E850AE" w:rsidRPr="00E850AE" w:rsidRDefault="00E850AE" w:rsidP="00E850AE">
      <w:pPr>
        <w:bidi w:val="0"/>
        <w:spacing w:beforeAutospacing="1" w:after="0" w:afterAutospacing="1" w:line="240" w:lineRule="auto"/>
        <w:outlineLvl w:val="1"/>
        <w:rPr>
          <w:rFonts w:ascii="IRANSans" w:eastAsia="Times New Roman" w:hAnsi="IRANSans" w:cs="B Nazanin"/>
          <w:spacing w:val="-2"/>
          <w:sz w:val="36"/>
          <w:szCs w:val="36"/>
        </w:rPr>
      </w:pPr>
      <w:bookmarkStart w:id="93" w:name="Config.position"/>
      <w:bookmarkEnd w:id="93"/>
      <w:proofErr w:type="spellStart"/>
      <w:proofErr w:type="gramStart"/>
      <w:r w:rsidRPr="00E850AE">
        <w:rPr>
          <w:rFonts w:ascii="IRANSans" w:eastAsia="Times New Roman" w:hAnsi="IRANSans" w:cs="B Nazanin"/>
          <w:spacing w:val="-2"/>
          <w:sz w:val="36"/>
          <w:szCs w:val="36"/>
        </w:rPr>
        <w:t>Config.position</w:t>
      </w:r>
      <w:proofErr w:type="spellEnd"/>
      <w:r w:rsidRPr="00E850AE">
        <w:rPr>
          <w:rFonts w:ascii="IRANSans" w:eastAsia="Times New Roman" w:hAnsi="IRANSans" w:cs="B Nazanin"/>
          <w:spacing w:val="-2"/>
          <w:sz w:val="36"/>
          <w:szCs w:val="36"/>
        </w:rPr>
        <w:t xml:space="preserve"> :</w:t>
      </w:r>
      <w:proofErr w:type="gramEnd"/>
      <w:r w:rsidRPr="00E850AE">
        <w:rPr>
          <w:rFonts w:ascii="IRANSans" w:eastAsia="Times New Roman" w:hAnsi="IRANSans" w:cs="B Nazanin"/>
          <w:spacing w:val="-2"/>
          <w:sz w:val="36"/>
          <w:szCs w:val="36"/>
        </w:rPr>
        <w:t> </w:t>
      </w:r>
      <w:r w:rsidRPr="00E850AE">
        <w:rPr>
          <w:rFonts w:ascii="Courier New" w:eastAsia="Times New Roman" w:hAnsi="Courier New" w:cs="Courier New"/>
          <w:color w:val="37474F"/>
          <w:spacing w:val="-2"/>
          <w:sz w:val="35"/>
        </w:rPr>
        <w:t>string</w:t>
      </w:r>
      <w:r w:rsidRPr="00E850AE">
        <w:rPr>
          <w:rFonts w:ascii="IRANSans" w:eastAsia="Times New Roman" w:hAnsi="IRANSans" w:cs="B Nazanin"/>
          <w:spacing w:val="-2"/>
          <w:sz w:val="36"/>
          <w:szCs w:val="36"/>
        </w:rPr>
        <w:t> | </w:t>
      </w:r>
      <w:r w:rsidRPr="00E850AE">
        <w:rPr>
          <w:rFonts w:ascii="Courier New" w:eastAsia="Times New Roman" w:hAnsi="Courier New" w:cs="Courier New"/>
          <w:color w:val="37474F"/>
          <w:spacing w:val="-2"/>
          <w:sz w:val="35"/>
        </w:rPr>
        <w:t>array</w:t>
      </w:r>
      <w:hyperlink r:id="rId290" w:anchor="configposition-string-124-array" w:tooltip="Permanent link" w:history="1">
        <w:r w:rsidRPr="00E850AE">
          <w:rPr>
            <w:rFonts w:ascii="IRANSans" w:eastAsia="Times New Roman" w:hAnsi="IRANSans" w:cs="B Nazanin"/>
            <w:color w:val="0000FF"/>
            <w:spacing w:val="-2"/>
            <w:sz w:val="36"/>
            <w:szCs w:val="36"/>
            <w:u w:val="single"/>
          </w:rPr>
          <w:t>¶</w:t>
        </w:r>
      </w:hyperlink>
    </w:p>
    <w:p w:rsidR="00E850AE" w:rsidRPr="00E850AE" w:rsidRDefault="00E850AE" w:rsidP="00E850AE">
      <w:pPr>
        <w:bidi w:val="0"/>
        <w:spacing w:before="240" w:after="240" w:line="240" w:lineRule="auto"/>
        <w:rPr>
          <w:rFonts w:ascii="IRANSans" w:eastAsia="Times New Roman" w:hAnsi="IRANSans" w:cs="B Nazanin"/>
          <w:sz w:val="26"/>
          <w:szCs w:val="26"/>
        </w:rPr>
      </w:pPr>
      <w:proofErr w:type="gramStart"/>
      <w:r w:rsidRPr="00E850AE">
        <w:rPr>
          <w:rFonts w:ascii="IRANSans" w:eastAsia="Times New Roman" w:hAnsi="IRANSans" w:cs="B Nazanin"/>
          <w:sz w:val="26"/>
          <w:szCs w:val="26"/>
        </w:rPr>
        <w:t>position</w:t>
      </w:r>
      <w:proofErr w:type="gramEnd"/>
      <w:r w:rsidRPr="00E850AE">
        <w:rPr>
          <w:rFonts w:ascii="IRANSans" w:eastAsia="Times New Roman" w:hAnsi="IRANSans" w:cs="B Nazanin"/>
          <w:sz w:val="26"/>
          <w:szCs w:val="26"/>
        </w:rPr>
        <w:t xml:space="preserve"> of </w:t>
      </w:r>
      <w:proofErr w:type="spellStart"/>
      <w:r w:rsidRPr="00E850AE">
        <w:rPr>
          <w:rFonts w:ascii="IRANSans" w:eastAsia="Times New Roman" w:hAnsi="IRANSans" w:cs="B Nazanin"/>
          <w:sz w:val="26"/>
          <w:szCs w:val="26"/>
        </w:rPr>
        <w:t>datepicker</w:t>
      </w:r>
      <w:proofErr w:type="spellEnd"/>
      <w:r w:rsidRPr="00E850AE">
        <w:rPr>
          <w:rFonts w:ascii="IRANSans" w:eastAsia="Times New Roman" w:hAnsi="IRANSans" w:cs="B Nazanin"/>
          <w:sz w:val="26"/>
          <w:szCs w:val="26"/>
        </w:rPr>
        <w:t xml:space="preserve"> relative to input element</w:t>
      </w:r>
    </w:p>
    <w:p w:rsidR="00E850AE" w:rsidRPr="00E850AE" w:rsidRDefault="00E850AE" w:rsidP="00E850AE">
      <w:pPr>
        <w:bidi w:val="0"/>
        <w:spacing w:after="0" w:line="240" w:lineRule="auto"/>
        <w:rPr>
          <w:rFonts w:ascii="IRANSans" w:eastAsia="Times New Roman" w:hAnsi="IRANSans" w:cs="B Nazanin"/>
          <w:sz w:val="26"/>
          <w:szCs w:val="26"/>
        </w:rPr>
      </w:pPr>
      <w:r w:rsidRPr="00E850AE">
        <w:rPr>
          <w:rFonts w:ascii="IRANSans" w:eastAsia="Times New Roman" w:hAnsi="IRANSans" w:cs="B Nazanin"/>
          <w:b/>
          <w:bCs/>
          <w:sz w:val="26"/>
        </w:rPr>
        <w:t>Kind</w:t>
      </w:r>
      <w:r w:rsidRPr="00E850AE">
        <w:rPr>
          <w:rFonts w:ascii="IRANSans" w:eastAsia="Times New Roman" w:hAnsi="IRANSans" w:cs="B Nazanin"/>
          <w:sz w:val="26"/>
          <w:szCs w:val="26"/>
        </w:rPr>
        <w:t>: static property of </w:t>
      </w:r>
      <w:proofErr w:type="spellStart"/>
      <w:r w:rsidRPr="00E850AE">
        <w:rPr>
          <w:rFonts w:ascii="IRANSans" w:eastAsia="Times New Roman" w:hAnsi="IRANSans" w:cs="B Nazanin"/>
          <w:sz w:val="26"/>
          <w:szCs w:val="26"/>
        </w:rPr>
        <w:fldChar w:fldCharType="begin"/>
      </w:r>
      <w:r w:rsidRPr="00E850AE">
        <w:rPr>
          <w:rFonts w:ascii="IRANSans" w:eastAsia="Times New Roman" w:hAnsi="IRANSans" w:cs="B Nazanin"/>
          <w:sz w:val="26"/>
          <w:szCs w:val="26"/>
        </w:rPr>
        <w:instrText xml:space="preserve"> HYPERLINK "http://babakhani.github.io/PersianWebToolkit/doc/datepicker/options/" \l "Config" </w:instrText>
      </w:r>
      <w:r w:rsidRPr="00E850AE">
        <w:rPr>
          <w:rFonts w:ascii="IRANSans" w:eastAsia="Times New Roman" w:hAnsi="IRANSans" w:cs="B Nazanin"/>
          <w:sz w:val="26"/>
          <w:szCs w:val="26"/>
        </w:rPr>
        <w:fldChar w:fldCharType="separate"/>
      </w:r>
      <w:r w:rsidRPr="00E850AE">
        <w:rPr>
          <w:rFonts w:ascii="Courier New" w:eastAsia="Times New Roman" w:hAnsi="Courier New" w:cs="Courier New"/>
          <w:color w:val="EF5350"/>
        </w:rPr>
        <w:t>Config</w:t>
      </w:r>
      <w:proofErr w:type="spellEnd"/>
      <w:r w:rsidRPr="00E850AE">
        <w:rPr>
          <w:rFonts w:ascii="IRANSans" w:eastAsia="Times New Roman" w:hAnsi="IRANSans" w:cs="B Nazanin"/>
          <w:sz w:val="26"/>
          <w:szCs w:val="26"/>
        </w:rPr>
        <w:fldChar w:fldCharType="end"/>
      </w:r>
      <w:r w:rsidRPr="00E850AE">
        <w:rPr>
          <w:rFonts w:ascii="IRANSans" w:eastAsia="Times New Roman" w:hAnsi="IRANSans" w:cs="B Nazanin"/>
          <w:sz w:val="26"/>
          <w:szCs w:val="26"/>
        </w:rPr>
        <w:br/>
      </w:r>
      <w:r w:rsidRPr="00E850AE">
        <w:rPr>
          <w:rFonts w:ascii="IRANSans" w:eastAsia="Times New Roman" w:hAnsi="IRANSans" w:cs="B Nazanin"/>
          <w:b/>
          <w:bCs/>
          <w:sz w:val="26"/>
        </w:rPr>
        <w:t>Default</w:t>
      </w:r>
      <w:r w:rsidRPr="00E850AE">
        <w:rPr>
          <w:rFonts w:ascii="IRANSans" w:eastAsia="Times New Roman" w:hAnsi="IRANSans" w:cs="B Nazanin"/>
          <w:sz w:val="26"/>
          <w:szCs w:val="26"/>
        </w:rPr>
        <w:t>: </w:t>
      </w:r>
      <w:r w:rsidRPr="00E850AE">
        <w:rPr>
          <w:rFonts w:ascii="Courier New" w:eastAsia="Times New Roman" w:hAnsi="Courier New" w:cs="Courier New"/>
          <w:color w:val="37474F"/>
        </w:rPr>
        <w:t>"'auto'"</w:t>
      </w:r>
      <w:r w:rsidRPr="00E850AE">
        <w:rPr>
          <w:rFonts w:ascii="IRANSans" w:eastAsia="Times New Roman" w:hAnsi="IRANSans" w:cs="B Nazanin"/>
          <w:sz w:val="26"/>
          <w:szCs w:val="26"/>
        </w:rPr>
        <w:br/>
      </w:r>
      <w:r w:rsidRPr="00E850AE">
        <w:rPr>
          <w:rFonts w:ascii="IRANSans" w:eastAsia="Times New Roman" w:hAnsi="IRANSans" w:cs="B Nazanin"/>
          <w:b/>
          <w:bCs/>
          <w:sz w:val="26"/>
        </w:rPr>
        <w:t>Example</w:t>
      </w:r>
    </w:p>
    <w:p w:rsidR="00E850AE" w:rsidRPr="00E850AE" w:rsidRDefault="00E850AE" w:rsidP="00E85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textAlignment w:val="top"/>
        <w:rPr>
          <w:rFonts w:ascii="Courier New" w:eastAsia="Times New Roman" w:hAnsi="Courier New" w:cs="Courier New"/>
          <w:color w:val="37474F"/>
        </w:rPr>
      </w:pPr>
      <w:r w:rsidRPr="00E850AE">
        <w:rPr>
          <w:rFonts w:ascii="IRANSans" w:eastAsia="Times New Roman" w:hAnsi="IRANSans" w:cs="Courier New"/>
          <w:color w:val="0D904F"/>
        </w:rPr>
        <w:t>'</w:t>
      </w:r>
      <w:proofErr w:type="gramStart"/>
      <w:r w:rsidRPr="00E850AE">
        <w:rPr>
          <w:rFonts w:ascii="IRANSans" w:eastAsia="Times New Roman" w:hAnsi="IRANSans" w:cs="Courier New"/>
          <w:color w:val="0D904F"/>
        </w:rPr>
        <w:t>position</w:t>
      </w:r>
      <w:proofErr w:type="gramEnd"/>
      <w:r w:rsidRPr="00E850AE">
        <w:rPr>
          <w:rFonts w:ascii="IRANSans" w:eastAsia="Times New Roman" w:hAnsi="IRANSans" w:cs="Courier New"/>
          <w:color w:val="0D904F"/>
        </w:rPr>
        <w:t>'</w:t>
      </w:r>
      <w:r w:rsidRPr="00E850AE">
        <w:rPr>
          <w:rFonts w:ascii="IRANSans" w:eastAsia="Times New Roman" w:hAnsi="IRANSans" w:cs="Courier New"/>
          <w:color w:val="37474F"/>
        </w:rPr>
        <w:t>:</w:t>
      </w:r>
      <w:r w:rsidRPr="00E850AE">
        <w:rPr>
          <w:rFonts w:ascii="Courier New" w:eastAsia="Times New Roman" w:hAnsi="Courier New" w:cs="Courier New"/>
          <w:color w:val="37474F"/>
        </w:rPr>
        <w:t xml:space="preserve"> </w:t>
      </w:r>
      <w:r w:rsidRPr="00E850AE">
        <w:rPr>
          <w:rFonts w:ascii="IRANSans" w:eastAsia="Times New Roman" w:hAnsi="IRANSans" w:cs="Courier New"/>
          <w:color w:val="0D904F"/>
        </w:rPr>
        <w:t>'auto'</w:t>
      </w:r>
    </w:p>
    <w:p w:rsidR="00E850AE" w:rsidRPr="00E850AE" w:rsidRDefault="00E850AE" w:rsidP="00E85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line="240" w:lineRule="auto"/>
        <w:textAlignment w:val="top"/>
        <w:rPr>
          <w:rFonts w:ascii="Courier New" w:eastAsia="Times New Roman" w:hAnsi="Courier New" w:cs="Courier New"/>
          <w:color w:val="37474F"/>
        </w:rPr>
      </w:pPr>
      <w:r w:rsidRPr="00E850AE">
        <w:rPr>
          <w:rFonts w:ascii="IRANSans" w:eastAsia="Times New Roman" w:hAnsi="IRANSans" w:cs="Courier New"/>
          <w:color w:val="0D904F"/>
        </w:rPr>
        <w:t>'</w:t>
      </w:r>
      <w:proofErr w:type="gramStart"/>
      <w:r w:rsidRPr="00E850AE">
        <w:rPr>
          <w:rFonts w:ascii="IRANSans" w:eastAsia="Times New Roman" w:hAnsi="IRANSans" w:cs="Courier New"/>
          <w:color w:val="0D904F"/>
        </w:rPr>
        <w:t>position</w:t>
      </w:r>
      <w:proofErr w:type="gramEnd"/>
      <w:r w:rsidRPr="00E850AE">
        <w:rPr>
          <w:rFonts w:ascii="IRANSans" w:eastAsia="Times New Roman" w:hAnsi="IRANSans" w:cs="Courier New"/>
          <w:color w:val="0D904F"/>
        </w:rPr>
        <w:t>'</w:t>
      </w:r>
      <w:r w:rsidRPr="00E850AE">
        <w:rPr>
          <w:rFonts w:ascii="IRANSans" w:eastAsia="Times New Roman" w:hAnsi="IRANSans" w:cs="Courier New"/>
          <w:color w:val="37474F"/>
        </w:rPr>
        <w:t>:</w:t>
      </w:r>
      <w:r w:rsidRPr="00E850AE">
        <w:rPr>
          <w:rFonts w:ascii="Courier New" w:eastAsia="Times New Roman" w:hAnsi="Courier New" w:cs="Courier New"/>
          <w:color w:val="37474F"/>
        </w:rPr>
        <w:t xml:space="preserve"> </w:t>
      </w:r>
      <w:r w:rsidRPr="00E850AE">
        <w:rPr>
          <w:rFonts w:ascii="IRANSans" w:eastAsia="Times New Roman" w:hAnsi="IRANSans" w:cs="Courier New"/>
          <w:color w:val="37474F"/>
        </w:rPr>
        <w:t>[</w:t>
      </w:r>
      <w:r w:rsidRPr="00E850AE">
        <w:rPr>
          <w:rFonts w:ascii="IRANSans" w:eastAsia="Times New Roman" w:hAnsi="IRANSans" w:cs="Courier New"/>
          <w:color w:val="E74C3C"/>
        </w:rPr>
        <w:t>10</w:t>
      </w:r>
      <w:r w:rsidRPr="00E850AE">
        <w:rPr>
          <w:rFonts w:ascii="IRANSans" w:eastAsia="Times New Roman" w:hAnsi="IRANSans" w:cs="Courier New"/>
          <w:color w:val="37474F"/>
        </w:rPr>
        <w:t>,</w:t>
      </w:r>
      <w:r w:rsidRPr="00E850AE">
        <w:rPr>
          <w:rFonts w:ascii="IRANSans" w:eastAsia="Times New Roman" w:hAnsi="IRANSans" w:cs="Courier New"/>
          <w:color w:val="E74C3C"/>
        </w:rPr>
        <w:t>10</w:t>
      </w:r>
      <w:r w:rsidRPr="00E850AE">
        <w:rPr>
          <w:rFonts w:ascii="IRANSans" w:eastAsia="Times New Roman" w:hAnsi="IRANSans" w:cs="Courier New"/>
          <w:color w:val="37474F"/>
        </w:rPr>
        <w:t>]</w:t>
      </w:r>
    </w:p>
    <w:p w:rsidR="00E850AE" w:rsidRPr="00E850AE" w:rsidRDefault="00E850AE" w:rsidP="00E850AE">
      <w:pPr>
        <w:bidi w:val="0"/>
        <w:spacing w:beforeAutospacing="1" w:after="0" w:afterAutospacing="1" w:line="240" w:lineRule="auto"/>
        <w:outlineLvl w:val="1"/>
        <w:rPr>
          <w:rFonts w:ascii="IRANSans" w:eastAsia="Times New Roman" w:hAnsi="IRANSans" w:cs="B Nazanin"/>
          <w:spacing w:val="-2"/>
          <w:sz w:val="36"/>
          <w:szCs w:val="36"/>
        </w:rPr>
      </w:pPr>
      <w:bookmarkStart w:id="94" w:name="Config.autoClose"/>
      <w:bookmarkEnd w:id="94"/>
      <w:proofErr w:type="spellStart"/>
      <w:proofErr w:type="gramStart"/>
      <w:r w:rsidRPr="00E850AE">
        <w:rPr>
          <w:rFonts w:ascii="IRANSans" w:eastAsia="Times New Roman" w:hAnsi="IRANSans" w:cs="B Nazanin"/>
          <w:spacing w:val="-2"/>
          <w:sz w:val="36"/>
          <w:szCs w:val="36"/>
        </w:rPr>
        <w:t>Config.autoClose</w:t>
      </w:r>
      <w:proofErr w:type="spellEnd"/>
      <w:r w:rsidRPr="00E850AE">
        <w:rPr>
          <w:rFonts w:ascii="IRANSans" w:eastAsia="Times New Roman" w:hAnsi="IRANSans" w:cs="B Nazanin"/>
          <w:spacing w:val="-2"/>
          <w:sz w:val="36"/>
          <w:szCs w:val="36"/>
        </w:rPr>
        <w:t xml:space="preserve"> :</w:t>
      </w:r>
      <w:proofErr w:type="gramEnd"/>
      <w:r w:rsidRPr="00E850AE">
        <w:rPr>
          <w:rFonts w:ascii="IRANSans" w:eastAsia="Times New Roman" w:hAnsi="IRANSans" w:cs="B Nazanin"/>
          <w:spacing w:val="-2"/>
          <w:sz w:val="36"/>
          <w:szCs w:val="36"/>
        </w:rPr>
        <w:t> </w:t>
      </w:r>
      <w:proofErr w:type="spellStart"/>
      <w:r w:rsidRPr="00E850AE">
        <w:rPr>
          <w:rFonts w:ascii="Courier New" w:eastAsia="Times New Roman" w:hAnsi="Courier New" w:cs="Courier New"/>
          <w:color w:val="37474F"/>
          <w:spacing w:val="-2"/>
          <w:sz w:val="35"/>
        </w:rPr>
        <w:t>boolean</w:t>
      </w:r>
      <w:proofErr w:type="spellEnd"/>
      <w:r w:rsidRPr="00E850AE">
        <w:rPr>
          <w:rFonts w:ascii="IRANSans" w:eastAsia="Times New Roman" w:hAnsi="IRANSans" w:cs="B Nazanin"/>
          <w:spacing w:val="-2"/>
          <w:sz w:val="36"/>
          <w:szCs w:val="36"/>
        </w:rPr>
        <w:fldChar w:fldCharType="begin"/>
      </w:r>
      <w:r w:rsidRPr="00E850AE">
        <w:rPr>
          <w:rFonts w:ascii="IRANSans" w:eastAsia="Times New Roman" w:hAnsi="IRANSans" w:cs="B Nazanin"/>
          <w:spacing w:val="-2"/>
          <w:sz w:val="36"/>
          <w:szCs w:val="36"/>
        </w:rPr>
        <w:instrText xml:space="preserve"> HYPERLINK "http://babakhani.github.io/PersianWebToolkit/doc/datepicker/options/" \l "configautoclose-boolean" \o "Permanent link" </w:instrText>
      </w:r>
      <w:r w:rsidRPr="00E850AE">
        <w:rPr>
          <w:rFonts w:ascii="IRANSans" w:eastAsia="Times New Roman" w:hAnsi="IRANSans" w:cs="B Nazanin"/>
          <w:spacing w:val="-2"/>
          <w:sz w:val="36"/>
          <w:szCs w:val="36"/>
        </w:rPr>
        <w:fldChar w:fldCharType="separate"/>
      </w:r>
      <w:r w:rsidRPr="00E850AE">
        <w:rPr>
          <w:rFonts w:ascii="IRANSans" w:eastAsia="Times New Roman" w:hAnsi="IRANSans" w:cs="B Nazanin"/>
          <w:color w:val="0000FF"/>
          <w:spacing w:val="-2"/>
          <w:sz w:val="36"/>
          <w:szCs w:val="36"/>
          <w:u w:val="single"/>
        </w:rPr>
        <w:t>¶</w:t>
      </w:r>
      <w:r w:rsidRPr="00E850AE">
        <w:rPr>
          <w:rFonts w:ascii="IRANSans" w:eastAsia="Times New Roman" w:hAnsi="IRANSans" w:cs="B Nazanin"/>
          <w:spacing w:val="-2"/>
          <w:sz w:val="36"/>
          <w:szCs w:val="36"/>
        </w:rPr>
        <w:fldChar w:fldCharType="end"/>
      </w:r>
    </w:p>
    <w:p w:rsidR="00E850AE" w:rsidRPr="00E850AE" w:rsidRDefault="00E850AE" w:rsidP="00E850AE">
      <w:pPr>
        <w:bidi w:val="0"/>
        <w:spacing w:before="240" w:after="240" w:line="240" w:lineRule="auto"/>
        <w:rPr>
          <w:rFonts w:ascii="IRANSans" w:eastAsia="Times New Roman" w:hAnsi="IRANSans" w:cs="B Nazanin"/>
          <w:sz w:val="26"/>
          <w:szCs w:val="26"/>
        </w:rPr>
      </w:pPr>
      <w:r w:rsidRPr="00E850AE">
        <w:rPr>
          <w:rFonts w:ascii="IRANSans" w:eastAsia="Times New Roman" w:hAnsi="IRANSans" w:cs="B Nazanin"/>
          <w:sz w:val="26"/>
          <w:szCs w:val="26"/>
        </w:rPr>
        <w:t xml:space="preserve">If true </w:t>
      </w:r>
      <w:proofErr w:type="spellStart"/>
      <w:r w:rsidRPr="00E850AE">
        <w:rPr>
          <w:rFonts w:ascii="IRANSans" w:eastAsia="Times New Roman" w:hAnsi="IRANSans" w:cs="B Nazanin"/>
          <w:sz w:val="26"/>
          <w:szCs w:val="26"/>
        </w:rPr>
        <w:t>datepicker</w:t>
      </w:r>
      <w:proofErr w:type="spellEnd"/>
      <w:r w:rsidRPr="00E850AE">
        <w:rPr>
          <w:rFonts w:ascii="IRANSans" w:eastAsia="Times New Roman" w:hAnsi="IRANSans" w:cs="B Nazanin"/>
          <w:sz w:val="26"/>
          <w:szCs w:val="26"/>
        </w:rPr>
        <w:t xml:space="preserve"> close When select a date</w:t>
      </w:r>
    </w:p>
    <w:p w:rsidR="00E850AE" w:rsidRPr="00E850AE" w:rsidRDefault="00E850AE" w:rsidP="00E850AE">
      <w:pPr>
        <w:bidi w:val="0"/>
        <w:spacing w:after="0" w:line="240" w:lineRule="auto"/>
        <w:rPr>
          <w:rFonts w:ascii="IRANSans" w:eastAsia="Times New Roman" w:hAnsi="IRANSans" w:cs="B Nazanin"/>
          <w:sz w:val="26"/>
          <w:szCs w:val="26"/>
        </w:rPr>
      </w:pPr>
      <w:r w:rsidRPr="00E850AE">
        <w:rPr>
          <w:rFonts w:ascii="IRANSans" w:eastAsia="Times New Roman" w:hAnsi="IRANSans" w:cs="B Nazanin"/>
          <w:b/>
          <w:bCs/>
          <w:sz w:val="26"/>
        </w:rPr>
        <w:t>Kind</w:t>
      </w:r>
      <w:r w:rsidRPr="00E850AE">
        <w:rPr>
          <w:rFonts w:ascii="IRANSans" w:eastAsia="Times New Roman" w:hAnsi="IRANSans" w:cs="B Nazanin"/>
          <w:sz w:val="26"/>
          <w:szCs w:val="26"/>
        </w:rPr>
        <w:t>: static property of </w:t>
      </w:r>
      <w:proofErr w:type="spellStart"/>
      <w:r w:rsidRPr="00E850AE">
        <w:rPr>
          <w:rFonts w:ascii="IRANSans" w:eastAsia="Times New Roman" w:hAnsi="IRANSans" w:cs="B Nazanin"/>
          <w:sz w:val="26"/>
          <w:szCs w:val="26"/>
        </w:rPr>
        <w:fldChar w:fldCharType="begin"/>
      </w:r>
      <w:r w:rsidRPr="00E850AE">
        <w:rPr>
          <w:rFonts w:ascii="IRANSans" w:eastAsia="Times New Roman" w:hAnsi="IRANSans" w:cs="B Nazanin"/>
          <w:sz w:val="26"/>
          <w:szCs w:val="26"/>
        </w:rPr>
        <w:instrText xml:space="preserve"> HYPERLINK "http://babakhani.github.io/PersianWebToolkit/doc/datepicker/options/" \l "Config" </w:instrText>
      </w:r>
      <w:r w:rsidRPr="00E850AE">
        <w:rPr>
          <w:rFonts w:ascii="IRANSans" w:eastAsia="Times New Roman" w:hAnsi="IRANSans" w:cs="B Nazanin"/>
          <w:sz w:val="26"/>
          <w:szCs w:val="26"/>
        </w:rPr>
        <w:fldChar w:fldCharType="separate"/>
      </w:r>
      <w:r w:rsidRPr="00E850AE">
        <w:rPr>
          <w:rFonts w:ascii="Courier New" w:eastAsia="Times New Roman" w:hAnsi="Courier New" w:cs="Courier New"/>
          <w:color w:val="EF5350"/>
        </w:rPr>
        <w:t>Config</w:t>
      </w:r>
      <w:proofErr w:type="spellEnd"/>
      <w:r w:rsidRPr="00E850AE">
        <w:rPr>
          <w:rFonts w:ascii="IRANSans" w:eastAsia="Times New Roman" w:hAnsi="IRANSans" w:cs="B Nazanin"/>
          <w:sz w:val="26"/>
          <w:szCs w:val="26"/>
        </w:rPr>
        <w:fldChar w:fldCharType="end"/>
      </w:r>
      <w:r w:rsidRPr="00E850AE">
        <w:rPr>
          <w:rFonts w:ascii="IRANSans" w:eastAsia="Times New Roman" w:hAnsi="IRANSans" w:cs="B Nazanin"/>
          <w:sz w:val="26"/>
          <w:szCs w:val="26"/>
        </w:rPr>
        <w:br/>
      </w:r>
      <w:r w:rsidRPr="00E850AE">
        <w:rPr>
          <w:rFonts w:ascii="IRANSans" w:eastAsia="Times New Roman" w:hAnsi="IRANSans" w:cs="B Nazanin"/>
          <w:b/>
          <w:bCs/>
          <w:sz w:val="26"/>
        </w:rPr>
        <w:t>Default</w:t>
      </w:r>
      <w:r w:rsidRPr="00E850AE">
        <w:rPr>
          <w:rFonts w:ascii="IRANSans" w:eastAsia="Times New Roman" w:hAnsi="IRANSans" w:cs="B Nazanin"/>
          <w:sz w:val="26"/>
          <w:szCs w:val="26"/>
        </w:rPr>
        <w:t>: </w:t>
      </w:r>
      <w:r w:rsidRPr="00E850AE">
        <w:rPr>
          <w:rFonts w:ascii="Courier New" w:eastAsia="Times New Roman" w:hAnsi="Courier New" w:cs="Courier New"/>
          <w:color w:val="37474F"/>
        </w:rPr>
        <w:t>false</w:t>
      </w:r>
      <w:r w:rsidRPr="00E850AE">
        <w:rPr>
          <w:rFonts w:ascii="IRANSans" w:eastAsia="Times New Roman" w:hAnsi="IRANSans" w:cs="B Nazanin"/>
          <w:sz w:val="26"/>
          <w:szCs w:val="26"/>
        </w:rPr>
        <w:br/>
      </w:r>
      <w:bookmarkStart w:id="95" w:name="Config.template"/>
      <w:bookmarkEnd w:id="95"/>
    </w:p>
    <w:p w:rsidR="00E850AE" w:rsidRPr="00E850AE" w:rsidRDefault="00E850AE" w:rsidP="00E850AE">
      <w:pPr>
        <w:bidi w:val="0"/>
        <w:spacing w:beforeAutospacing="1" w:after="0" w:afterAutospacing="1" w:line="240" w:lineRule="auto"/>
        <w:outlineLvl w:val="1"/>
        <w:rPr>
          <w:rFonts w:ascii="IRANSans" w:eastAsia="Times New Roman" w:hAnsi="IRANSans" w:cs="B Nazanin"/>
          <w:spacing w:val="-2"/>
          <w:sz w:val="36"/>
          <w:szCs w:val="36"/>
        </w:rPr>
      </w:pPr>
      <w:proofErr w:type="spellStart"/>
      <w:proofErr w:type="gramStart"/>
      <w:r w:rsidRPr="00E850AE">
        <w:rPr>
          <w:rFonts w:ascii="IRANSans" w:eastAsia="Times New Roman" w:hAnsi="IRANSans" w:cs="B Nazanin"/>
          <w:spacing w:val="-2"/>
          <w:sz w:val="36"/>
          <w:szCs w:val="36"/>
        </w:rPr>
        <w:t>Config.template</w:t>
      </w:r>
      <w:proofErr w:type="spellEnd"/>
      <w:r w:rsidRPr="00E850AE">
        <w:rPr>
          <w:rFonts w:ascii="IRANSans" w:eastAsia="Times New Roman" w:hAnsi="IRANSans" w:cs="B Nazanin"/>
          <w:spacing w:val="-2"/>
          <w:sz w:val="36"/>
          <w:szCs w:val="36"/>
        </w:rPr>
        <w:t xml:space="preserve"> :</w:t>
      </w:r>
      <w:proofErr w:type="gramEnd"/>
      <w:r w:rsidRPr="00E850AE">
        <w:rPr>
          <w:rFonts w:ascii="IRANSans" w:eastAsia="Times New Roman" w:hAnsi="IRANSans" w:cs="B Nazanin"/>
          <w:spacing w:val="-2"/>
          <w:sz w:val="36"/>
          <w:szCs w:val="36"/>
        </w:rPr>
        <w:t> </w:t>
      </w:r>
      <w:r w:rsidRPr="00E850AE">
        <w:rPr>
          <w:rFonts w:ascii="Courier New" w:eastAsia="Times New Roman" w:hAnsi="Courier New" w:cs="Courier New"/>
          <w:color w:val="37474F"/>
          <w:spacing w:val="-2"/>
          <w:sz w:val="35"/>
        </w:rPr>
        <w:t>string</w:t>
      </w:r>
      <w:hyperlink r:id="rId291" w:anchor="configtemplate-string" w:tooltip="Permanent link" w:history="1">
        <w:r w:rsidRPr="00E850AE">
          <w:rPr>
            <w:rFonts w:ascii="IRANSans" w:eastAsia="Times New Roman" w:hAnsi="IRANSans" w:cs="B Nazanin"/>
            <w:color w:val="0000FF"/>
            <w:spacing w:val="-2"/>
            <w:sz w:val="36"/>
            <w:szCs w:val="36"/>
            <w:u w:val="single"/>
          </w:rPr>
          <w:t>¶</w:t>
        </w:r>
      </w:hyperlink>
    </w:p>
    <w:p w:rsidR="00E850AE" w:rsidRPr="00E850AE" w:rsidRDefault="00E850AE" w:rsidP="00E850AE">
      <w:pPr>
        <w:bidi w:val="0"/>
        <w:spacing w:before="240" w:after="240" w:line="240" w:lineRule="auto"/>
        <w:rPr>
          <w:rFonts w:ascii="IRANSans" w:eastAsia="Times New Roman" w:hAnsi="IRANSans" w:cs="B Nazanin"/>
          <w:sz w:val="26"/>
          <w:szCs w:val="26"/>
        </w:rPr>
      </w:pPr>
      <w:proofErr w:type="gramStart"/>
      <w:r w:rsidRPr="00E850AE">
        <w:rPr>
          <w:rFonts w:ascii="IRANSans" w:eastAsia="Times New Roman" w:hAnsi="IRANSans" w:cs="B Nazanin"/>
          <w:sz w:val="26"/>
          <w:szCs w:val="26"/>
        </w:rPr>
        <w:t>by</w:t>
      </w:r>
      <w:proofErr w:type="gramEnd"/>
      <w:r w:rsidRPr="00E850AE">
        <w:rPr>
          <w:rFonts w:ascii="IRANSans" w:eastAsia="Times New Roman" w:hAnsi="IRANSans" w:cs="B Nazanin"/>
          <w:sz w:val="26"/>
          <w:szCs w:val="26"/>
        </w:rPr>
        <w:t xml:space="preserve"> default </w:t>
      </w:r>
      <w:proofErr w:type="spellStart"/>
      <w:r w:rsidRPr="00E850AE">
        <w:rPr>
          <w:rFonts w:ascii="IRANSans" w:eastAsia="Times New Roman" w:hAnsi="IRANSans" w:cs="B Nazanin"/>
          <w:sz w:val="26"/>
          <w:szCs w:val="26"/>
        </w:rPr>
        <w:t>datepicker</w:t>
      </w:r>
      <w:proofErr w:type="spellEnd"/>
      <w:r w:rsidRPr="00E850AE">
        <w:rPr>
          <w:rFonts w:ascii="IRANSans" w:eastAsia="Times New Roman" w:hAnsi="IRANSans" w:cs="B Nazanin"/>
          <w:sz w:val="26"/>
          <w:szCs w:val="26"/>
        </w:rPr>
        <w:t xml:space="preserve"> have a template string, and you can overwrite it simply by replace string in </w:t>
      </w:r>
      <w:proofErr w:type="spellStart"/>
      <w:r w:rsidRPr="00E850AE">
        <w:rPr>
          <w:rFonts w:ascii="IRANSans" w:eastAsia="Times New Roman" w:hAnsi="IRANSans" w:cs="B Nazanin"/>
          <w:sz w:val="26"/>
          <w:szCs w:val="26"/>
        </w:rPr>
        <w:t>config</w:t>
      </w:r>
      <w:proofErr w:type="spellEnd"/>
      <w:r w:rsidRPr="00E850AE">
        <w:rPr>
          <w:rFonts w:ascii="IRANSans" w:eastAsia="Times New Roman" w:hAnsi="IRANSans" w:cs="B Nazanin"/>
          <w:sz w:val="26"/>
          <w:szCs w:val="26"/>
        </w:rPr>
        <w:t>.</w:t>
      </w:r>
    </w:p>
    <w:p w:rsidR="00E850AE" w:rsidRPr="00E850AE" w:rsidRDefault="00E850AE" w:rsidP="00E850AE">
      <w:pPr>
        <w:bidi w:val="0"/>
        <w:spacing w:before="240" w:after="240" w:line="240" w:lineRule="auto"/>
        <w:rPr>
          <w:rFonts w:ascii="IRANSans" w:eastAsia="Times New Roman" w:hAnsi="IRANSans" w:cs="B Nazanin"/>
          <w:sz w:val="26"/>
          <w:szCs w:val="26"/>
        </w:rPr>
      </w:pPr>
      <w:r w:rsidRPr="00E850AE">
        <w:rPr>
          <w:rFonts w:ascii="IRANSans" w:eastAsia="Times New Roman" w:hAnsi="IRANSans" w:cs="B Nazanin"/>
          <w:b/>
          <w:bCs/>
          <w:sz w:val="26"/>
        </w:rPr>
        <w:t>Kind</w:t>
      </w:r>
      <w:r w:rsidRPr="00E850AE">
        <w:rPr>
          <w:rFonts w:ascii="IRANSans" w:eastAsia="Times New Roman" w:hAnsi="IRANSans" w:cs="B Nazanin"/>
          <w:sz w:val="26"/>
          <w:szCs w:val="26"/>
        </w:rPr>
        <w:t>: static property of </w:t>
      </w:r>
      <w:proofErr w:type="spellStart"/>
      <w:r w:rsidRPr="00E850AE">
        <w:rPr>
          <w:rFonts w:ascii="IRANSans" w:eastAsia="Times New Roman" w:hAnsi="IRANSans" w:cs="B Nazanin"/>
          <w:sz w:val="26"/>
          <w:szCs w:val="26"/>
        </w:rPr>
        <w:fldChar w:fldCharType="begin"/>
      </w:r>
      <w:r w:rsidRPr="00E850AE">
        <w:rPr>
          <w:rFonts w:ascii="IRANSans" w:eastAsia="Times New Roman" w:hAnsi="IRANSans" w:cs="B Nazanin"/>
          <w:sz w:val="26"/>
          <w:szCs w:val="26"/>
        </w:rPr>
        <w:instrText xml:space="preserve"> HYPERLINK "http://babakhani.github.io/PersianWebToolkit/doc/datepicker/options/" \l "Config" </w:instrText>
      </w:r>
      <w:r w:rsidRPr="00E850AE">
        <w:rPr>
          <w:rFonts w:ascii="IRANSans" w:eastAsia="Times New Roman" w:hAnsi="IRANSans" w:cs="B Nazanin"/>
          <w:sz w:val="26"/>
          <w:szCs w:val="26"/>
        </w:rPr>
        <w:fldChar w:fldCharType="separate"/>
      </w:r>
      <w:r w:rsidRPr="00E850AE">
        <w:rPr>
          <w:rFonts w:ascii="Courier New" w:eastAsia="Times New Roman" w:hAnsi="Courier New" w:cs="Courier New"/>
          <w:color w:val="EF5350"/>
        </w:rPr>
        <w:t>Config</w:t>
      </w:r>
      <w:proofErr w:type="spellEnd"/>
      <w:r w:rsidRPr="00E850AE">
        <w:rPr>
          <w:rFonts w:ascii="IRANSans" w:eastAsia="Times New Roman" w:hAnsi="IRANSans" w:cs="B Nazanin"/>
          <w:sz w:val="26"/>
          <w:szCs w:val="26"/>
        </w:rPr>
        <w:fldChar w:fldCharType="end"/>
      </w:r>
      <w:r w:rsidRPr="00E850AE">
        <w:rPr>
          <w:rFonts w:ascii="IRANSans" w:eastAsia="Times New Roman" w:hAnsi="IRANSans" w:cs="B Nazanin"/>
          <w:sz w:val="26"/>
          <w:szCs w:val="26"/>
        </w:rPr>
        <w:br/>
      </w:r>
      <w:r w:rsidRPr="00E850AE">
        <w:rPr>
          <w:rFonts w:ascii="IRANSans" w:eastAsia="Times New Roman" w:hAnsi="IRANSans" w:cs="B Nazanin"/>
          <w:b/>
          <w:bCs/>
          <w:sz w:val="26"/>
        </w:rPr>
        <w:t>Example</w:t>
      </w:r>
    </w:p>
    <w:p w:rsidR="00E850AE" w:rsidRPr="00E850AE" w:rsidRDefault="00E850AE" w:rsidP="00E85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textAlignment w:val="top"/>
        <w:rPr>
          <w:rFonts w:ascii="Courier New" w:eastAsia="Times New Roman" w:hAnsi="Courier New" w:cs="Courier New"/>
          <w:color w:val="37474F"/>
        </w:rPr>
      </w:pPr>
      <w:r w:rsidRPr="00E850AE">
        <w:rPr>
          <w:rFonts w:ascii="IRANSans" w:eastAsia="Times New Roman" w:hAnsi="IRANSans" w:cs="Courier New"/>
          <w:color w:val="37474F"/>
        </w:rPr>
        <w:t>&lt;</w:t>
      </w:r>
      <w:r w:rsidRPr="00E850AE">
        <w:rPr>
          <w:rFonts w:ascii="IRANSans" w:eastAsia="Times New Roman" w:hAnsi="IRANSans" w:cs="Courier New"/>
          <w:color w:val="EC407A"/>
        </w:rPr>
        <w:t>div</w:t>
      </w:r>
      <w:r w:rsidRPr="00E850AE">
        <w:rPr>
          <w:rFonts w:ascii="Courier New" w:eastAsia="Times New Roman" w:hAnsi="Courier New" w:cs="Courier New"/>
          <w:color w:val="37474F"/>
        </w:rPr>
        <w:t xml:space="preserve"> </w:t>
      </w:r>
      <w:r w:rsidRPr="00E850AE">
        <w:rPr>
          <w:rFonts w:ascii="IRANSans" w:eastAsia="Times New Roman" w:hAnsi="IRANSans" w:cs="Courier New"/>
          <w:color w:val="EC407A"/>
        </w:rPr>
        <w:t>id</w:t>
      </w:r>
      <w:r w:rsidRPr="00E850AE">
        <w:rPr>
          <w:rFonts w:ascii="IRANSans" w:eastAsia="Times New Roman" w:hAnsi="IRANSans" w:cs="Courier New"/>
          <w:color w:val="37474F"/>
        </w:rPr>
        <w:t>=</w:t>
      </w:r>
      <w:r w:rsidRPr="00E850AE">
        <w:rPr>
          <w:rFonts w:ascii="IRANSans" w:eastAsia="Times New Roman" w:hAnsi="IRANSans" w:cs="Courier New"/>
          <w:color w:val="0D904F"/>
        </w:rPr>
        <w:t>"</w:t>
      </w:r>
      <w:proofErr w:type="spellStart"/>
      <w:r w:rsidRPr="00E850AE">
        <w:rPr>
          <w:rFonts w:ascii="IRANSans" w:eastAsia="Times New Roman" w:hAnsi="IRANSans" w:cs="Courier New"/>
          <w:color w:val="0D904F"/>
        </w:rPr>
        <w:t>plotId</w:t>
      </w:r>
      <w:proofErr w:type="spellEnd"/>
      <w:r w:rsidRPr="00E850AE">
        <w:rPr>
          <w:rFonts w:ascii="IRANSans" w:eastAsia="Times New Roman" w:hAnsi="IRANSans" w:cs="Courier New"/>
          <w:color w:val="0D904F"/>
        </w:rPr>
        <w:t>"</w:t>
      </w:r>
      <w:r w:rsidRPr="00E850AE">
        <w:rPr>
          <w:rFonts w:ascii="Courier New" w:eastAsia="Times New Roman" w:hAnsi="Courier New" w:cs="Courier New"/>
          <w:color w:val="37474F"/>
        </w:rPr>
        <w:t xml:space="preserve"> </w:t>
      </w:r>
      <w:r w:rsidRPr="00E850AE">
        <w:rPr>
          <w:rFonts w:ascii="IRANSans" w:eastAsia="Times New Roman" w:hAnsi="IRANSans" w:cs="Courier New"/>
          <w:color w:val="3E61A2"/>
        </w:rPr>
        <w:t>class</w:t>
      </w:r>
      <w:r w:rsidRPr="00E850AE">
        <w:rPr>
          <w:rFonts w:ascii="IRANSans" w:eastAsia="Times New Roman" w:hAnsi="IRANSans" w:cs="Courier New"/>
          <w:color w:val="37474F"/>
        </w:rPr>
        <w:t>=</w:t>
      </w:r>
      <w:r w:rsidRPr="00E850AE">
        <w:rPr>
          <w:rFonts w:ascii="IRANSans" w:eastAsia="Times New Roman" w:hAnsi="IRANSans" w:cs="Courier New"/>
          <w:color w:val="0D904F"/>
        </w:rPr>
        <w:t>"</w:t>
      </w:r>
      <w:proofErr w:type="spellStart"/>
      <w:r w:rsidRPr="00E850AE">
        <w:rPr>
          <w:rFonts w:ascii="IRANSans" w:eastAsia="Times New Roman" w:hAnsi="IRANSans" w:cs="Courier New"/>
          <w:color w:val="0D904F"/>
        </w:rPr>
        <w:t>datepicker</w:t>
      </w:r>
      <w:proofErr w:type="spellEnd"/>
      <w:r w:rsidRPr="00E850AE">
        <w:rPr>
          <w:rFonts w:ascii="IRANSans" w:eastAsia="Times New Roman" w:hAnsi="IRANSans" w:cs="Courier New"/>
          <w:color w:val="0D904F"/>
        </w:rPr>
        <w:t xml:space="preserve">-plot-area </w:t>
      </w:r>
      <w:proofErr w:type="spellStart"/>
      <w:r w:rsidRPr="00E850AE">
        <w:rPr>
          <w:rFonts w:ascii="IRANSans" w:eastAsia="Times New Roman" w:hAnsi="IRANSans" w:cs="Courier New"/>
          <w:color w:val="0D904F"/>
        </w:rPr>
        <w:t>datepicker</w:t>
      </w:r>
      <w:proofErr w:type="spellEnd"/>
      <w:r w:rsidRPr="00E850AE">
        <w:rPr>
          <w:rFonts w:ascii="IRANSans" w:eastAsia="Times New Roman" w:hAnsi="IRANSans" w:cs="Courier New"/>
          <w:color w:val="0D904F"/>
        </w:rPr>
        <w:t>-plot-area-inline-view"</w:t>
      </w:r>
      <w:r w:rsidRPr="00E850AE">
        <w:rPr>
          <w:rFonts w:ascii="IRANSans" w:eastAsia="Times New Roman" w:hAnsi="IRANSans" w:cs="Courier New"/>
          <w:color w:val="37474F"/>
        </w:rPr>
        <w:t>&gt;</w:t>
      </w:r>
    </w:p>
    <w:p w:rsidR="00E850AE" w:rsidRPr="00E850AE" w:rsidRDefault="00E850AE" w:rsidP="00E85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textAlignment w:val="top"/>
        <w:rPr>
          <w:rFonts w:ascii="Courier New" w:eastAsia="Times New Roman" w:hAnsi="Courier New" w:cs="Courier New"/>
          <w:color w:val="37474F"/>
        </w:rPr>
      </w:pPr>
      <w:r w:rsidRPr="00E850AE">
        <w:rPr>
          <w:rFonts w:ascii="Courier New" w:eastAsia="Times New Roman" w:hAnsi="Courier New" w:cs="Courier New"/>
          <w:color w:val="37474F"/>
        </w:rPr>
        <w:t xml:space="preserve">     </w:t>
      </w:r>
      <w:r w:rsidRPr="00E850AE">
        <w:rPr>
          <w:rFonts w:ascii="IRANSans" w:eastAsia="Times New Roman" w:hAnsi="IRANSans" w:cs="Courier New"/>
          <w:color w:val="37474F"/>
        </w:rPr>
        <w:t>{{</w:t>
      </w:r>
      <w:r w:rsidRPr="00E850AE">
        <w:rPr>
          <w:rFonts w:ascii="IRANSans" w:eastAsia="Times New Roman" w:hAnsi="IRANSans" w:cs="Courier New"/>
          <w:color w:val="A61717"/>
        </w:rPr>
        <w:t>#</w:t>
      </w:r>
      <w:proofErr w:type="spellStart"/>
      <w:r w:rsidRPr="00E850AE">
        <w:rPr>
          <w:rFonts w:ascii="IRANSans" w:eastAsia="Times New Roman" w:hAnsi="IRANSans" w:cs="Courier New"/>
          <w:color w:val="EC407A"/>
        </w:rPr>
        <w:t>navigator</w:t>
      </w:r>
      <w:r w:rsidRPr="00E850AE">
        <w:rPr>
          <w:rFonts w:ascii="IRANSans" w:eastAsia="Times New Roman" w:hAnsi="IRANSans" w:cs="Courier New"/>
          <w:color w:val="37474F"/>
        </w:rPr>
        <w:t>.</w:t>
      </w:r>
      <w:r w:rsidRPr="00E850AE">
        <w:rPr>
          <w:rFonts w:ascii="IRANSans" w:eastAsia="Times New Roman" w:hAnsi="IRANSans" w:cs="Courier New"/>
          <w:color w:val="EC407A"/>
        </w:rPr>
        <w:t>enabled</w:t>
      </w:r>
      <w:proofErr w:type="spellEnd"/>
      <w:r w:rsidRPr="00E850AE">
        <w:rPr>
          <w:rFonts w:ascii="IRANSans" w:eastAsia="Times New Roman" w:hAnsi="IRANSans" w:cs="Courier New"/>
          <w:color w:val="37474F"/>
        </w:rPr>
        <w:t>}}</w:t>
      </w:r>
    </w:p>
    <w:p w:rsidR="00E850AE" w:rsidRPr="00E850AE" w:rsidRDefault="00E850AE" w:rsidP="00E85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textAlignment w:val="top"/>
        <w:rPr>
          <w:rFonts w:ascii="Courier New" w:eastAsia="Times New Roman" w:hAnsi="Courier New" w:cs="Courier New"/>
          <w:color w:val="37474F"/>
        </w:rPr>
      </w:pPr>
      <w:r w:rsidRPr="00E850AE">
        <w:rPr>
          <w:rFonts w:ascii="Courier New" w:eastAsia="Times New Roman" w:hAnsi="Courier New" w:cs="Courier New"/>
          <w:color w:val="37474F"/>
        </w:rPr>
        <w:lastRenderedPageBreak/>
        <w:t xml:space="preserve">     </w:t>
      </w:r>
      <w:r w:rsidRPr="00E850AE">
        <w:rPr>
          <w:rFonts w:ascii="IRANSans" w:eastAsia="Times New Roman" w:hAnsi="IRANSans" w:cs="Courier New"/>
          <w:color w:val="37474F"/>
        </w:rPr>
        <w:t>&lt;</w:t>
      </w:r>
      <w:r w:rsidRPr="00E850AE">
        <w:rPr>
          <w:rFonts w:ascii="IRANSans" w:eastAsia="Times New Roman" w:hAnsi="IRANSans" w:cs="Courier New"/>
          <w:color w:val="EC407A"/>
        </w:rPr>
        <w:t>div</w:t>
      </w:r>
      <w:r w:rsidRPr="00E850AE">
        <w:rPr>
          <w:rFonts w:ascii="Courier New" w:eastAsia="Times New Roman" w:hAnsi="Courier New" w:cs="Courier New"/>
          <w:color w:val="37474F"/>
        </w:rPr>
        <w:t xml:space="preserve"> </w:t>
      </w:r>
      <w:r w:rsidRPr="00E850AE">
        <w:rPr>
          <w:rFonts w:ascii="IRANSans" w:eastAsia="Times New Roman" w:hAnsi="IRANSans" w:cs="Courier New"/>
          <w:color w:val="3E61A2"/>
        </w:rPr>
        <w:t>class</w:t>
      </w:r>
      <w:r w:rsidRPr="00E850AE">
        <w:rPr>
          <w:rFonts w:ascii="IRANSans" w:eastAsia="Times New Roman" w:hAnsi="IRANSans" w:cs="Courier New"/>
          <w:color w:val="37474F"/>
        </w:rPr>
        <w:t>=</w:t>
      </w:r>
      <w:r w:rsidRPr="00E850AE">
        <w:rPr>
          <w:rFonts w:ascii="IRANSans" w:eastAsia="Times New Roman" w:hAnsi="IRANSans" w:cs="Courier New"/>
          <w:color w:val="0D904F"/>
        </w:rPr>
        <w:t>"navigator"</w:t>
      </w:r>
      <w:r w:rsidRPr="00E850AE">
        <w:rPr>
          <w:rFonts w:ascii="IRANSans" w:eastAsia="Times New Roman" w:hAnsi="IRANSans" w:cs="Courier New"/>
          <w:color w:val="37474F"/>
        </w:rPr>
        <w:t>&gt;</w:t>
      </w:r>
    </w:p>
    <w:p w:rsidR="00E850AE" w:rsidRPr="00E850AE" w:rsidRDefault="00E850AE" w:rsidP="00E85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textAlignment w:val="top"/>
        <w:rPr>
          <w:rFonts w:ascii="Courier New" w:eastAsia="Times New Roman" w:hAnsi="Courier New" w:cs="Courier New"/>
          <w:color w:val="37474F"/>
        </w:rPr>
      </w:pPr>
      <w:r w:rsidRPr="00E850AE">
        <w:rPr>
          <w:rFonts w:ascii="Courier New" w:eastAsia="Times New Roman" w:hAnsi="Courier New" w:cs="Courier New"/>
          <w:color w:val="37474F"/>
        </w:rPr>
        <w:t xml:space="preserve">     </w:t>
      </w:r>
      <w:r w:rsidRPr="00E850AE">
        <w:rPr>
          <w:rFonts w:ascii="IRANSans" w:eastAsia="Times New Roman" w:hAnsi="IRANSans" w:cs="Courier New"/>
          <w:color w:val="37474F"/>
        </w:rPr>
        <w:t>&lt;</w:t>
      </w:r>
      <w:r w:rsidRPr="00E850AE">
        <w:rPr>
          <w:rFonts w:ascii="IRANSans" w:eastAsia="Times New Roman" w:hAnsi="IRANSans" w:cs="Courier New"/>
          <w:color w:val="EC407A"/>
        </w:rPr>
        <w:t>div</w:t>
      </w:r>
      <w:r w:rsidRPr="00E850AE">
        <w:rPr>
          <w:rFonts w:ascii="Courier New" w:eastAsia="Times New Roman" w:hAnsi="Courier New" w:cs="Courier New"/>
          <w:color w:val="37474F"/>
        </w:rPr>
        <w:t xml:space="preserve"> </w:t>
      </w:r>
      <w:r w:rsidRPr="00E850AE">
        <w:rPr>
          <w:rFonts w:ascii="IRANSans" w:eastAsia="Times New Roman" w:hAnsi="IRANSans" w:cs="Courier New"/>
          <w:color w:val="3E61A2"/>
        </w:rPr>
        <w:t>class</w:t>
      </w:r>
      <w:r w:rsidRPr="00E850AE">
        <w:rPr>
          <w:rFonts w:ascii="IRANSans" w:eastAsia="Times New Roman" w:hAnsi="IRANSans" w:cs="Courier New"/>
          <w:color w:val="37474F"/>
        </w:rPr>
        <w:t>=</w:t>
      </w:r>
      <w:r w:rsidRPr="00E850AE">
        <w:rPr>
          <w:rFonts w:ascii="IRANSans" w:eastAsia="Times New Roman" w:hAnsi="IRANSans" w:cs="Courier New"/>
          <w:color w:val="0D904F"/>
        </w:rPr>
        <w:t>"</w:t>
      </w:r>
      <w:proofErr w:type="spellStart"/>
      <w:r w:rsidRPr="00E850AE">
        <w:rPr>
          <w:rFonts w:ascii="IRANSans" w:eastAsia="Times New Roman" w:hAnsi="IRANSans" w:cs="Courier New"/>
          <w:color w:val="0D904F"/>
        </w:rPr>
        <w:t>datepicker</w:t>
      </w:r>
      <w:proofErr w:type="spellEnd"/>
      <w:r w:rsidRPr="00E850AE">
        <w:rPr>
          <w:rFonts w:ascii="IRANSans" w:eastAsia="Times New Roman" w:hAnsi="IRANSans" w:cs="Courier New"/>
          <w:color w:val="0D904F"/>
        </w:rPr>
        <w:t>-header"</w:t>
      </w:r>
      <w:r w:rsidRPr="00E850AE">
        <w:rPr>
          <w:rFonts w:ascii="IRANSans" w:eastAsia="Times New Roman" w:hAnsi="IRANSans" w:cs="Courier New"/>
          <w:color w:val="37474F"/>
        </w:rPr>
        <w:t>&gt;</w:t>
      </w:r>
    </w:p>
    <w:p w:rsidR="00E850AE" w:rsidRPr="00E850AE" w:rsidRDefault="00E850AE" w:rsidP="00E85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textAlignment w:val="top"/>
        <w:rPr>
          <w:rFonts w:ascii="Courier New" w:eastAsia="Times New Roman" w:hAnsi="Courier New" w:cs="Courier New"/>
          <w:color w:val="37474F"/>
        </w:rPr>
      </w:pPr>
      <w:r w:rsidRPr="00E850AE">
        <w:rPr>
          <w:rFonts w:ascii="Courier New" w:eastAsia="Times New Roman" w:hAnsi="Courier New" w:cs="Courier New"/>
          <w:color w:val="37474F"/>
        </w:rPr>
        <w:t xml:space="preserve">     </w:t>
      </w:r>
      <w:r w:rsidRPr="00E850AE">
        <w:rPr>
          <w:rFonts w:ascii="IRANSans" w:eastAsia="Times New Roman" w:hAnsi="IRANSans" w:cs="Courier New"/>
          <w:color w:val="37474F"/>
        </w:rPr>
        <w:t>&lt;</w:t>
      </w:r>
      <w:r w:rsidRPr="00E850AE">
        <w:rPr>
          <w:rFonts w:ascii="IRANSans" w:eastAsia="Times New Roman" w:hAnsi="IRANSans" w:cs="Courier New"/>
          <w:color w:val="EC407A"/>
        </w:rPr>
        <w:t>div</w:t>
      </w:r>
      <w:r w:rsidRPr="00E850AE">
        <w:rPr>
          <w:rFonts w:ascii="Courier New" w:eastAsia="Times New Roman" w:hAnsi="Courier New" w:cs="Courier New"/>
          <w:color w:val="37474F"/>
        </w:rPr>
        <w:t xml:space="preserve"> </w:t>
      </w:r>
      <w:r w:rsidRPr="00E850AE">
        <w:rPr>
          <w:rFonts w:ascii="IRANSans" w:eastAsia="Times New Roman" w:hAnsi="IRANSans" w:cs="Courier New"/>
          <w:color w:val="3E61A2"/>
        </w:rPr>
        <w:t>class</w:t>
      </w:r>
      <w:r w:rsidRPr="00E850AE">
        <w:rPr>
          <w:rFonts w:ascii="IRANSans" w:eastAsia="Times New Roman" w:hAnsi="IRANSans" w:cs="Courier New"/>
          <w:color w:val="37474F"/>
        </w:rPr>
        <w:t>=</w:t>
      </w:r>
      <w:r w:rsidRPr="00E850AE">
        <w:rPr>
          <w:rFonts w:ascii="IRANSans" w:eastAsia="Times New Roman" w:hAnsi="IRANSans" w:cs="Courier New"/>
          <w:color w:val="0D904F"/>
        </w:rPr>
        <w:t>"</w:t>
      </w:r>
      <w:proofErr w:type="spellStart"/>
      <w:r w:rsidRPr="00E850AE">
        <w:rPr>
          <w:rFonts w:ascii="IRANSans" w:eastAsia="Times New Roman" w:hAnsi="IRANSans" w:cs="Courier New"/>
          <w:color w:val="0D904F"/>
        </w:rPr>
        <w:t>btn</w:t>
      </w:r>
      <w:proofErr w:type="spellEnd"/>
      <w:r w:rsidRPr="00E850AE">
        <w:rPr>
          <w:rFonts w:ascii="IRANSans" w:eastAsia="Times New Roman" w:hAnsi="IRANSans" w:cs="Courier New"/>
          <w:color w:val="0D904F"/>
        </w:rPr>
        <w:t xml:space="preserve"> </w:t>
      </w:r>
      <w:proofErr w:type="spellStart"/>
      <w:r w:rsidRPr="00E850AE">
        <w:rPr>
          <w:rFonts w:ascii="IRANSans" w:eastAsia="Times New Roman" w:hAnsi="IRANSans" w:cs="Courier New"/>
          <w:color w:val="0D904F"/>
        </w:rPr>
        <w:t>btn</w:t>
      </w:r>
      <w:proofErr w:type="spellEnd"/>
      <w:r w:rsidRPr="00E850AE">
        <w:rPr>
          <w:rFonts w:ascii="IRANSans" w:eastAsia="Times New Roman" w:hAnsi="IRANSans" w:cs="Courier New"/>
          <w:color w:val="0D904F"/>
        </w:rPr>
        <w:t>-next"</w:t>
      </w:r>
      <w:r w:rsidRPr="00E850AE">
        <w:rPr>
          <w:rFonts w:ascii="IRANSans" w:eastAsia="Times New Roman" w:hAnsi="IRANSans" w:cs="Courier New"/>
          <w:color w:val="37474F"/>
        </w:rPr>
        <w:t>&gt;{{</w:t>
      </w:r>
      <w:proofErr w:type="spellStart"/>
      <w:r w:rsidRPr="00E850AE">
        <w:rPr>
          <w:rFonts w:ascii="IRANSans" w:eastAsia="Times New Roman" w:hAnsi="IRANSans" w:cs="Courier New"/>
          <w:color w:val="EC407A"/>
        </w:rPr>
        <w:t>navigator</w:t>
      </w:r>
      <w:r w:rsidRPr="00E850AE">
        <w:rPr>
          <w:rFonts w:ascii="IRANSans" w:eastAsia="Times New Roman" w:hAnsi="IRANSans" w:cs="Courier New"/>
          <w:color w:val="37474F"/>
        </w:rPr>
        <w:t>.</w:t>
      </w:r>
      <w:r w:rsidRPr="00E850AE">
        <w:rPr>
          <w:rFonts w:ascii="IRANSans" w:eastAsia="Times New Roman" w:hAnsi="IRANSans" w:cs="Courier New"/>
          <w:color w:val="EC407A"/>
        </w:rPr>
        <w:t>text</w:t>
      </w:r>
      <w:r w:rsidRPr="00E850AE">
        <w:rPr>
          <w:rFonts w:ascii="IRANSans" w:eastAsia="Times New Roman" w:hAnsi="IRANSans" w:cs="Courier New"/>
          <w:color w:val="37474F"/>
        </w:rPr>
        <w:t>.</w:t>
      </w:r>
      <w:r w:rsidRPr="00E850AE">
        <w:rPr>
          <w:rFonts w:ascii="IRANSans" w:eastAsia="Times New Roman" w:hAnsi="IRANSans" w:cs="Courier New"/>
          <w:color w:val="EC407A"/>
        </w:rPr>
        <w:t>btnNextText</w:t>
      </w:r>
      <w:proofErr w:type="spellEnd"/>
      <w:r w:rsidRPr="00E850AE">
        <w:rPr>
          <w:rFonts w:ascii="IRANSans" w:eastAsia="Times New Roman" w:hAnsi="IRANSans" w:cs="Courier New"/>
          <w:color w:val="37474F"/>
        </w:rPr>
        <w:t>}}&lt;</w:t>
      </w:r>
      <w:r w:rsidRPr="00E850AE">
        <w:rPr>
          <w:rFonts w:ascii="IRANSans" w:eastAsia="Times New Roman" w:hAnsi="IRANSans" w:cs="Courier New"/>
          <w:color w:val="A61717"/>
        </w:rPr>
        <w:t>/div&gt;</w:t>
      </w:r>
    </w:p>
    <w:p w:rsidR="00E850AE" w:rsidRPr="00E850AE" w:rsidRDefault="00E850AE" w:rsidP="00E85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textAlignment w:val="top"/>
        <w:rPr>
          <w:rFonts w:ascii="Courier New" w:eastAsia="Times New Roman" w:hAnsi="Courier New" w:cs="Courier New"/>
          <w:color w:val="37474F"/>
        </w:rPr>
      </w:pPr>
      <w:r w:rsidRPr="00E850AE">
        <w:rPr>
          <w:rFonts w:ascii="Courier New" w:eastAsia="Times New Roman" w:hAnsi="Courier New" w:cs="Courier New"/>
          <w:color w:val="37474F"/>
        </w:rPr>
        <w:t xml:space="preserve">     </w:t>
      </w:r>
      <w:r w:rsidRPr="00E850AE">
        <w:rPr>
          <w:rFonts w:ascii="IRANSans" w:eastAsia="Times New Roman" w:hAnsi="IRANSans" w:cs="Courier New"/>
          <w:color w:val="37474F"/>
        </w:rPr>
        <w:t>&lt;</w:t>
      </w:r>
      <w:r w:rsidRPr="00E850AE">
        <w:rPr>
          <w:rFonts w:ascii="IRANSans" w:eastAsia="Times New Roman" w:hAnsi="IRANSans" w:cs="Courier New"/>
          <w:color w:val="EC407A"/>
        </w:rPr>
        <w:t>div</w:t>
      </w:r>
      <w:r w:rsidRPr="00E850AE">
        <w:rPr>
          <w:rFonts w:ascii="Courier New" w:eastAsia="Times New Roman" w:hAnsi="Courier New" w:cs="Courier New"/>
          <w:color w:val="37474F"/>
        </w:rPr>
        <w:t xml:space="preserve"> </w:t>
      </w:r>
      <w:r w:rsidRPr="00E850AE">
        <w:rPr>
          <w:rFonts w:ascii="IRANSans" w:eastAsia="Times New Roman" w:hAnsi="IRANSans" w:cs="Courier New"/>
          <w:color w:val="3E61A2"/>
        </w:rPr>
        <w:t>class</w:t>
      </w:r>
      <w:r w:rsidRPr="00E850AE">
        <w:rPr>
          <w:rFonts w:ascii="IRANSans" w:eastAsia="Times New Roman" w:hAnsi="IRANSans" w:cs="Courier New"/>
          <w:color w:val="37474F"/>
        </w:rPr>
        <w:t>=</w:t>
      </w:r>
      <w:r w:rsidRPr="00E850AE">
        <w:rPr>
          <w:rFonts w:ascii="IRANSans" w:eastAsia="Times New Roman" w:hAnsi="IRANSans" w:cs="Courier New"/>
          <w:color w:val="0D904F"/>
        </w:rPr>
        <w:t>"</w:t>
      </w:r>
      <w:proofErr w:type="spellStart"/>
      <w:r w:rsidRPr="00E850AE">
        <w:rPr>
          <w:rFonts w:ascii="IRANSans" w:eastAsia="Times New Roman" w:hAnsi="IRANSans" w:cs="Courier New"/>
          <w:color w:val="0D904F"/>
        </w:rPr>
        <w:t>btn</w:t>
      </w:r>
      <w:proofErr w:type="spellEnd"/>
      <w:r w:rsidRPr="00E850AE">
        <w:rPr>
          <w:rFonts w:ascii="IRANSans" w:eastAsia="Times New Roman" w:hAnsi="IRANSans" w:cs="Courier New"/>
          <w:color w:val="0D904F"/>
        </w:rPr>
        <w:t xml:space="preserve"> </w:t>
      </w:r>
      <w:proofErr w:type="spellStart"/>
      <w:r w:rsidRPr="00E850AE">
        <w:rPr>
          <w:rFonts w:ascii="IRANSans" w:eastAsia="Times New Roman" w:hAnsi="IRANSans" w:cs="Courier New"/>
          <w:color w:val="0D904F"/>
        </w:rPr>
        <w:t>btn</w:t>
      </w:r>
      <w:proofErr w:type="spellEnd"/>
      <w:r w:rsidRPr="00E850AE">
        <w:rPr>
          <w:rFonts w:ascii="IRANSans" w:eastAsia="Times New Roman" w:hAnsi="IRANSans" w:cs="Courier New"/>
          <w:color w:val="0D904F"/>
        </w:rPr>
        <w:t>-switch"</w:t>
      </w:r>
      <w:proofErr w:type="gramStart"/>
      <w:r w:rsidRPr="00E850AE">
        <w:rPr>
          <w:rFonts w:ascii="IRANSans" w:eastAsia="Times New Roman" w:hAnsi="IRANSans" w:cs="Courier New"/>
          <w:color w:val="37474F"/>
        </w:rPr>
        <w:t>&gt;{</w:t>
      </w:r>
      <w:proofErr w:type="gramEnd"/>
      <w:r w:rsidRPr="00E850AE">
        <w:rPr>
          <w:rFonts w:ascii="IRANSans" w:eastAsia="Times New Roman" w:hAnsi="IRANSans" w:cs="Courier New"/>
          <w:color w:val="37474F"/>
        </w:rPr>
        <w:t>{</w:t>
      </w:r>
      <w:r w:rsidRPr="00E850AE">
        <w:rPr>
          <w:rFonts w:ascii="Courier New" w:eastAsia="Times New Roman" w:hAnsi="Courier New" w:cs="Courier New"/>
          <w:color w:val="37474F"/>
        </w:rPr>
        <w:t xml:space="preserve"> </w:t>
      </w:r>
      <w:proofErr w:type="spellStart"/>
      <w:r w:rsidRPr="00E850AE">
        <w:rPr>
          <w:rFonts w:ascii="IRANSans" w:eastAsia="Times New Roman" w:hAnsi="IRANSans" w:cs="Courier New"/>
          <w:color w:val="EC407A"/>
        </w:rPr>
        <w:t>navigator</w:t>
      </w:r>
      <w:r w:rsidRPr="00E850AE">
        <w:rPr>
          <w:rFonts w:ascii="IRANSans" w:eastAsia="Times New Roman" w:hAnsi="IRANSans" w:cs="Courier New"/>
          <w:color w:val="37474F"/>
        </w:rPr>
        <w:t>.</w:t>
      </w:r>
      <w:r w:rsidRPr="00E850AE">
        <w:rPr>
          <w:rFonts w:ascii="IRANSans" w:eastAsia="Times New Roman" w:hAnsi="IRANSans" w:cs="Courier New"/>
          <w:color w:val="3B78E7"/>
        </w:rPr>
        <w:t>switch</w:t>
      </w:r>
      <w:r w:rsidRPr="00E850AE">
        <w:rPr>
          <w:rFonts w:ascii="IRANSans" w:eastAsia="Times New Roman" w:hAnsi="IRANSans" w:cs="Courier New"/>
          <w:color w:val="37474F"/>
        </w:rPr>
        <w:t>.</w:t>
      </w:r>
      <w:r w:rsidRPr="00E850AE">
        <w:rPr>
          <w:rFonts w:ascii="IRANSans" w:eastAsia="Times New Roman" w:hAnsi="IRANSans" w:cs="Courier New"/>
          <w:color w:val="EC407A"/>
        </w:rPr>
        <w:t>text</w:t>
      </w:r>
      <w:proofErr w:type="spellEnd"/>
      <w:r w:rsidRPr="00E850AE">
        <w:rPr>
          <w:rFonts w:ascii="Courier New" w:eastAsia="Times New Roman" w:hAnsi="Courier New" w:cs="Courier New"/>
          <w:color w:val="37474F"/>
        </w:rPr>
        <w:t xml:space="preserve"> </w:t>
      </w:r>
      <w:r w:rsidRPr="00E850AE">
        <w:rPr>
          <w:rFonts w:ascii="IRANSans" w:eastAsia="Times New Roman" w:hAnsi="IRANSans" w:cs="Courier New"/>
          <w:color w:val="37474F"/>
        </w:rPr>
        <w:t>}}&lt;</w:t>
      </w:r>
      <w:r w:rsidRPr="00E850AE">
        <w:rPr>
          <w:rFonts w:ascii="IRANSans" w:eastAsia="Times New Roman" w:hAnsi="IRANSans" w:cs="Courier New"/>
          <w:color w:val="A61717"/>
        </w:rPr>
        <w:t>/div&gt;</w:t>
      </w:r>
    </w:p>
    <w:p w:rsidR="00E850AE" w:rsidRPr="00E850AE" w:rsidRDefault="00E850AE" w:rsidP="00E85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textAlignment w:val="top"/>
        <w:rPr>
          <w:rFonts w:ascii="Courier New" w:eastAsia="Times New Roman" w:hAnsi="Courier New" w:cs="Courier New"/>
          <w:color w:val="37474F"/>
        </w:rPr>
      </w:pPr>
      <w:r w:rsidRPr="00E850AE">
        <w:rPr>
          <w:rFonts w:ascii="Courier New" w:eastAsia="Times New Roman" w:hAnsi="Courier New" w:cs="Courier New"/>
          <w:color w:val="37474F"/>
        </w:rPr>
        <w:t xml:space="preserve">     </w:t>
      </w:r>
      <w:r w:rsidRPr="00E850AE">
        <w:rPr>
          <w:rFonts w:ascii="IRANSans" w:eastAsia="Times New Roman" w:hAnsi="IRANSans" w:cs="Courier New"/>
          <w:color w:val="37474F"/>
        </w:rPr>
        <w:t>&lt;</w:t>
      </w:r>
      <w:r w:rsidRPr="00E850AE">
        <w:rPr>
          <w:rFonts w:ascii="IRANSans" w:eastAsia="Times New Roman" w:hAnsi="IRANSans" w:cs="Courier New"/>
          <w:color w:val="EC407A"/>
        </w:rPr>
        <w:t>div</w:t>
      </w:r>
      <w:r w:rsidRPr="00E850AE">
        <w:rPr>
          <w:rFonts w:ascii="Courier New" w:eastAsia="Times New Roman" w:hAnsi="Courier New" w:cs="Courier New"/>
          <w:color w:val="37474F"/>
        </w:rPr>
        <w:t xml:space="preserve"> </w:t>
      </w:r>
      <w:r w:rsidRPr="00E850AE">
        <w:rPr>
          <w:rFonts w:ascii="IRANSans" w:eastAsia="Times New Roman" w:hAnsi="IRANSans" w:cs="Courier New"/>
          <w:color w:val="3E61A2"/>
        </w:rPr>
        <w:t>class</w:t>
      </w:r>
      <w:r w:rsidRPr="00E850AE">
        <w:rPr>
          <w:rFonts w:ascii="IRANSans" w:eastAsia="Times New Roman" w:hAnsi="IRANSans" w:cs="Courier New"/>
          <w:color w:val="37474F"/>
        </w:rPr>
        <w:t>=</w:t>
      </w:r>
      <w:r w:rsidRPr="00E850AE">
        <w:rPr>
          <w:rFonts w:ascii="IRANSans" w:eastAsia="Times New Roman" w:hAnsi="IRANSans" w:cs="Courier New"/>
          <w:color w:val="0D904F"/>
        </w:rPr>
        <w:t>"</w:t>
      </w:r>
      <w:proofErr w:type="spellStart"/>
      <w:r w:rsidRPr="00E850AE">
        <w:rPr>
          <w:rFonts w:ascii="IRANSans" w:eastAsia="Times New Roman" w:hAnsi="IRANSans" w:cs="Courier New"/>
          <w:color w:val="0D904F"/>
        </w:rPr>
        <w:t>btn</w:t>
      </w:r>
      <w:proofErr w:type="spellEnd"/>
      <w:r w:rsidRPr="00E850AE">
        <w:rPr>
          <w:rFonts w:ascii="IRANSans" w:eastAsia="Times New Roman" w:hAnsi="IRANSans" w:cs="Courier New"/>
          <w:color w:val="0D904F"/>
        </w:rPr>
        <w:t xml:space="preserve"> </w:t>
      </w:r>
      <w:proofErr w:type="spellStart"/>
      <w:r w:rsidRPr="00E850AE">
        <w:rPr>
          <w:rFonts w:ascii="IRANSans" w:eastAsia="Times New Roman" w:hAnsi="IRANSans" w:cs="Courier New"/>
          <w:color w:val="0D904F"/>
        </w:rPr>
        <w:t>btn-prev</w:t>
      </w:r>
      <w:proofErr w:type="spellEnd"/>
      <w:r w:rsidRPr="00E850AE">
        <w:rPr>
          <w:rFonts w:ascii="IRANSans" w:eastAsia="Times New Roman" w:hAnsi="IRANSans" w:cs="Courier New"/>
          <w:color w:val="0D904F"/>
        </w:rPr>
        <w:t>"</w:t>
      </w:r>
      <w:r w:rsidRPr="00E850AE">
        <w:rPr>
          <w:rFonts w:ascii="IRANSans" w:eastAsia="Times New Roman" w:hAnsi="IRANSans" w:cs="Courier New"/>
          <w:color w:val="37474F"/>
        </w:rPr>
        <w:t>&gt;{{</w:t>
      </w:r>
      <w:proofErr w:type="spellStart"/>
      <w:r w:rsidRPr="00E850AE">
        <w:rPr>
          <w:rFonts w:ascii="IRANSans" w:eastAsia="Times New Roman" w:hAnsi="IRANSans" w:cs="Courier New"/>
          <w:color w:val="EC407A"/>
        </w:rPr>
        <w:t>navigator</w:t>
      </w:r>
      <w:r w:rsidRPr="00E850AE">
        <w:rPr>
          <w:rFonts w:ascii="IRANSans" w:eastAsia="Times New Roman" w:hAnsi="IRANSans" w:cs="Courier New"/>
          <w:color w:val="37474F"/>
        </w:rPr>
        <w:t>.</w:t>
      </w:r>
      <w:r w:rsidRPr="00E850AE">
        <w:rPr>
          <w:rFonts w:ascii="IRANSans" w:eastAsia="Times New Roman" w:hAnsi="IRANSans" w:cs="Courier New"/>
          <w:color w:val="EC407A"/>
        </w:rPr>
        <w:t>text</w:t>
      </w:r>
      <w:r w:rsidRPr="00E850AE">
        <w:rPr>
          <w:rFonts w:ascii="IRANSans" w:eastAsia="Times New Roman" w:hAnsi="IRANSans" w:cs="Courier New"/>
          <w:color w:val="37474F"/>
        </w:rPr>
        <w:t>.</w:t>
      </w:r>
      <w:r w:rsidRPr="00E850AE">
        <w:rPr>
          <w:rFonts w:ascii="IRANSans" w:eastAsia="Times New Roman" w:hAnsi="IRANSans" w:cs="Courier New"/>
          <w:color w:val="EC407A"/>
        </w:rPr>
        <w:t>btnPrevText</w:t>
      </w:r>
      <w:proofErr w:type="spellEnd"/>
      <w:r w:rsidRPr="00E850AE">
        <w:rPr>
          <w:rFonts w:ascii="IRANSans" w:eastAsia="Times New Roman" w:hAnsi="IRANSans" w:cs="Courier New"/>
          <w:color w:val="37474F"/>
        </w:rPr>
        <w:t>}}&lt;</w:t>
      </w:r>
      <w:r w:rsidRPr="00E850AE">
        <w:rPr>
          <w:rFonts w:ascii="IRANSans" w:eastAsia="Times New Roman" w:hAnsi="IRANSans" w:cs="Courier New"/>
          <w:color w:val="A61717"/>
        </w:rPr>
        <w:t>/div&gt;</w:t>
      </w:r>
    </w:p>
    <w:p w:rsidR="00E850AE" w:rsidRPr="00E850AE" w:rsidRDefault="00E850AE" w:rsidP="00E85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textAlignment w:val="top"/>
        <w:rPr>
          <w:rFonts w:ascii="Courier New" w:eastAsia="Times New Roman" w:hAnsi="Courier New" w:cs="Courier New"/>
          <w:color w:val="37474F"/>
        </w:rPr>
      </w:pPr>
      <w:r w:rsidRPr="00E850AE">
        <w:rPr>
          <w:rFonts w:ascii="Courier New" w:eastAsia="Times New Roman" w:hAnsi="Courier New" w:cs="Courier New"/>
          <w:color w:val="37474F"/>
        </w:rPr>
        <w:t xml:space="preserve">     </w:t>
      </w:r>
      <w:r w:rsidRPr="00E850AE">
        <w:rPr>
          <w:rFonts w:ascii="IRANSans" w:eastAsia="Times New Roman" w:hAnsi="IRANSans" w:cs="Courier New"/>
          <w:color w:val="37474F"/>
        </w:rPr>
        <w:t>&lt;</w:t>
      </w:r>
      <w:r w:rsidRPr="00E850AE">
        <w:rPr>
          <w:rFonts w:ascii="IRANSans" w:eastAsia="Times New Roman" w:hAnsi="IRANSans" w:cs="Courier New"/>
          <w:color w:val="A61717"/>
        </w:rPr>
        <w:t>/div&gt;</w:t>
      </w:r>
    </w:p>
    <w:p w:rsidR="00E850AE" w:rsidRPr="00E850AE" w:rsidRDefault="00E850AE" w:rsidP="00E85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textAlignment w:val="top"/>
        <w:rPr>
          <w:rFonts w:ascii="Courier New" w:eastAsia="Times New Roman" w:hAnsi="Courier New" w:cs="Courier New"/>
          <w:color w:val="37474F"/>
        </w:rPr>
      </w:pPr>
      <w:r w:rsidRPr="00E850AE">
        <w:rPr>
          <w:rFonts w:ascii="Courier New" w:eastAsia="Times New Roman" w:hAnsi="Courier New" w:cs="Courier New"/>
          <w:color w:val="37474F"/>
        </w:rPr>
        <w:t xml:space="preserve">     </w:t>
      </w:r>
      <w:r w:rsidRPr="00E850AE">
        <w:rPr>
          <w:rFonts w:ascii="IRANSans" w:eastAsia="Times New Roman" w:hAnsi="IRANSans" w:cs="Courier New"/>
          <w:color w:val="37474F"/>
        </w:rPr>
        <w:t>&lt;</w:t>
      </w:r>
      <w:r w:rsidRPr="00E850AE">
        <w:rPr>
          <w:rFonts w:ascii="IRANSans" w:eastAsia="Times New Roman" w:hAnsi="IRANSans" w:cs="Courier New"/>
          <w:color w:val="A61717"/>
        </w:rPr>
        <w:t>/div&gt;</w:t>
      </w:r>
    </w:p>
    <w:p w:rsidR="00E850AE" w:rsidRPr="00E850AE" w:rsidRDefault="00E850AE" w:rsidP="00E85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textAlignment w:val="top"/>
        <w:rPr>
          <w:rFonts w:ascii="Courier New" w:eastAsia="Times New Roman" w:hAnsi="Courier New" w:cs="Courier New"/>
          <w:color w:val="37474F"/>
        </w:rPr>
      </w:pPr>
      <w:r w:rsidRPr="00E850AE">
        <w:rPr>
          <w:rFonts w:ascii="Courier New" w:eastAsia="Times New Roman" w:hAnsi="Courier New" w:cs="Courier New"/>
          <w:color w:val="37474F"/>
        </w:rPr>
        <w:t xml:space="preserve">     </w:t>
      </w:r>
      <w:r w:rsidRPr="00E850AE">
        <w:rPr>
          <w:rFonts w:ascii="IRANSans" w:eastAsia="Times New Roman" w:hAnsi="IRANSans" w:cs="Courier New"/>
          <w:color w:val="37474F"/>
        </w:rPr>
        <w:t>{{</w:t>
      </w:r>
      <w:r w:rsidRPr="00E850AE">
        <w:rPr>
          <w:rFonts w:ascii="IRANSans" w:eastAsia="Times New Roman" w:hAnsi="IRANSans" w:cs="Courier New"/>
          <w:color w:val="A61717"/>
        </w:rPr>
        <w:t>/</w:t>
      </w:r>
      <w:proofErr w:type="spellStart"/>
      <w:r w:rsidRPr="00E850AE">
        <w:rPr>
          <w:rFonts w:ascii="IRANSans" w:eastAsia="Times New Roman" w:hAnsi="IRANSans" w:cs="Courier New"/>
          <w:color w:val="A61717"/>
        </w:rPr>
        <w:t>navigator.enabled</w:t>
      </w:r>
      <w:proofErr w:type="spellEnd"/>
      <w:r w:rsidRPr="00E850AE">
        <w:rPr>
          <w:rFonts w:ascii="IRANSans" w:eastAsia="Times New Roman" w:hAnsi="IRANSans" w:cs="Courier New"/>
          <w:color w:val="A61717"/>
        </w:rPr>
        <w:t>}}</w:t>
      </w:r>
    </w:p>
    <w:p w:rsidR="00E850AE" w:rsidRPr="00E850AE" w:rsidRDefault="00E850AE" w:rsidP="00E85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textAlignment w:val="top"/>
        <w:rPr>
          <w:rFonts w:ascii="Courier New" w:eastAsia="Times New Roman" w:hAnsi="Courier New" w:cs="Courier New"/>
          <w:color w:val="37474F"/>
        </w:rPr>
      </w:pPr>
      <w:r w:rsidRPr="00E850AE">
        <w:rPr>
          <w:rFonts w:ascii="Courier New" w:eastAsia="Times New Roman" w:hAnsi="Courier New" w:cs="Courier New"/>
          <w:color w:val="37474F"/>
        </w:rPr>
        <w:t xml:space="preserve">     </w:t>
      </w:r>
      <w:r w:rsidRPr="00E850AE">
        <w:rPr>
          <w:rFonts w:ascii="IRANSans" w:eastAsia="Times New Roman" w:hAnsi="IRANSans" w:cs="Courier New"/>
          <w:color w:val="37474F"/>
        </w:rPr>
        <w:t>&lt;</w:t>
      </w:r>
      <w:r w:rsidRPr="00E850AE">
        <w:rPr>
          <w:rFonts w:ascii="IRANSans" w:eastAsia="Times New Roman" w:hAnsi="IRANSans" w:cs="Courier New"/>
          <w:color w:val="EC407A"/>
        </w:rPr>
        <w:t>div</w:t>
      </w:r>
      <w:r w:rsidRPr="00E850AE">
        <w:rPr>
          <w:rFonts w:ascii="Courier New" w:eastAsia="Times New Roman" w:hAnsi="Courier New" w:cs="Courier New"/>
          <w:color w:val="37474F"/>
        </w:rPr>
        <w:t xml:space="preserve"> </w:t>
      </w:r>
      <w:r w:rsidRPr="00E850AE">
        <w:rPr>
          <w:rFonts w:ascii="IRANSans" w:eastAsia="Times New Roman" w:hAnsi="IRANSans" w:cs="Courier New"/>
          <w:color w:val="3E61A2"/>
        </w:rPr>
        <w:t>class</w:t>
      </w:r>
      <w:r w:rsidRPr="00E850AE">
        <w:rPr>
          <w:rFonts w:ascii="IRANSans" w:eastAsia="Times New Roman" w:hAnsi="IRANSans" w:cs="Courier New"/>
          <w:color w:val="37474F"/>
        </w:rPr>
        <w:t>=</w:t>
      </w:r>
      <w:r w:rsidRPr="00E850AE">
        <w:rPr>
          <w:rFonts w:ascii="IRANSans" w:eastAsia="Times New Roman" w:hAnsi="IRANSans" w:cs="Courier New"/>
          <w:color w:val="0D904F"/>
        </w:rPr>
        <w:t>"</w:t>
      </w:r>
      <w:proofErr w:type="spellStart"/>
      <w:r w:rsidRPr="00E850AE">
        <w:rPr>
          <w:rFonts w:ascii="IRANSans" w:eastAsia="Times New Roman" w:hAnsi="IRANSans" w:cs="Courier New"/>
          <w:color w:val="0D904F"/>
        </w:rPr>
        <w:t>datepicker</w:t>
      </w:r>
      <w:proofErr w:type="spellEnd"/>
      <w:r w:rsidRPr="00E850AE">
        <w:rPr>
          <w:rFonts w:ascii="IRANSans" w:eastAsia="Times New Roman" w:hAnsi="IRANSans" w:cs="Courier New"/>
          <w:color w:val="0D904F"/>
        </w:rPr>
        <w:t>-grid-view"</w:t>
      </w:r>
      <w:r w:rsidRPr="00E850AE">
        <w:rPr>
          <w:rFonts w:ascii="Courier New" w:eastAsia="Times New Roman" w:hAnsi="Courier New" w:cs="Courier New"/>
          <w:color w:val="37474F"/>
        </w:rPr>
        <w:t xml:space="preserve"> </w:t>
      </w:r>
      <w:r w:rsidRPr="00E850AE">
        <w:rPr>
          <w:rFonts w:ascii="IRANSans" w:eastAsia="Times New Roman" w:hAnsi="IRANSans" w:cs="Courier New"/>
          <w:color w:val="37474F"/>
        </w:rPr>
        <w:t>&gt;</w:t>
      </w:r>
    </w:p>
    <w:p w:rsidR="00E850AE" w:rsidRPr="00E850AE" w:rsidRDefault="00E850AE" w:rsidP="00E85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textAlignment w:val="top"/>
        <w:rPr>
          <w:rFonts w:ascii="Courier New" w:eastAsia="Times New Roman" w:hAnsi="Courier New" w:cs="Courier New"/>
          <w:color w:val="37474F"/>
        </w:rPr>
      </w:pPr>
      <w:r w:rsidRPr="00E850AE">
        <w:rPr>
          <w:rFonts w:ascii="Courier New" w:eastAsia="Times New Roman" w:hAnsi="Courier New" w:cs="Courier New"/>
          <w:color w:val="37474F"/>
        </w:rPr>
        <w:t xml:space="preserve">     </w:t>
      </w:r>
      <w:r w:rsidRPr="00E850AE">
        <w:rPr>
          <w:rFonts w:ascii="IRANSans" w:eastAsia="Times New Roman" w:hAnsi="IRANSans" w:cs="Courier New"/>
          <w:color w:val="37474F"/>
        </w:rPr>
        <w:t>{{</w:t>
      </w:r>
      <w:r w:rsidRPr="00E850AE">
        <w:rPr>
          <w:rFonts w:ascii="IRANSans" w:eastAsia="Times New Roman" w:hAnsi="IRANSans" w:cs="Courier New"/>
          <w:color w:val="A61717"/>
        </w:rPr>
        <w:t>#</w:t>
      </w:r>
      <w:proofErr w:type="spellStart"/>
      <w:r w:rsidRPr="00E850AE">
        <w:rPr>
          <w:rFonts w:ascii="IRANSans" w:eastAsia="Times New Roman" w:hAnsi="IRANSans" w:cs="Courier New"/>
          <w:color w:val="EC407A"/>
        </w:rPr>
        <w:t>days</w:t>
      </w:r>
      <w:r w:rsidRPr="00E850AE">
        <w:rPr>
          <w:rFonts w:ascii="IRANSans" w:eastAsia="Times New Roman" w:hAnsi="IRANSans" w:cs="Courier New"/>
          <w:color w:val="37474F"/>
        </w:rPr>
        <w:t>.</w:t>
      </w:r>
      <w:r w:rsidRPr="00E850AE">
        <w:rPr>
          <w:rFonts w:ascii="IRANSans" w:eastAsia="Times New Roman" w:hAnsi="IRANSans" w:cs="Courier New"/>
          <w:color w:val="EC407A"/>
        </w:rPr>
        <w:t>enabled</w:t>
      </w:r>
      <w:proofErr w:type="spellEnd"/>
      <w:r w:rsidRPr="00E850AE">
        <w:rPr>
          <w:rFonts w:ascii="IRANSans" w:eastAsia="Times New Roman" w:hAnsi="IRANSans" w:cs="Courier New"/>
          <w:color w:val="37474F"/>
        </w:rPr>
        <w:t>}}</w:t>
      </w:r>
    </w:p>
    <w:p w:rsidR="00E850AE" w:rsidRPr="00E850AE" w:rsidRDefault="00E850AE" w:rsidP="00E85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textAlignment w:val="top"/>
        <w:rPr>
          <w:rFonts w:ascii="Courier New" w:eastAsia="Times New Roman" w:hAnsi="Courier New" w:cs="Courier New"/>
          <w:color w:val="37474F"/>
        </w:rPr>
      </w:pPr>
      <w:r w:rsidRPr="00E850AE">
        <w:rPr>
          <w:rFonts w:ascii="Courier New" w:eastAsia="Times New Roman" w:hAnsi="Courier New" w:cs="Courier New"/>
          <w:color w:val="37474F"/>
        </w:rPr>
        <w:t xml:space="preserve">     </w:t>
      </w:r>
      <w:r w:rsidRPr="00E850AE">
        <w:rPr>
          <w:rFonts w:ascii="IRANSans" w:eastAsia="Times New Roman" w:hAnsi="IRANSans" w:cs="Courier New"/>
          <w:color w:val="37474F"/>
        </w:rPr>
        <w:t>{{</w:t>
      </w:r>
      <w:r w:rsidRPr="00E850AE">
        <w:rPr>
          <w:rFonts w:ascii="IRANSans" w:eastAsia="Times New Roman" w:hAnsi="IRANSans" w:cs="Courier New"/>
          <w:color w:val="A61717"/>
        </w:rPr>
        <w:t>#</w:t>
      </w:r>
      <w:proofErr w:type="spellStart"/>
      <w:r w:rsidRPr="00E850AE">
        <w:rPr>
          <w:rFonts w:ascii="IRANSans" w:eastAsia="Times New Roman" w:hAnsi="IRANSans" w:cs="Courier New"/>
          <w:color w:val="EC407A"/>
        </w:rPr>
        <w:t>days</w:t>
      </w:r>
      <w:r w:rsidRPr="00E850AE">
        <w:rPr>
          <w:rFonts w:ascii="IRANSans" w:eastAsia="Times New Roman" w:hAnsi="IRANSans" w:cs="Courier New"/>
          <w:color w:val="37474F"/>
        </w:rPr>
        <w:t>.</w:t>
      </w:r>
      <w:r w:rsidRPr="00E850AE">
        <w:rPr>
          <w:rFonts w:ascii="IRANSans" w:eastAsia="Times New Roman" w:hAnsi="IRANSans" w:cs="Courier New"/>
          <w:color w:val="EC407A"/>
        </w:rPr>
        <w:t>viewMode</w:t>
      </w:r>
      <w:proofErr w:type="spellEnd"/>
      <w:r w:rsidRPr="00E850AE">
        <w:rPr>
          <w:rFonts w:ascii="IRANSans" w:eastAsia="Times New Roman" w:hAnsi="IRANSans" w:cs="Courier New"/>
          <w:color w:val="37474F"/>
        </w:rPr>
        <w:t>}}</w:t>
      </w:r>
    </w:p>
    <w:p w:rsidR="00E850AE" w:rsidRPr="00E850AE" w:rsidRDefault="00E850AE" w:rsidP="00E85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textAlignment w:val="top"/>
        <w:rPr>
          <w:rFonts w:ascii="Courier New" w:eastAsia="Times New Roman" w:hAnsi="Courier New" w:cs="Courier New"/>
          <w:color w:val="37474F"/>
        </w:rPr>
      </w:pPr>
      <w:r w:rsidRPr="00E850AE">
        <w:rPr>
          <w:rFonts w:ascii="Courier New" w:eastAsia="Times New Roman" w:hAnsi="Courier New" w:cs="Courier New"/>
          <w:color w:val="37474F"/>
        </w:rPr>
        <w:t xml:space="preserve">     </w:t>
      </w:r>
      <w:r w:rsidRPr="00E850AE">
        <w:rPr>
          <w:rFonts w:ascii="IRANSans" w:eastAsia="Times New Roman" w:hAnsi="IRANSans" w:cs="Courier New"/>
          <w:color w:val="37474F"/>
        </w:rPr>
        <w:t>&lt;</w:t>
      </w:r>
      <w:r w:rsidRPr="00E850AE">
        <w:rPr>
          <w:rFonts w:ascii="IRANSans" w:eastAsia="Times New Roman" w:hAnsi="IRANSans" w:cs="Courier New"/>
          <w:color w:val="EC407A"/>
        </w:rPr>
        <w:t>div</w:t>
      </w:r>
      <w:r w:rsidRPr="00E850AE">
        <w:rPr>
          <w:rFonts w:ascii="Courier New" w:eastAsia="Times New Roman" w:hAnsi="Courier New" w:cs="Courier New"/>
          <w:color w:val="37474F"/>
        </w:rPr>
        <w:t xml:space="preserve"> </w:t>
      </w:r>
      <w:r w:rsidRPr="00E850AE">
        <w:rPr>
          <w:rFonts w:ascii="IRANSans" w:eastAsia="Times New Roman" w:hAnsi="IRANSans" w:cs="Courier New"/>
          <w:color w:val="3E61A2"/>
        </w:rPr>
        <w:t>class</w:t>
      </w:r>
      <w:r w:rsidRPr="00E850AE">
        <w:rPr>
          <w:rFonts w:ascii="IRANSans" w:eastAsia="Times New Roman" w:hAnsi="IRANSans" w:cs="Courier New"/>
          <w:color w:val="37474F"/>
        </w:rPr>
        <w:t>=</w:t>
      </w:r>
      <w:r w:rsidRPr="00E850AE">
        <w:rPr>
          <w:rFonts w:ascii="IRANSans" w:eastAsia="Times New Roman" w:hAnsi="IRANSans" w:cs="Courier New"/>
          <w:color w:val="0D904F"/>
        </w:rPr>
        <w:t>"</w:t>
      </w:r>
      <w:proofErr w:type="spellStart"/>
      <w:r w:rsidRPr="00E850AE">
        <w:rPr>
          <w:rFonts w:ascii="IRANSans" w:eastAsia="Times New Roman" w:hAnsi="IRANSans" w:cs="Courier New"/>
          <w:color w:val="0D904F"/>
        </w:rPr>
        <w:t>datepicker</w:t>
      </w:r>
      <w:proofErr w:type="spellEnd"/>
      <w:r w:rsidRPr="00E850AE">
        <w:rPr>
          <w:rFonts w:ascii="IRANSans" w:eastAsia="Times New Roman" w:hAnsi="IRANSans" w:cs="Courier New"/>
          <w:color w:val="0D904F"/>
        </w:rPr>
        <w:t>-day-view"</w:t>
      </w:r>
      <w:r w:rsidRPr="00E850AE">
        <w:rPr>
          <w:rFonts w:ascii="Courier New" w:eastAsia="Times New Roman" w:hAnsi="Courier New" w:cs="Courier New"/>
          <w:color w:val="37474F"/>
        </w:rPr>
        <w:t xml:space="preserve"> </w:t>
      </w:r>
      <w:r w:rsidRPr="00E850AE">
        <w:rPr>
          <w:rFonts w:ascii="IRANSans" w:eastAsia="Times New Roman" w:hAnsi="IRANSans" w:cs="Courier New"/>
          <w:color w:val="37474F"/>
        </w:rPr>
        <w:t>&gt;</w:t>
      </w:r>
    </w:p>
    <w:p w:rsidR="00E850AE" w:rsidRPr="00E850AE" w:rsidRDefault="00E850AE" w:rsidP="00E85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textAlignment w:val="top"/>
        <w:rPr>
          <w:rFonts w:ascii="Courier New" w:eastAsia="Times New Roman" w:hAnsi="Courier New" w:cs="Courier New"/>
          <w:color w:val="37474F"/>
        </w:rPr>
      </w:pPr>
      <w:r w:rsidRPr="00E850AE">
        <w:rPr>
          <w:rFonts w:ascii="Courier New" w:eastAsia="Times New Roman" w:hAnsi="Courier New" w:cs="Courier New"/>
          <w:color w:val="37474F"/>
        </w:rPr>
        <w:t xml:space="preserve">     </w:t>
      </w:r>
      <w:r w:rsidRPr="00E850AE">
        <w:rPr>
          <w:rFonts w:ascii="IRANSans" w:eastAsia="Times New Roman" w:hAnsi="IRANSans" w:cs="Courier New"/>
          <w:color w:val="37474F"/>
        </w:rPr>
        <w:t>&lt;</w:t>
      </w:r>
      <w:r w:rsidRPr="00E850AE">
        <w:rPr>
          <w:rFonts w:ascii="IRANSans" w:eastAsia="Times New Roman" w:hAnsi="IRANSans" w:cs="Courier New"/>
          <w:color w:val="EC407A"/>
        </w:rPr>
        <w:t>div</w:t>
      </w:r>
      <w:r w:rsidRPr="00E850AE">
        <w:rPr>
          <w:rFonts w:ascii="Courier New" w:eastAsia="Times New Roman" w:hAnsi="Courier New" w:cs="Courier New"/>
          <w:color w:val="37474F"/>
        </w:rPr>
        <w:t xml:space="preserve"> </w:t>
      </w:r>
      <w:r w:rsidRPr="00E850AE">
        <w:rPr>
          <w:rFonts w:ascii="IRANSans" w:eastAsia="Times New Roman" w:hAnsi="IRANSans" w:cs="Courier New"/>
          <w:color w:val="3E61A2"/>
        </w:rPr>
        <w:t>class</w:t>
      </w:r>
      <w:r w:rsidRPr="00E850AE">
        <w:rPr>
          <w:rFonts w:ascii="IRANSans" w:eastAsia="Times New Roman" w:hAnsi="IRANSans" w:cs="Courier New"/>
          <w:color w:val="37474F"/>
        </w:rPr>
        <w:t>=</w:t>
      </w:r>
      <w:r w:rsidRPr="00E850AE">
        <w:rPr>
          <w:rFonts w:ascii="IRANSans" w:eastAsia="Times New Roman" w:hAnsi="IRANSans" w:cs="Courier New"/>
          <w:color w:val="0D904F"/>
        </w:rPr>
        <w:t>"month-grid-box"</w:t>
      </w:r>
      <w:r w:rsidRPr="00E850AE">
        <w:rPr>
          <w:rFonts w:ascii="IRANSans" w:eastAsia="Times New Roman" w:hAnsi="IRANSans" w:cs="Courier New"/>
          <w:color w:val="37474F"/>
        </w:rPr>
        <w:t>&gt;</w:t>
      </w:r>
    </w:p>
    <w:p w:rsidR="00E850AE" w:rsidRPr="00E850AE" w:rsidRDefault="00E850AE" w:rsidP="00E85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textAlignment w:val="top"/>
        <w:rPr>
          <w:rFonts w:ascii="Courier New" w:eastAsia="Times New Roman" w:hAnsi="Courier New" w:cs="Courier New"/>
          <w:color w:val="37474F"/>
        </w:rPr>
      </w:pPr>
      <w:r w:rsidRPr="00E850AE">
        <w:rPr>
          <w:rFonts w:ascii="Courier New" w:eastAsia="Times New Roman" w:hAnsi="Courier New" w:cs="Courier New"/>
          <w:color w:val="37474F"/>
        </w:rPr>
        <w:t xml:space="preserve">     </w:t>
      </w:r>
      <w:r w:rsidRPr="00E850AE">
        <w:rPr>
          <w:rFonts w:ascii="IRANSans" w:eastAsia="Times New Roman" w:hAnsi="IRANSans" w:cs="Courier New"/>
          <w:color w:val="37474F"/>
        </w:rPr>
        <w:t>&lt;</w:t>
      </w:r>
      <w:r w:rsidRPr="00E850AE">
        <w:rPr>
          <w:rFonts w:ascii="IRANSans" w:eastAsia="Times New Roman" w:hAnsi="IRANSans" w:cs="Courier New"/>
          <w:color w:val="EC407A"/>
        </w:rPr>
        <w:t>div</w:t>
      </w:r>
      <w:r w:rsidRPr="00E850AE">
        <w:rPr>
          <w:rFonts w:ascii="Courier New" w:eastAsia="Times New Roman" w:hAnsi="Courier New" w:cs="Courier New"/>
          <w:color w:val="37474F"/>
        </w:rPr>
        <w:t xml:space="preserve"> </w:t>
      </w:r>
      <w:r w:rsidRPr="00E850AE">
        <w:rPr>
          <w:rFonts w:ascii="IRANSans" w:eastAsia="Times New Roman" w:hAnsi="IRANSans" w:cs="Courier New"/>
          <w:color w:val="3E61A2"/>
        </w:rPr>
        <w:t>class</w:t>
      </w:r>
      <w:r w:rsidRPr="00E850AE">
        <w:rPr>
          <w:rFonts w:ascii="IRANSans" w:eastAsia="Times New Roman" w:hAnsi="IRANSans" w:cs="Courier New"/>
          <w:color w:val="37474F"/>
        </w:rPr>
        <w:t>=</w:t>
      </w:r>
      <w:r w:rsidRPr="00E850AE">
        <w:rPr>
          <w:rFonts w:ascii="IRANSans" w:eastAsia="Times New Roman" w:hAnsi="IRANSans" w:cs="Courier New"/>
          <w:color w:val="0D904F"/>
        </w:rPr>
        <w:t>"header"</w:t>
      </w:r>
      <w:r w:rsidRPr="00E850AE">
        <w:rPr>
          <w:rFonts w:ascii="IRANSans" w:eastAsia="Times New Roman" w:hAnsi="IRANSans" w:cs="Courier New"/>
          <w:color w:val="37474F"/>
        </w:rPr>
        <w:t>&gt;</w:t>
      </w:r>
    </w:p>
    <w:p w:rsidR="00E850AE" w:rsidRPr="00E850AE" w:rsidRDefault="00E850AE" w:rsidP="00E85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textAlignment w:val="top"/>
        <w:rPr>
          <w:rFonts w:ascii="Courier New" w:eastAsia="Times New Roman" w:hAnsi="Courier New" w:cs="Courier New"/>
          <w:color w:val="37474F"/>
        </w:rPr>
      </w:pPr>
      <w:r w:rsidRPr="00E850AE">
        <w:rPr>
          <w:rFonts w:ascii="Courier New" w:eastAsia="Times New Roman" w:hAnsi="Courier New" w:cs="Courier New"/>
          <w:color w:val="37474F"/>
        </w:rPr>
        <w:t xml:space="preserve">     </w:t>
      </w:r>
      <w:r w:rsidRPr="00E850AE">
        <w:rPr>
          <w:rFonts w:ascii="IRANSans" w:eastAsia="Times New Roman" w:hAnsi="IRANSans" w:cs="Courier New"/>
          <w:color w:val="37474F"/>
        </w:rPr>
        <w:t>&lt;</w:t>
      </w:r>
      <w:r w:rsidRPr="00E850AE">
        <w:rPr>
          <w:rFonts w:ascii="IRANSans" w:eastAsia="Times New Roman" w:hAnsi="IRANSans" w:cs="Courier New"/>
          <w:color w:val="EC407A"/>
        </w:rPr>
        <w:t>div</w:t>
      </w:r>
      <w:r w:rsidRPr="00E850AE">
        <w:rPr>
          <w:rFonts w:ascii="Courier New" w:eastAsia="Times New Roman" w:hAnsi="Courier New" w:cs="Courier New"/>
          <w:color w:val="37474F"/>
        </w:rPr>
        <w:t xml:space="preserve"> </w:t>
      </w:r>
      <w:r w:rsidRPr="00E850AE">
        <w:rPr>
          <w:rFonts w:ascii="IRANSans" w:eastAsia="Times New Roman" w:hAnsi="IRANSans" w:cs="Courier New"/>
          <w:color w:val="3E61A2"/>
        </w:rPr>
        <w:t>class</w:t>
      </w:r>
      <w:r w:rsidRPr="00E850AE">
        <w:rPr>
          <w:rFonts w:ascii="IRANSans" w:eastAsia="Times New Roman" w:hAnsi="IRANSans" w:cs="Courier New"/>
          <w:color w:val="37474F"/>
        </w:rPr>
        <w:t>=</w:t>
      </w:r>
      <w:r w:rsidRPr="00E850AE">
        <w:rPr>
          <w:rFonts w:ascii="IRANSans" w:eastAsia="Times New Roman" w:hAnsi="IRANSans" w:cs="Courier New"/>
          <w:color w:val="0D904F"/>
        </w:rPr>
        <w:t>"title"</w:t>
      </w:r>
      <w:r w:rsidRPr="00E850AE">
        <w:rPr>
          <w:rFonts w:ascii="IRANSans" w:eastAsia="Times New Roman" w:hAnsi="IRANSans" w:cs="Courier New"/>
          <w:color w:val="37474F"/>
        </w:rPr>
        <w:t>&gt;&lt;</w:t>
      </w:r>
      <w:r w:rsidRPr="00E850AE">
        <w:rPr>
          <w:rFonts w:ascii="IRANSans" w:eastAsia="Times New Roman" w:hAnsi="IRANSans" w:cs="Courier New"/>
          <w:color w:val="A61717"/>
        </w:rPr>
        <w:t>/div&gt;</w:t>
      </w:r>
    </w:p>
    <w:p w:rsidR="00E850AE" w:rsidRPr="00E850AE" w:rsidRDefault="00E850AE" w:rsidP="00E85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textAlignment w:val="top"/>
        <w:rPr>
          <w:rFonts w:ascii="Courier New" w:eastAsia="Times New Roman" w:hAnsi="Courier New" w:cs="Courier New"/>
          <w:color w:val="37474F"/>
        </w:rPr>
      </w:pPr>
      <w:r w:rsidRPr="00E850AE">
        <w:rPr>
          <w:rFonts w:ascii="Courier New" w:eastAsia="Times New Roman" w:hAnsi="Courier New" w:cs="Courier New"/>
          <w:color w:val="37474F"/>
        </w:rPr>
        <w:t xml:space="preserve">     </w:t>
      </w:r>
      <w:r w:rsidRPr="00E850AE">
        <w:rPr>
          <w:rFonts w:ascii="IRANSans" w:eastAsia="Times New Roman" w:hAnsi="IRANSans" w:cs="Courier New"/>
          <w:color w:val="37474F"/>
        </w:rPr>
        <w:t>&lt;</w:t>
      </w:r>
      <w:r w:rsidRPr="00E850AE">
        <w:rPr>
          <w:rFonts w:ascii="IRANSans" w:eastAsia="Times New Roman" w:hAnsi="IRANSans" w:cs="Courier New"/>
          <w:color w:val="EC407A"/>
        </w:rPr>
        <w:t>div</w:t>
      </w:r>
      <w:r w:rsidRPr="00E850AE">
        <w:rPr>
          <w:rFonts w:ascii="Courier New" w:eastAsia="Times New Roman" w:hAnsi="Courier New" w:cs="Courier New"/>
          <w:color w:val="37474F"/>
        </w:rPr>
        <w:t xml:space="preserve"> </w:t>
      </w:r>
      <w:r w:rsidRPr="00E850AE">
        <w:rPr>
          <w:rFonts w:ascii="IRANSans" w:eastAsia="Times New Roman" w:hAnsi="IRANSans" w:cs="Courier New"/>
          <w:color w:val="3E61A2"/>
        </w:rPr>
        <w:t>class</w:t>
      </w:r>
      <w:r w:rsidRPr="00E850AE">
        <w:rPr>
          <w:rFonts w:ascii="IRANSans" w:eastAsia="Times New Roman" w:hAnsi="IRANSans" w:cs="Courier New"/>
          <w:color w:val="37474F"/>
        </w:rPr>
        <w:t>=</w:t>
      </w:r>
      <w:r w:rsidRPr="00E850AE">
        <w:rPr>
          <w:rFonts w:ascii="IRANSans" w:eastAsia="Times New Roman" w:hAnsi="IRANSans" w:cs="Courier New"/>
          <w:color w:val="0D904F"/>
        </w:rPr>
        <w:t>"header-row"</w:t>
      </w:r>
      <w:r w:rsidRPr="00E850AE">
        <w:rPr>
          <w:rFonts w:ascii="IRANSans" w:eastAsia="Times New Roman" w:hAnsi="IRANSans" w:cs="Courier New"/>
          <w:color w:val="37474F"/>
        </w:rPr>
        <w:t>&gt;</w:t>
      </w:r>
    </w:p>
    <w:p w:rsidR="00E850AE" w:rsidRPr="00E850AE" w:rsidRDefault="00E850AE" w:rsidP="00E85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textAlignment w:val="top"/>
        <w:rPr>
          <w:rFonts w:ascii="Courier New" w:eastAsia="Times New Roman" w:hAnsi="Courier New" w:cs="Courier New"/>
          <w:color w:val="37474F"/>
        </w:rPr>
      </w:pPr>
      <w:r w:rsidRPr="00E850AE">
        <w:rPr>
          <w:rFonts w:ascii="Courier New" w:eastAsia="Times New Roman" w:hAnsi="Courier New" w:cs="Courier New"/>
          <w:color w:val="37474F"/>
        </w:rPr>
        <w:t xml:space="preserve">     </w:t>
      </w:r>
      <w:r w:rsidRPr="00E850AE">
        <w:rPr>
          <w:rFonts w:ascii="IRANSans" w:eastAsia="Times New Roman" w:hAnsi="IRANSans" w:cs="Courier New"/>
          <w:color w:val="37474F"/>
        </w:rPr>
        <w:t>&lt;</w:t>
      </w:r>
      <w:r w:rsidRPr="00E850AE">
        <w:rPr>
          <w:rFonts w:ascii="IRANSans" w:eastAsia="Times New Roman" w:hAnsi="IRANSans" w:cs="Courier New"/>
          <w:color w:val="EC407A"/>
        </w:rPr>
        <w:t>div</w:t>
      </w:r>
      <w:r w:rsidRPr="00E850AE">
        <w:rPr>
          <w:rFonts w:ascii="Courier New" w:eastAsia="Times New Roman" w:hAnsi="Courier New" w:cs="Courier New"/>
          <w:color w:val="37474F"/>
        </w:rPr>
        <w:t xml:space="preserve"> </w:t>
      </w:r>
      <w:r w:rsidRPr="00E850AE">
        <w:rPr>
          <w:rFonts w:ascii="IRANSans" w:eastAsia="Times New Roman" w:hAnsi="IRANSans" w:cs="Courier New"/>
          <w:color w:val="3E61A2"/>
        </w:rPr>
        <w:t>class</w:t>
      </w:r>
      <w:r w:rsidRPr="00E850AE">
        <w:rPr>
          <w:rFonts w:ascii="IRANSans" w:eastAsia="Times New Roman" w:hAnsi="IRANSans" w:cs="Courier New"/>
          <w:color w:val="37474F"/>
        </w:rPr>
        <w:t>=</w:t>
      </w:r>
      <w:r w:rsidRPr="00E850AE">
        <w:rPr>
          <w:rFonts w:ascii="IRANSans" w:eastAsia="Times New Roman" w:hAnsi="IRANSans" w:cs="Courier New"/>
          <w:color w:val="0D904F"/>
        </w:rPr>
        <w:t>"header-row-cell"</w:t>
      </w:r>
      <w:r w:rsidRPr="00E850AE">
        <w:rPr>
          <w:rFonts w:ascii="IRANSans" w:eastAsia="Times New Roman" w:hAnsi="IRANSans" w:cs="Courier New"/>
          <w:color w:val="37474F"/>
        </w:rPr>
        <w:t>&gt;</w:t>
      </w:r>
      <w:r w:rsidRPr="00E850AE">
        <w:rPr>
          <w:rFonts w:ascii="IRANSans" w:eastAsia="Times New Roman" w:hAnsi="IRANSans" w:cs="Courier New"/>
          <w:color w:val="EC407A"/>
          <w:rtl/>
        </w:rPr>
        <w:t>ش</w:t>
      </w:r>
      <w:r w:rsidRPr="00E850AE">
        <w:rPr>
          <w:rFonts w:ascii="IRANSans" w:eastAsia="Times New Roman" w:hAnsi="IRANSans" w:cs="Courier New"/>
          <w:color w:val="37474F"/>
        </w:rPr>
        <w:t>&lt;</w:t>
      </w:r>
      <w:r w:rsidRPr="00E850AE">
        <w:rPr>
          <w:rFonts w:ascii="IRANSans" w:eastAsia="Times New Roman" w:hAnsi="IRANSans" w:cs="Courier New"/>
          <w:color w:val="A61717"/>
        </w:rPr>
        <w:t>/div&gt;</w:t>
      </w:r>
    </w:p>
    <w:p w:rsidR="00E850AE" w:rsidRPr="00E850AE" w:rsidRDefault="00E850AE" w:rsidP="00E85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textAlignment w:val="top"/>
        <w:rPr>
          <w:rFonts w:ascii="Courier New" w:eastAsia="Times New Roman" w:hAnsi="Courier New" w:cs="Courier New"/>
          <w:color w:val="37474F"/>
        </w:rPr>
      </w:pPr>
      <w:r w:rsidRPr="00E850AE">
        <w:rPr>
          <w:rFonts w:ascii="Courier New" w:eastAsia="Times New Roman" w:hAnsi="Courier New" w:cs="Courier New"/>
          <w:color w:val="37474F"/>
        </w:rPr>
        <w:t xml:space="preserve">     </w:t>
      </w:r>
      <w:r w:rsidRPr="00E850AE">
        <w:rPr>
          <w:rFonts w:ascii="IRANSans" w:eastAsia="Times New Roman" w:hAnsi="IRANSans" w:cs="Courier New"/>
          <w:color w:val="37474F"/>
        </w:rPr>
        <w:t>&lt;</w:t>
      </w:r>
      <w:r w:rsidRPr="00E850AE">
        <w:rPr>
          <w:rFonts w:ascii="IRANSans" w:eastAsia="Times New Roman" w:hAnsi="IRANSans" w:cs="Courier New"/>
          <w:color w:val="EC407A"/>
        </w:rPr>
        <w:t>div</w:t>
      </w:r>
      <w:r w:rsidRPr="00E850AE">
        <w:rPr>
          <w:rFonts w:ascii="Courier New" w:eastAsia="Times New Roman" w:hAnsi="Courier New" w:cs="Courier New"/>
          <w:color w:val="37474F"/>
        </w:rPr>
        <w:t xml:space="preserve"> </w:t>
      </w:r>
      <w:r w:rsidRPr="00E850AE">
        <w:rPr>
          <w:rFonts w:ascii="IRANSans" w:eastAsia="Times New Roman" w:hAnsi="IRANSans" w:cs="Courier New"/>
          <w:color w:val="3E61A2"/>
        </w:rPr>
        <w:t>class</w:t>
      </w:r>
      <w:r w:rsidRPr="00E850AE">
        <w:rPr>
          <w:rFonts w:ascii="IRANSans" w:eastAsia="Times New Roman" w:hAnsi="IRANSans" w:cs="Courier New"/>
          <w:color w:val="37474F"/>
        </w:rPr>
        <w:t>=</w:t>
      </w:r>
      <w:r w:rsidRPr="00E850AE">
        <w:rPr>
          <w:rFonts w:ascii="IRANSans" w:eastAsia="Times New Roman" w:hAnsi="IRANSans" w:cs="Courier New"/>
          <w:color w:val="0D904F"/>
        </w:rPr>
        <w:t>"header-row-cell"</w:t>
      </w:r>
      <w:r w:rsidRPr="00E850AE">
        <w:rPr>
          <w:rFonts w:ascii="IRANSans" w:eastAsia="Times New Roman" w:hAnsi="IRANSans" w:cs="Courier New"/>
          <w:color w:val="37474F"/>
        </w:rPr>
        <w:t>&gt;</w:t>
      </w:r>
      <w:r w:rsidRPr="00E850AE">
        <w:rPr>
          <w:rFonts w:ascii="IRANSans" w:eastAsia="Times New Roman" w:hAnsi="IRANSans" w:cs="Courier New"/>
          <w:color w:val="EC407A"/>
          <w:rtl/>
        </w:rPr>
        <w:t>ی</w:t>
      </w:r>
      <w:r w:rsidRPr="00E850AE">
        <w:rPr>
          <w:rFonts w:ascii="IRANSans" w:eastAsia="Times New Roman" w:hAnsi="IRANSans" w:cs="Courier New"/>
          <w:color w:val="37474F"/>
        </w:rPr>
        <w:t>&lt;</w:t>
      </w:r>
      <w:r w:rsidRPr="00E850AE">
        <w:rPr>
          <w:rFonts w:ascii="IRANSans" w:eastAsia="Times New Roman" w:hAnsi="IRANSans" w:cs="Courier New"/>
          <w:color w:val="A61717"/>
        </w:rPr>
        <w:t>/div&gt;</w:t>
      </w:r>
    </w:p>
    <w:p w:rsidR="00E850AE" w:rsidRPr="00E850AE" w:rsidRDefault="00E850AE" w:rsidP="00E85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textAlignment w:val="top"/>
        <w:rPr>
          <w:rFonts w:ascii="Courier New" w:eastAsia="Times New Roman" w:hAnsi="Courier New" w:cs="Courier New"/>
          <w:color w:val="37474F"/>
        </w:rPr>
      </w:pPr>
      <w:r w:rsidRPr="00E850AE">
        <w:rPr>
          <w:rFonts w:ascii="Courier New" w:eastAsia="Times New Roman" w:hAnsi="Courier New" w:cs="Courier New"/>
          <w:color w:val="37474F"/>
        </w:rPr>
        <w:t xml:space="preserve">     </w:t>
      </w:r>
      <w:r w:rsidRPr="00E850AE">
        <w:rPr>
          <w:rFonts w:ascii="IRANSans" w:eastAsia="Times New Roman" w:hAnsi="IRANSans" w:cs="Courier New"/>
          <w:color w:val="37474F"/>
        </w:rPr>
        <w:t>&lt;</w:t>
      </w:r>
      <w:r w:rsidRPr="00E850AE">
        <w:rPr>
          <w:rFonts w:ascii="IRANSans" w:eastAsia="Times New Roman" w:hAnsi="IRANSans" w:cs="Courier New"/>
          <w:color w:val="EC407A"/>
        </w:rPr>
        <w:t>div</w:t>
      </w:r>
      <w:r w:rsidRPr="00E850AE">
        <w:rPr>
          <w:rFonts w:ascii="Courier New" w:eastAsia="Times New Roman" w:hAnsi="Courier New" w:cs="Courier New"/>
          <w:color w:val="37474F"/>
        </w:rPr>
        <w:t xml:space="preserve"> </w:t>
      </w:r>
      <w:r w:rsidRPr="00E850AE">
        <w:rPr>
          <w:rFonts w:ascii="IRANSans" w:eastAsia="Times New Roman" w:hAnsi="IRANSans" w:cs="Courier New"/>
          <w:color w:val="3E61A2"/>
        </w:rPr>
        <w:t>class</w:t>
      </w:r>
      <w:r w:rsidRPr="00E850AE">
        <w:rPr>
          <w:rFonts w:ascii="IRANSans" w:eastAsia="Times New Roman" w:hAnsi="IRANSans" w:cs="Courier New"/>
          <w:color w:val="37474F"/>
        </w:rPr>
        <w:t>=</w:t>
      </w:r>
      <w:r w:rsidRPr="00E850AE">
        <w:rPr>
          <w:rFonts w:ascii="IRANSans" w:eastAsia="Times New Roman" w:hAnsi="IRANSans" w:cs="Courier New"/>
          <w:color w:val="0D904F"/>
        </w:rPr>
        <w:t>"header-row-cell"</w:t>
      </w:r>
      <w:r w:rsidRPr="00E850AE">
        <w:rPr>
          <w:rFonts w:ascii="IRANSans" w:eastAsia="Times New Roman" w:hAnsi="IRANSans" w:cs="Courier New"/>
          <w:color w:val="37474F"/>
        </w:rPr>
        <w:t>&gt;</w:t>
      </w:r>
      <w:r w:rsidRPr="00E850AE">
        <w:rPr>
          <w:rFonts w:ascii="IRANSans" w:eastAsia="Times New Roman" w:hAnsi="IRANSans" w:cs="Courier New"/>
          <w:color w:val="EC407A"/>
          <w:rtl/>
        </w:rPr>
        <w:t>د</w:t>
      </w:r>
      <w:r w:rsidRPr="00E850AE">
        <w:rPr>
          <w:rFonts w:ascii="IRANSans" w:eastAsia="Times New Roman" w:hAnsi="IRANSans" w:cs="Courier New"/>
          <w:color w:val="37474F"/>
        </w:rPr>
        <w:t>&lt;</w:t>
      </w:r>
      <w:r w:rsidRPr="00E850AE">
        <w:rPr>
          <w:rFonts w:ascii="IRANSans" w:eastAsia="Times New Roman" w:hAnsi="IRANSans" w:cs="Courier New"/>
          <w:color w:val="A61717"/>
        </w:rPr>
        <w:t>/div&gt;</w:t>
      </w:r>
    </w:p>
    <w:p w:rsidR="00E850AE" w:rsidRPr="00E850AE" w:rsidRDefault="00E850AE" w:rsidP="00E85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textAlignment w:val="top"/>
        <w:rPr>
          <w:rFonts w:ascii="Courier New" w:eastAsia="Times New Roman" w:hAnsi="Courier New" w:cs="Courier New"/>
          <w:color w:val="37474F"/>
        </w:rPr>
      </w:pPr>
      <w:r w:rsidRPr="00E850AE">
        <w:rPr>
          <w:rFonts w:ascii="Courier New" w:eastAsia="Times New Roman" w:hAnsi="Courier New" w:cs="Courier New"/>
          <w:color w:val="37474F"/>
        </w:rPr>
        <w:t xml:space="preserve">     </w:t>
      </w:r>
      <w:r w:rsidRPr="00E850AE">
        <w:rPr>
          <w:rFonts w:ascii="IRANSans" w:eastAsia="Times New Roman" w:hAnsi="IRANSans" w:cs="Courier New"/>
          <w:color w:val="37474F"/>
        </w:rPr>
        <w:t>&lt;</w:t>
      </w:r>
      <w:r w:rsidRPr="00E850AE">
        <w:rPr>
          <w:rFonts w:ascii="IRANSans" w:eastAsia="Times New Roman" w:hAnsi="IRANSans" w:cs="Courier New"/>
          <w:color w:val="EC407A"/>
        </w:rPr>
        <w:t>div</w:t>
      </w:r>
      <w:r w:rsidRPr="00E850AE">
        <w:rPr>
          <w:rFonts w:ascii="Courier New" w:eastAsia="Times New Roman" w:hAnsi="Courier New" w:cs="Courier New"/>
          <w:color w:val="37474F"/>
        </w:rPr>
        <w:t xml:space="preserve"> </w:t>
      </w:r>
      <w:r w:rsidRPr="00E850AE">
        <w:rPr>
          <w:rFonts w:ascii="IRANSans" w:eastAsia="Times New Roman" w:hAnsi="IRANSans" w:cs="Courier New"/>
          <w:color w:val="3E61A2"/>
        </w:rPr>
        <w:t>class</w:t>
      </w:r>
      <w:r w:rsidRPr="00E850AE">
        <w:rPr>
          <w:rFonts w:ascii="IRANSans" w:eastAsia="Times New Roman" w:hAnsi="IRANSans" w:cs="Courier New"/>
          <w:color w:val="37474F"/>
        </w:rPr>
        <w:t>=</w:t>
      </w:r>
      <w:r w:rsidRPr="00E850AE">
        <w:rPr>
          <w:rFonts w:ascii="IRANSans" w:eastAsia="Times New Roman" w:hAnsi="IRANSans" w:cs="Courier New"/>
          <w:color w:val="0D904F"/>
        </w:rPr>
        <w:t>"header-row-cell"</w:t>
      </w:r>
      <w:r w:rsidRPr="00E850AE">
        <w:rPr>
          <w:rFonts w:ascii="IRANSans" w:eastAsia="Times New Roman" w:hAnsi="IRANSans" w:cs="Courier New"/>
          <w:color w:val="37474F"/>
        </w:rPr>
        <w:t>&gt;</w:t>
      </w:r>
      <w:r w:rsidRPr="00E850AE">
        <w:rPr>
          <w:rFonts w:ascii="IRANSans" w:eastAsia="Times New Roman" w:hAnsi="IRANSans" w:cs="Courier New"/>
          <w:color w:val="EC407A"/>
          <w:rtl/>
        </w:rPr>
        <w:t>س</w:t>
      </w:r>
      <w:r w:rsidRPr="00E850AE">
        <w:rPr>
          <w:rFonts w:ascii="IRANSans" w:eastAsia="Times New Roman" w:hAnsi="IRANSans" w:cs="Courier New"/>
          <w:color w:val="37474F"/>
        </w:rPr>
        <w:t>&lt;</w:t>
      </w:r>
      <w:r w:rsidRPr="00E850AE">
        <w:rPr>
          <w:rFonts w:ascii="IRANSans" w:eastAsia="Times New Roman" w:hAnsi="IRANSans" w:cs="Courier New"/>
          <w:color w:val="A61717"/>
        </w:rPr>
        <w:t>/div&gt;</w:t>
      </w:r>
    </w:p>
    <w:p w:rsidR="00E850AE" w:rsidRPr="00E850AE" w:rsidRDefault="00E850AE" w:rsidP="00E85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textAlignment w:val="top"/>
        <w:rPr>
          <w:rFonts w:ascii="Courier New" w:eastAsia="Times New Roman" w:hAnsi="Courier New" w:cs="Courier New"/>
          <w:color w:val="37474F"/>
        </w:rPr>
      </w:pPr>
      <w:r w:rsidRPr="00E850AE">
        <w:rPr>
          <w:rFonts w:ascii="Courier New" w:eastAsia="Times New Roman" w:hAnsi="Courier New" w:cs="Courier New"/>
          <w:color w:val="37474F"/>
        </w:rPr>
        <w:t xml:space="preserve">     </w:t>
      </w:r>
      <w:r w:rsidRPr="00E850AE">
        <w:rPr>
          <w:rFonts w:ascii="IRANSans" w:eastAsia="Times New Roman" w:hAnsi="IRANSans" w:cs="Courier New"/>
          <w:color w:val="37474F"/>
        </w:rPr>
        <w:t>&lt;</w:t>
      </w:r>
      <w:r w:rsidRPr="00E850AE">
        <w:rPr>
          <w:rFonts w:ascii="IRANSans" w:eastAsia="Times New Roman" w:hAnsi="IRANSans" w:cs="Courier New"/>
          <w:color w:val="EC407A"/>
        </w:rPr>
        <w:t>div</w:t>
      </w:r>
      <w:r w:rsidRPr="00E850AE">
        <w:rPr>
          <w:rFonts w:ascii="Courier New" w:eastAsia="Times New Roman" w:hAnsi="Courier New" w:cs="Courier New"/>
          <w:color w:val="37474F"/>
        </w:rPr>
        <w:t xml:space="preserve"> </w:t>
      </w:r>
      <w:r w:rsidRPr="00E850AE">
        <w:rPr>
          <w:rFonts w:ascii="IRANSans" w:eastAsia="Times New Roman" w:hAnsi="IRANSans" w:cs="Courier New"/>
          <w:color w:val="3E61A2"/>
        </w:rPr>
        <w:t>class</w:t>
      </w:r>
      <w:r w:rsidRPr="00E850AE">
        <w:rPr>
          <w:rFonts w:ascii="IRANSans" w:eastAsia="Times New Roman" w:hAnsi="IRANSans" w:cs="Courier New"/>
          <w:color w:val="37474F"/>
        </w:rPr>
        <w:t>=</w:t>
      </w:r>
      <w:r w:rsidRPr="00E850AE">
        <w:rPr>
          <w:rFonts w:ascii="IRANSans" w:eastAsia="Times New Roman" w:hAnsi="IRANSans" w:cs="Courier New"/>
          <w:color w:val="0D904F"/>
        </w:rPr>
        <w:t>"header-row-cell"</w:t>
      </w:r>
      <w:r w:rsidRPr="00E850AE">
        <w:rPr>
          <w:rFonts w:ascii="IRANSans" w:eastAsia="Times New Roman" w:hAnsi="IRANSans" w:cs="Courier New"/>
          <w:color w:val="37474F"/>
        </w:rPr>
        <w:t>&gt;</w:t>
      </w:r>
      <w:r w:rsidRPr="00E850AE">
        <w:rPr>
          <w:rFonts w:ascii="IRANSans" w:eastAsia="Times New Roman" w:hAnsi="IRANSans" w:cs="Courier New"/>
          <w:color w:val="EC407A"/>
          <w:rtl/>
        </w:rPr>
        <w:t>چ</w:t>
      </w:r>
      <w:r w:rsidRPr="00E850AE">
        <w:rPr>
          <w:rFonts w:ascii="IRANSans" w:eastAsia="Times New Roman" w:hAnsi="IRANSans" w:cs="Courier New"/>
          <w:color w:val="37474F"/>
        </w:rPr>
        <w:t>&lt;</w:t>
      </w:r>
      <w:r w:rsidRPr="00E850AE">
        <w:rPr>
          <w:rFonts w:ascii="IRANSans" w:eastAsia="Times New Roman" w:hAnsi="IRANSans" w:cs="Courier New"/>
          <w:color w:val="A61717"/>
        </w:rPr>
        <w:t>/div&gt;</w:t>
      </w:r>
    </w:p>
    <w:p w:rsidR="00E850AE" w:rsidRPr="00E850AE" w:rsidRDefault="00E850AE" w:rsidP="00E85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textAlignment w:val="top"/>
        <w:rPr>
          <w:rFonts w:ascii="Courier New" w:eastAsia="Times New Roman" w:hAnsi="Courier New" w:cs="Courier New"/>
          <w:color w:val="37474F"/>
        </w:rPr>
      </w:pPr>
      <w:r w:rsidRPr="00E850AE">
        <w:rPr>
          <w:rFonts w:ascii="Courier New" w:eastAsia="Times New Roman" w:hAnsi="Courier New" w:cs="Courier New"/>
          <w:color w:val="37474F"/>
        </w:rPr>
        <w:t xml:space="preserve">     </w:t>
      </w:r>
      <w:r w:rsidRPr="00E850AE">
        <w:rPr>
          <w:rFonts w:ascii="IRANSans" w:eastAsia="Times New Roman" w:hAnsi="IRANSans" w:cs="Courier New"/>
          <w:color w:val="37474F"/>
        </w:rPr>
        <w:t>&lt;</w:t>
      </w:r>
      <w:r w:rsidRPr="00E850AE">
        <w:rPr>
          <w:rFonts w:ascii="IRANSans" w:eastAsia="Times New Roman" w:hAnsi="IRANSans" w:cs="Courier New"/>
          <w:color w:val="EC407A"/>
        </w:rPr>
        <w:t>div</w:t>
      </w:r>
      <w:r w:rsidRPr="00E850AE">
        <w:rPr>
          <w:rFonts w:ascii="Courier New" w:eastAsia="Times New Roman" w:hAnsi="Courier New" w:cs="Courier New"/>
          <w:color w:val="37474F"/>
        </w:rPr>
        <w:t xml:space="preserve"> </w:t>
      </w:r>
      <w:r w:rsidRPr="00E850AE">
        <w:rPr>
          <w:rFonts w:ascii="IRANSans" w:eastAsia="Times New Roman" w:hAnsi="IRANSans" w:cs="Courier New"/>
          <w:color w:val="3E61A2"/>
        </w:rPr>
        <w:t>class</w:t>
      </w:r>
      <w:r w:rsidRPr="00E850AE">
        <w:rPr>
          <w:rFonts w:ascii="IRANSans" w:eastAsia="Times New Roman" w:hAnsi="IRANSans" w:cs="Courier New"/>
          <w:color w:val="37474F"/>
        </w:rPr>
        <w:t>=</w:t>
      </w:r>
      <w:r w:rsidRPr="00E850AE">
        <w:rPr>
          <w:rFonts w:ascii="IRANSans" w:eastAsia="Times New Roman" w:hAnsi="IRANSans" w:cs="Courier New"/>
          <w:color w:val="0D904F"/>
        </w:rPr>
        <w:t>"header-row-cell"</w:t>
      </w:r>
      <w:r w:rsidRPr="00E850AE">
        <w:rPr>
          <w:rFonts w:ascii="IRANSans" w:eastAsia="Times New Roman" w:hAnsi="IRANSans" w:cs="Courier New"/>
          <w:color w:val="37474F"/>
        </w:rPr>
        <w:t>&gt;</w:t>
      </w:r>
      <w:r w:rsidRPr="00E850AE">
        <w:rPr>
          <w:rFonts w:ascii="IRANSans" w:eastAsia="Times New Roman" w:hAnsi="IRANSans" w:cs="Courier New"/>
          <w:color w:val="EC407A"/>
          <w:rtl/>
        </w:rPr>
        <w:t>پ</w:t>
      </w:r>
      <w:r w:rsidRPr="00E850AE">
        <w:rPr>
          <w:rFonts w:ascii="IRANSans" w:eastAsia="Times New Roman" w:hAnsi="IRANSans" w:cs="Courier New"/>
          <w:color w:val="37474F"/>
        </w:rPr>
        <w:t>&lt;</w:t>
      </w:r>
      <w:r w:rsidRPr="00E850AE">
        <w:rPr>
          <w:rFonts w:ascii="IRANSans" w:eastAsia="Times New Roman" w:hAnsi="IRANSans" w:cs="Courier New"/>
          <w:color w:val="A61717"/>
        </w:rPr>
        <w:t>/div&gt;</w:t>
      </w:r>
    </w:p>
    <w:p w:rsidR="00E850AE" w:rsidRPr="00E850AE" w:rsidRDefault="00E850AE" w:rsidP="00E85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textAlignment w:val="top"/>
        <w:rPr>
          <w:rFonts w:ascii="Courier New" w:eastAsia="Times New Roman" w:hAnsi="Courier New" w:cs="Courier New"/>
          <w:color w:val="37474F"/>
        </w:rPr>
      </w:pPr>
      <w:r w:rsidRPr="00E850AE">
        <w:rPr>
          <w:rFonts w:ascii="Courier New" w:eastAsia="Times New Roman" w:hAnsi="Courier New" w:cs="Courier New"/>
          <w:color w:val="37474F"/>
        </w:rPr>
        <w:t xml:space="preserve">     </w:t>
      </w:r>
      <w:r w:rsidRPr="00E850AE">
        <w:rPr>
          <w:rFonts w:ascii="IRANSans" w:eastAsia="Times New Roman" w:hAnsi="IRANSans" w:cs="Courier New"/>
          <w:color w:val="37474F"/>
        </w:rPr>
        <w:t>&lt;</w:t>
      </w:r>
      <w:r w:rsidRPr="00E850AE">
        <w:rPr>
          <w:rFonts w:ascii="IRANSans" w:eastAsia="Times New Roman" w:hAnsi="IRANSans" w:cs="Courier New"/>
          <w:color w:val="EC407A"/>
        </w:rPr>
        <w:t>div</w:t>
      </w:r>
      <w:r w:rsidRPr="00E850AE">
        <w:rPr>
          <w:rFonts w:ascii="Courier New" w:eastAsia="Times New Roman" w:hAnsi="Courier New" w:cs="Courier New"/>
          <w:color w:val="37474F"/>
        </w:rPr>
        <w:t xml:space="preserve"> </w:t>
      </w:r>
      <w:r w:rsidRPr="00E850AE">
        <w:rPr>
          <w:rFonts w:ascii="IRANSans" w:eastAsia="Times New Roman" w:hAnsi="IRANSans" w:cs="Courier New"/>
          <w:color w:val="3E61A2"/>
        </w:rPr>
        <w:t>class</w:t>
      </w:r>
      <w:r w:rsidRPr="00E850AE">
        <w:rPr>
          <w:rFonts w:ascii="IRANSans" w:eastAsia="Times New Roman" w:hAnsi="IRANSans" w:cs="Courier New"/>
          <w:color w:val="37474F"/>
        </w:rPr>
        <w:t>=</w:t>
      </w:r>
      <w:r w:rsidRPr="00E850AE">
        <w:rPr>
          <w:rFonts w:ascii="IRANSans" w:eastAsia="Times New Roman" w:hAnsi="IRANSans" w:cs="Courier New"/>
          <w:color w:val="0D904F"/>
        </w:rPr>
        <w:t>"header-row-cell"</w:t>
      </w:r>
      <w:r w:rsidRPr="00E850AE">
        <w:rPr>
          <w:rFonts w:ascii="IRANSans" w:eastAsia="Times New Roman" w:hAnsi="IRANSans" w:cs="Courier New"/>
          <w:color w:val="37474F"/>
        </w:rPr>
        <w:t>&gt;</w:t>
      </w:r>
      <w:r w:rsidRPr="00E850AE">
        <w:rPr>
          <w:rFonts w:ascii="IRANSans" w:eastAsia="Times New Roman" w:hAnsi="IRANSans" w:cs="Courier New"/>
          <w:color w:val="EC407A"/>
          <w:rtl/>
        </w:rPr>
        <w:t>ج</w:t>
      </w:r>
      <w:r w:rsidRPr="00E850AE">
        <w:rPr>
          <w:rFonts w:ascii="IRANSans" w:eastAsia="Times New Roman" w:hAnsi="IRANSans" w:cs="Courier New"/>
          <w:color w:val="37474F"/>
        </w:rPr>
        <w:t>&lt;</w:t>
      </w:r>
      <w:r w:rsidRPr="00E850AE">
        <w:rPr>
          <w:rFonts w:ascii="IRANSans" w:eastAsia="Times New Roman" w:hAnsi="IRANSans" w:cs="Courier New"/>
          <w:color w:val="A61717"/>
        </w:rPr>
        <w:t>/div&gt;</w:t>
      </w:r>
    </w:p>
    <w:p w:rsidR="00E850AE" w:rsidRPr="00E850AE" w:rsidRDefault="00E850AE" w:rsidP="00E85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textAlignment w:val="top"/>
        <w:rPr>
          <w:rFonts w:ascii="Courier New" w:eastAsia="Times New Roman" w:hAnsi="Courier New" w:cs="Courier New"/>
          <w:color w:val="37474F"/>
        </w:rPr>
      </w:pPr>
      <w:r w:rsidRPr="00E850AE">
        <w:rPr>
          <w:rFonts w:ascii="Courier New" w:eastAsia="Times New Roman" w:hAnsi="Courier New" w:cs="Courier New"/>
          <w:color w:val="37474F"/>
        </w:rPr>
        <w:t xml:space="preserve">     </w:t>
      </w:r>
      <w:r w:rsidRPr="00E850AE">
        <w:rPr>
          <w:rFonts w:ascii="IRANSans" w:eastAsia="Times New Roman" w:hAnsi="IRANSans" w:cs="Courier New"/>
          <w:color w:val="37474F"/>
        </w:rPr>
        <w:t>&lt;</w:t>
      </w:r>
      <w:r w:rsidRPr="00E850AE">
        <w:rPr>
          <w:rFonts w:ascii="IRANSans" w:eastAsia="Times New Roman" w:hAnsi="IRANSans" w:cs="Courier New"/>
          <w:color w:val="A61717"/>
        </w:rPr>
        <w:t>/div&gt;</w:t>
      </w:r>
    </w:p>
    <w:p w:rsidR="00E850AE" w:rsidRPr="00E850AE" w:rsidRDefault="00E850AE" w:rsidP="00E85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textAlignment w:val="top"/>
        <w:rPr>
          <w:rFonts w:ascii="Courier New" w:eastAsia="Times New Roman" w:hAnsi="Courier New" w:cs="Courier New"/>
          <w:color w:val="37474F"/>
        </w:rPr>
      </w:pPr>
      <w:r w:rsidRPr="00E850AE">
        <w:rPr>
          <w:rFonts w:ascii="Courier New" w:eastAsia="Times New Roman" w:hAnsi="Courier New" w:cs="Courier New"/>
          <w:color w:val="37474F"/>
        </w:rPr>
        <w:t xml:space="preserve">     </w:t>
      </w:r>
      <w:r w:rsidRPr="00E850AE">
        <w:rPr>
          <w:rFonts w:ascii="IRANSans" w:eastAsia="Times New Roman" w:hAnsi="IRANSans" w:cs="Courier New"/>
          <w:color w:val="37474F"/>
        </w:rPr>
        <w:t>&lt;</w:t>
      </w:r>
      <w:r w:rsidRPr="00E850AE">
        <w:rPr>
          <w:rFonts w:ascii="IRANSans" w:eastAsia="Times New Roman" w:hAnsi="IRANSans" w:cs="Courier New"/>
          <w:color w:val="A61717"/>
        </w:rPr>
        <w:t>/div&gt;</w:t>
      </w:r>
    </w:p>
    <w:p w:rsidR="00E850AE" w:rsidRPr="00E850AE" w:rsidRDefault="00E850AE" w:rsidP="00E85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textAlignment w:val="top"/>
        <w:rPr>
          <w:rFonts w:ascii="Courier New" w:eastAsia="Times New Roman" w:hAnsi="Courier New" w:cs="Courier New"/>
          <w:color w:val="37474F"/>
        </w:rPr>
      </w:pPr>
      <w:r w:rsidRPr="00E850AE">
        <w:rPr>
          <w:rFonts w:ascii="Courier New" w:eastAsia="Times New Roman" w:hAnsi="Courier New" w:cs="Courier New"/>
          <w:color w:val="37474F"/>
        </w:rPr>
        <w:t xml:space="preserve">     </w:t>
      </w:r>
      <w:r w:rsidRPr="00E850AE">
        <w:rPr>
          <w:rFonts w:ascii="IRANSans" w:eastAsia="Times New Roman" w:hAnsi="IRANSans" w:cs="Courier New"/>
          <w:color w:val="37474F"/>
        </w:rPr>
        <w:t>&lt;</w:t>
      </w:r>
      <w:r w:rsidRPr="00E850AE">
        <w:rPr>
          <w:rFonts w:ascii="IRANSans" w:eastAsia="Times New Roman" w:hAnsi="IRANSans" w:cs="Courier New"/>
          <w:color w:val="EC407A"/>
        </w:rPr>
        <w:t>table</w:t>
      </w:r>
      <w:r w:rsidRPr="00E850AE">
        <w:rPr>
          <w:rFonts w:ascii="Courier New" w:eastAsia="Times New Roman" w:hAnsi="Courier New" w:cs="Courier New"/>
          <w:color w:val="37474F"/>
        </w:rPr>
        <w:t xml:space="preserve"> </w:t>
      </w:r>
      <w:proofErr w:type="spellStart"/>
      <w:r w:rsidRPr="00E850AE">
        <w:rPr>
          <w:rFonts w:ascii="IRANSans" w:eastAsia="Times New Roman" w:hAnsi="IRANSans" w:cs="Courier New"/>
          <w:color w:val="EC407A"/>
        </w:rPr>
        <w:t>cellspacing</w:t>
      </w:r>
      <w:proofErr w:type="spellEnd"/>
      <w:r w:rsidRPr="00E850AE">
        <w:rPr>
          <w:rFonts w:ascii="IRANSans" w:eastAsia="Times New Roman" w:hAnsi="IRANSans" w:cs="Courier New"/>
          <w:color w:val="37474F"/>
        </w:rPr>
        <w:t>=</w:t>
      </w:r>
      <w:r w:rsidRPr="00E850AE">
        <w:rPr>
          <w:rFonts w:ascii="IRANSans" w:eastAsia="Times New Roman" w:hAnsi="IRANSans" w:cs="Courier New"/>
          <w:color w:val="0D904F"/>
        </w:rPr>
        <w:t>"0"</w:t>
      </w:r>
      <w:r w:rsidRPr="00E850AE">
        <w:rPr>
          <w:rFonts w:ascii="Courier New" w:eastAsia="Times New Roman" w:hAnsi="Courier New" w:cs="Courier New"/>
          <w:color w:val="37474F"/>
        </w:rPr>
        <w:t xml:space="preserve"> </w:t>
      </w:r>
      <w:r w:rsidRPr="00E850AE">
        <w:rPr>
          <w:rFonts w:ascii="IRANSans" w:eastAsia="Times New Roman" w:hAnsi="IRANSans" w:cs="Courier New"/>
          <w:color w:val="3E61A2"/>
        </w:rPr>
        <w:t>class</w:t>
      </w:r>
      <w:r w:rsidRPr="00E850AE">
        <w:rPr>
          <w:rFonts w:ascii="IRANSans" w:eastAsia="Times New Roman" w:hAnsi="IRANSans" w:cs="Courier New"/>
          <w:color w:val="37474F"/>
        </w:rPr>
        <w:t>=</w:t>
      </w:r>
      <w:r w:rsidRPr="00E850AE">
        <w:rPr>
          <w:rFonts w:ascii="IRANSans" w:eastAsia="Times New Roman" w:hAnsi="IRANSans" w:cs="Courier New"/>
          <w:color w:val="0D904F"/>
        </w:rPr>
        <w:t>"table-days"</w:t>
      </w:r>
      <w:r w:rsidRPr="00E850AE">
        <w:rPr>
          <w:rFonts w:ascii="IRANSans" w:eastAsia="Times New Roman" w:hAnsi="IRANSans" w:cs="Courier New"/>
          <w:color w:val="37474F"/>
        </w:rPr>
        <w:t>&gt;</w:t>
      </w:r>
    </w:p>
    <w:p w:rsidR="00E850AE" w:rsidRPr="00E850AE" w:rsidRDefault="00E850AE" w:rsidP="00E85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textAlignment w:val="top"/>
        <w:rPr>
          <w:rFonts w:ascii="Courier New" w:eastAsia="Times New Roman" w:hAnsi="Courier New" w:cs="Courier New"/>
          <w:color w:val="37474F"/>
        </w:rPr>
      </w:pPr>
      <w:r w:rsidRPr="00E850AE">
        <w:rPr>
          <w:rFonts w:ascii="Courier New" w:eastAsia="Times New Roman" w:hAnsi="Courier New" w:cs="Courier New"/>
          <w:color w:val="37474F"/>
        </w:rPr>
        <w:t xml:space="preserve">     </w:t>
      </w:r>
      <w:r w:rsidRPr="00E850AE">
        <w:rPr>
          <w:rFonts w:ascii="IRANSans" w:eastAsia="Times New Roman" w:hAnsi="IRANSans" w:cs="Courier New"/>
          <w:color w:val="37474F"/>
        </w:rPr>
        <w:t>&lt;</w:t>
      </w:r>
      <w:proofErr w:type="spellStart"/>
      <w:proofErr w:type="gramStart"/>
      <w:r w:rsidRPr="00E850AE">
        <w:rPr>
          <w:rFonts w:ascii="IRANSans" w:eastAsia="Times New Roman" w:hAnsi="IRANSans" w:cs="Courier New"/>
          <w:color w:val="EC407A"/>
        </w:rPr>
        <w:t>tbody</w:t>
      </w:r>
      <w:proofErr w:type="spellEnd"/>
      <w:proofErr w:type="gramEnd"/>
      <w:r w:rsidRPr="00E850AE">
        <w:rPr>
          <w:rFonts w:ascii="IRANSans" w:eastAsia="Times New Roman" w:hAnsi="IRANSans" w:cs="Courier New"/>
          <w:color w:val="37474F"/>
        </w:rPr>
        <w:t>&gt;</w:t>
      </w:r>
    </w:p>
    <w:p w:rsidR="00E850AE" w:rsidRPr="00E850AE" w:rsidRDefault="00E850AE" w:rsidP="00E85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textAlignment w:val="top"/>
        <w:rPr>
          <w:rFonts w:ascii="Courier New" w:eastAsia="Times New Roman" w:hAnsi="Courier New" w:cs="Courier New"/>
          <w:color w:val="37474F"/>
        </w:rPr>
      </w:pPr>
      <w:r w:rsidRPr="00E850AE">
        <w:rPr>
          <w:rFonts w:ascii="Courier New" w:eastAsia="Times New Roman" w:hAnsi="Courier New" w:cs="Courier New"/>
          <w:color w:val="37474F"/>
        </w:rPr>
        <w:t xml:space="preserve">     </w:t>
      </w:r>
      <w:r w:rsidRPr="00E850AE">
        <w:rPr>
          <w:rFonts w:ascii="IRANSans" w:eastAsia="Times New Roman" w:hAnsi="IRANSans" w:cs="Courier New"/>
          <w:color w:val="37474F"/>
        </w:rPr>
        <w:t>{{</w:t>
      </w:r>
      <w:r w:rsidRPr="00E850AE">
        <w:rPr>
          <w:rFonts w:ascii="IRANSans" w:eastAsia="Times New Roman" w:hAnsi="IRANSans" w:cs="Courier New"/>
          <w:color w:val="A61717"/>
        </w:rPr>
        <w:t>#</w:t>
      </w:r>
      <w:proofErr w:type="spellStart"/>
      <w:r w:rsidRPr="00E850AE">
        <w:rPr>
          <w:rFonts w:ascii="IRANSans" w:eastAsia="Times New Roman" w:hAnsi="IRANSans" w:cs="Courier New"/>
          <w:color w:val="EC407A"/>
        </w:rPr>
        <w:t>days</w:t>
      </w:r>
      <w:r w:rsidRPr="00E850AE">
        <w:rPr>
          <w:rFonts w:ascii="IRANSans" w:eastAsia="Times New Roman" w:hAnsi="IRANSans" w:cs="Courier New"/>
          <w:color w:val="37474F"/>
        </w:rPr>
        <w:t>.</w:t>
      </w:r>
      <w:r w:rsidRPr="00E850AE">
        <w:rPr>
          <w:rFonts w:ascii="IRANSans" w:eastAsia="Times New Roman" w:hAnsi="IRANSans" w:cs="Courier New"/>
          <w:color w:val="EC407A"/>
        </w:rPr>
        <w:t>list</w:t>
      </w:r>
      <w:proofErr w:type="spellEnd"/>
      <w:r w:rsidRPr="00E850AE">
        <w:rPr>
          <w:rFonts w:ascii="IRANSans" w:eastAsia="Times New Roman" w:hAnsi="IRANSans" w:cs="Courier New"/>
          <w:color w:val="37474F"/>
        </w:rPr>
        <w:t>}}</w:t>
      </w:r>
    </w:p>
    <w:p w:rsidR="00E850AE" w:rsidRPr="00E850AE" w:rsidRDefault="00E850AE" w:rsidP="00E85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textAlignment w:val="top"/>
        <w:rPr>
          <w:rFonts w:ascii="Courier New" w:eastAsia="Times New Roman" w:hAnsi="Courier New" w:cs="Courier New"/>
          <w:color w:val="37474F"/>
        </w:rPr>
      </w:pPr>
    </w:p>
    <w:p w:rsidR="00E850AE" w:rsidRPr="00E850AE" w:rsidRDefault="00E850AE" w:rsidP="00E85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textAlignment w:val="top"/>
        <w:rPr>
          <w:rFonts w:ascii="Courier New" w:eastAsia="Times New Roman" w:hAnsi="Courier New" w:cs="Courier New"/>
          <w:color w:val="37474F"/>
        </w:rPr>
      </w:pPr>
      <w:r w:rsidRPr="00E850AE">
        <w:rPr>
          <w:rFonts w:ascii="Courier New" w:eastAsia="Times New Roman" w:hAnsi="Courier New" w:cs="Courier New"/>
          <w:color w:val="37474F"/>
        </w:rPr>
        <w:t xml:space="preserve">     </w:t>
      </w:r>
      <w:r w:rsidRPr="00E850AE">
        <w:rPr>
          <w:rFonts w:ascii="IRANSans" w:eastAsia="Times New Roman" w:hAnsi="IRANSans" w:cs="Courier New"/>
          <w:color w:val="37474F"/>
        </w:rPr>
        <w:t>&lt;</w:t>
      </w:r>
      <w:proofErr w:type="spellStart"/>
      <w:proofErr w:type="gramStart"/>
      <w:r w:rsidRPr="00E850AE">
        <w:rPr>
          <w:rFonts w:ascii="IRANSans" w:eastAsia="Times New Roman" w:hAnsi="IRANSans" w:cs="Courier New"/>
          <w:color w:val="EC407A"/>
        </w:rPr>
        <w:t>tr</w:t>
      </w:r>
      <w:proofErr w:type="spellEnd"/>
      <w:proofErr w:type="gramEnd"/>
      <w:r w:rsidRPr="00E850AE">
        <w:rPr>
          <w:rFonts w:ascii="IRANSans" w:eastAsia="Times New Roman" w:hAnsi="IRANSans" w:cs="Courier New"/>
          <w:color w:val="37474F"/>
        </w:rPr>
        <w:t>&gt;</w:t>
      </w:r>
    </w:p>
    <w:p w:rsidR="00E850AE" w:rsidRPr="00E850AE" w:rsidRDefault="00E850AE" w:rsidP="00E85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textAlignment w:val="top"/>
        <w:rPr>
          <w:rFonts w:ascii="Courier New" w:eastAsia="Times New Roman" w:hAnsi="Courier New" w:cs="Courier New"/>
          <w:color w:val="37474F"/>
        </w:rPr>
      </w:pPr>
      <w:r w:rsidRPr="00E850AE">
        <w:rPr>
          <w:rFonts w:ascii="Courier New" w:eastAsia="Times New Roman" w:hAnsi="Courier New" w:cs="Courier New"/>
          <w:color w:val="37474F"/>
        </w:rPr>
        <w:t xml:space="preserve">     </w:t>
      </w:r>
      <w:r w:rsidRPr="00E850AE">
        <w:rPr>
          <w:rFonts w:ascii="IRANSans" w:eastAsia="Times New Roman" w:hAnsi="IRANSans" w:cs="Courier New"/>
          <w:color w:val="37474F"/>
        </w:rPr>
        <w:t>{{</w:t>
      </w:r>
      <w:r w:rsidRPr="00E850AE">
        <w:rPr>
          <w:rFonts w:ascii="IRANSans" w:eastAsia="Times New Roman" w:hAnsi="IRANSans" w:cs="Courier New"/>
          <w:color w:val="A61717"/>
        </w:rPr>
        <w:t>#</w:t>
      </w:r>
      <w:r w:rsidRPr="00E850AE">
        <w:rPr>
          <w:rFonts w:ascii="IRANSans" w:eastAsia="Times New Roman" w:hAnsi="IRANSans" w:cs="Courier New"/>
          <w:color w:val="37474F"/>
        </w:rPr>
        <w:t>.}}</w:t>
      </w:r>
    </w:p>
    <w:p w:rsidR="00E850AE" w:rsidRPr="00E850AE" w:rsidRDefault="00E850AE" w:rsidP="00E85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textAlignment w:val="top"/>
        <w:rPr>
          <w:rFonts w:ascii="Courier New" w:eastAsia="Times New Roman" w:hAnsi="Courier New" w:cs="Courier New"/>
          <w:color w:val="37474F"/>
        </w:rPr>
      </w:pPr>
    </w:p>
    <w:p w:rsidR="00E850AE" w:rsidRPr="00E850AE" w:rsidRDefault="00E850AE" w:rsidP="00E85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textAlignment w:val="top"/>
        <w:rPr>
          <w:rFonts w:ascii="Courier New" w:eastAsia="Times New Roman" w:hAnsi="Courier New" w:cs="Courier New"/>
          <w:color w:val="37474F"/>
        </w:rPr>
      </w:pPr>
      <w:r w:rsidRPr="00E850AE">
        <w:rPr>
          <w:rFonts w:ascii="Courier New" w:eastAsia="Times New Roman" w:hAnsi="Courier New" w:cs="Courier New"/>
          <w:color w:val="37474F"/>
        </w:rPr>
        <w:t xml:space="preserve">     </w:t>
      </w:r>
      <w:r w:rsidRPr="00E850AE">
        <w:rPr>
          <w:rFonts w:ascii="IRANSans" w:eastAsia="Times New Roman" w:hAnsi="IRANSans" w:cs="Courier New"/>
          <w:color w:val="37474F"/>
        </w:rPr>
        <w:t>{{</w:t>
      </w:r>
      <w:r w:rsidRPr="00E850AE">
        <w:rPr>
          <w:rFonts w:ascii="IRANSans" w:eastAsia="Times New Roman" w:hAnsi="IRANSans" w:cs="Courier New"/>
          <w:color w:val="A61717"/>
        </w:rPr>
        <w:t>#</w:t>
      </w:r>
      <w:r w:rsidRPr="00E850AE">
        <w:rPr>
          <w:rFonts w:ascii="IRANSans" w:eastAsia="Times New Roman" w:hAnsi="IRANSans" w:cs="Courier New"/>
          <w:color w:val="EC407A"/>
        </w:rPr>
        <w:t>enabled</w:t>
      </w:r>
      <w:r w:rsidRPr="00E850AE">
        <w:rPr>
          <w:rFonts w:ascii="IRANSans" w:eastAsia="Times New Roman" w:hAnsi="IRANSans" w:cs="Courier New"/>
          <w:color w:val="37474F"/>
        </w:rPr>
        <w:t>}}</w:t>
      </w:r>
    </w:p>
    <w:p w:rsidR="00E850AE" w:rsidRPr="00E850AE" w:rsidRDefault="00E850AE" w:rsidP="00E85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textAlignment w:val="top"/>
        <w:rPr>
          <w:rFonts w:ascii="Courier New" w:eastAsia="Times New Roman" w:hAnsi="Courier New" w:cs="Courier New"/>
          <w:color w:val="37474F"/>
        </w:rPr>
      </w:pPr>
      <w:r w:rsidRPr="00E850AE">
        <w:rPr>
          <w:rFonts w:ascii="Courier New" w:eastAsia="Times New Roman" w:hAnsi="Courier New" w:cs="Courier New"/>
          <w:color w:val="37474F"/>
        </w:rPr>
        <w:t xml:space="preserve">     </w:t>
      </w:r>
      <w:r w:rsidRPr="00E850AE">
        <w:rPr>
          <w:rFonts w:ascii="IRANSans" w:eastAsia="Times New Roman" w:hAnsi="IRANSans" w:cs="Courier New"/>
          <w:color w:val="37474F"/>
        </w:rPr>
        <w:t>&lt;</w:t>
      </w:r>
      <w:r w:rsidRPr="00E850AE">
        <w:rPr>
          <w:rFonts w:ascii="IRANSans" w:eastAsia="Times New Roman" w:hAnsi="IRANSans" w:cs="Courier New"/>
          <w:color w:val="EC407A"/>
        </w:rPr>
        <w:t>td</w:t>
      </w:r>
      <w:r w:rsidRPr="00E850AE">
        <w:rPr>
          <w:rFonts w:ascii="Courier New" w:eastAsia="Times New Roman" w:hAnsi="Courier New" w:cs="Courier New"/>
          <w:color w:val="37474F"/>
        </w:rPr>
        <w:t xml:space="preserve"> </w:t>
      </w:r>
      <w:r w:rsidRPr="00E850AE">
        <w:rPr>
          <w:rFonts w:ascii="IRANSans" w:eastAsia="Times New Roman" w:hAnsi="IRANSans" w:cs="Courier New"/>
          <w:color w:val="EC407A"/>
        </w:rPr>
        <w:t>data</w:t>
      </w:r>
      <w:r w:rsidRPr="00E850AE">
        <w:rPr>
          <w:rFonts w:ascii="IRANSans" w:eastAsia="Times New Roman" w:hAnsi="IRANSans" w:cs="Courier New"/>
          <w:color w:val="37474F"/>
        </w:rPr>
        <w:t>-</w:t>
      </w:r>
      <w:proofErr w:type="spellStart"/>
      <w:r w:rsidRPr="00E850AE">
        <w:rPr>
          <w:rFonts w:ascii="IRANSans" w:eastAsia="Times New Roman" w:hAnsi="IRANSans" w:cs="Courier New"/>
          <w:color w:val="EC407A"/>
        </w:rPr>
        <w:t>unix</w:t>
      </w:r>
      <w:proofErr w:type="spellEnd"/>
      <w:r w:rsidRPr="00E850AE">
        <w:rPr>
          <w:rFonts w:ascii="IRANSans" w:eastAsia="Times New Roman" w:hAnsi="IRANSans" w:cs="Courier New"/>
          <w:color w:val="37474F"/>
        </w:rPr>
        <w:t>=</w:t>
      </w:r>
      <w:r w:rsidRPr="00E850AE">
        <w:rPr>
          <w:rFonts w:ascii="IRANSans" w:eastAsia="Times New Roman" w:hAnsi="IRANSans" w:cs="Courier New"/>
          <w:color w:val="0D904F"/>
        </w:rPr>
        <w:t>"{{</w:t>
      </w:r>
      <w:proofErr w:type="spellStart"/>
      <w:r w:rsidRPr="00E850AE">
        <w:rPr>
          <w:rFonts w:ascii="IRANSans" w:eastAsia="Times New Roman" w:hAnsi="IRANSans" w:cs="Courier New"/>
          <w:color w:val="0D904F"/>
        </w:rPr>
        <w:t>dataUnix</w:t>
      </w:r>
      <w:proofErr w:type="spellEnd"/>
      <w:r w:rsidRPr="00E850AE">
        <w:rPr>
          <w:rFonts w:ascii="IRANSans" w:eastAsia="Times New Roman" w:hAnsi="IRANSans" w:cs="Courier New"/>
          <w:color w:val="0D904F"/>
        </w:rPr>
        <w:t>}}"</w:t>
      </w:r>
      <w:r w:rsidRPr="00E850AE">
        <w:rPr>
          <w:rFonts w:ascii="Courier New" w:eastAsia="Times New Roman" w:hAnsi="Courier New" w:cs="Courier New"/>
          <w:color w:val="37474F"/>
        </w:rPr>
        <w:t xml:space="preserve"> </w:t>
      </w:r>
      <w:r w:rsidRPr="00E850AE">
        <w:rPr>
          <w:rFonts w:ascii="IRANSans" w:eastAsia="Times New Roman" w:hAnsi="IRANSans" w:cs="Courier New"/>
          <w:color w:val="37474F"/>
        </w:rPr>
        <w:t>&gt;&lt;</w:t>
      </w:r>
      <w:proofErr w:type="gramStart"/>
      <w:r w:rsidRPr="00E850AE">
        <w:rPr>
          <w:rFonts w:ascii="IRANSans" w:eastAsia="Times New Roman" w:hAnsi="IRANSans" w:cs="Courier New"/>
          <w:color w:val="EC407A"/>
        </w:rPr>
        <w:t>span</w:t>
      </w:r>
      <w:r w:rsidRPr="00E850AE">
        <w:rPr>
          <w:rFonts w:ascii="Courier New" w:eastAsia="Times New Roman" w:hAnsi="Courier New" w:cs="Courier New"/>
          <w:color w:val="37474F"/>
        </w:rPr>
        <w:t xml:space="preserve">  </w:t>
      </w:r>
      <w:r w:rsidRPr="00E850AE">
        <w:rPr>
          <w:rFonts w:ascii="IRANSans" w:eastAsia="Times New Roman" w:hAnsi="IRANSans" w:cs="Courier New"/>
          <w:color w:val="3E61A2"/>
        </w:rPr>
        <w:t>class</w:t>
      </w:r>
      <w:proofErr w:type="gramEnd"/>
      <w:r w:rsidRPr="00E850AE">
        <w:rPr>
          <w:rFonts w:ascii="IRANSans" w:eastAsia="Times New Roman" w:hAnsi="IRANSans" w:cs="Courier New"/>
          <w:color w:val="37474F"/>
        </w:rPr>
        <w:t>=</w:t>
      </w:r>
      <w:r w:rsidRPr="00E850AE">
        <w:rPr>
          <w:rFonts w:ascii="IRANSans" w:eastAsia="Times New Roman" w:hAnsi="IRANSans" w:cs="Courier New"/>
          <w:color w:val="0D904F"/>
        </w:rPr>
        <w:t>"{{#</w:t>
      </w:r>
      <w:proofErr w:type="spellStart"/>
      <w:r w:rsidRPr="00E850AE">
        <w:rPr>
          <w:rFonts w:ascii="IRANSans" w:eastAsia="Times New Roman" w:hAnsi="IRANSans" w:cs="Courier New"/>
          <w:color w:val="0D904F"/>
        </w:rPr>
        <w:t>otherMonth</w:t>
      </w:r>
      <w:proofErr w:type="spellEnd"/>
      <w:r w:rsidRPr="00E850AE">
        <w:rPr>
          <w:rFonts w:ascii="IRANSans" w:eastAsia="Times New Roman" w:hAnsi="IRANSans" w:cs="Courier New"/>
          <w:color w:val="0D904F"/>
        </w:rPr>
        <w:t>}}other-month{{/</w:t>
      </w:r>
      <w:proofErr w:type="spellStart"/>
      <w:r w:rsidRPr="00E850AE">
        <w:rPr>
          <w:rFonts w:ascii="IRANSans" w:eastAsia="Times New Roman" w:hAnsi="IRANSans" w:cs="Courier New"/>
          <w:color w:val="0D904F"/>
        </w:rPr>
        <w:t>otherMonth</w:t>
      </w:r>
      <w:proofErr w:type="spellEnd"/>
      <w:r w:rsidRPr="00E850AE">
        <w:rPr>
          <w:rFonts w:ascii="IRANSans" w:eastAsia="Times New Roman" w:hAnsi="IRANSans" w:cs="Courier New"/>
          <w:color w:val="0D904F"/>
        </w:rPr>
        <w:t>}} {{#selected}}selected{{/selected}}"</w:t>
      </w:r>
      <w:r w:rsidRPr="00E850AE">
        <w:rPr>
          <w:rFonts w:ascii="IRANSans" w:eastAsia="Times New Roman" w:hAnsi="IRANSans" w:cs="Courier New"/>
          <w:color w:val="37474F"/>
        </w:rPr>
        <w:t>&gt;{{</w:t>
      </w:r>
      <w:r w:rsidRPr="00E850AE">
        <w:rPr>
          <w:rFonts w:ascii="IRANSans" w:eastAsia="Times New Roman" w:hAnsi="IRANSans" w:cs="Courier New"/>
          <w:color w:val="EC407A"/>
        </w:rPr>
        <w:t>title</w:t>
      </w:r>
      <w:r w:rsidRPr="00E850AE">
        <w:rPr>
          <w:rFonts w:ascii="IRANSans" w:eastAsia="Times New Roman" w:hAnsi="IRANSans" w:cs="Courier New"/>
          <w:color w:val="37474F"/>
        </w:rPr>
        <w:t>}}&lt;</w:t>
      </w:r>
      <w:r w:rsidRPr="00E850AE">
        <w:rPr>
          <w:rFonts w:ascii="IRANSans" w:eastAsia="Times New Roman" w:hAnsi="IRANSans" w:cs="Courier New"/>
          <w:color w:val="A61717"/>
        </w:rPr>
        <w:t>/span&gt;&lt;/td&gt;</w:t>
      </w:r>
    </w:p>
    <w:p w:rsidR="00E850AE" w:rsidRPr="00E850AE" w:rsidRDefault="00E850AE" w:rsidP="00E85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textAlignment w:val="top"/>
        <w:rPr>
          <w:rFonts w:ascii="Courier New" w:eastAsia="Times New Roman" w:hAnsi="Courier New" w:cs="Courier New"/>
          <w:color w:val="37474F"/>
        </w:rPr>
      </w:pPr>
      <w:r w:rsidRPr="00E850AE">
        <w:rPr>
          <w:rFonts w:ascii="Courier New" w:eastAsia="Times New Roman" w:hAnsi="Courier New" w:cs="Courier New"/>
          <w:color w:val="37474F"/>
        </w:rPr>
        <w:lastRenderedPageBreak/>
        <w:t xml:space="preserve">     </w:t>
      </w:r>
      <w:r w:rsidRPr="00E850AE">
        <w:rPr>
          <w:rFonts w:ascii="IRANSans" w:eastAsia="Times New Roman" w:hAnsi="IRANSans" w:cs="Courier New"/>
          <w:color w:val="37474F"/>
        </w:rPr>
        <w:t>{{</w:t>
      </w:r>
      <w:r w:rsidRPr="00E850AE">
        <w:rPr>
          <w:rFonts w:ascii="IRANSans" w:eastAsia="Times New Roman" w:hAnsi="IRANSans" w:cs="Courier New"/>
          <w:color w:val="A61717"/>
        </w:rPr>
        <w:t>/enabled}}</w:t>
      </w:r>
    </w:p>
    <w:p w:rsidR="00E850AE" w:rsidRPr="00E850AE" w:rsidRDefault="00E850AE" w:rsidP="00E85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textAlignment w:val="top"/>
        <w:rPr>
          <w:rFonts w:ascii="Courier New" w:eastAsia="Times New Roman" w:hAnsi="Courier New" w:cs="Courier New"/>
          <w:color w:val="37474F"/>
        </w:rPr>
      </w:pPr>
      <w:r w:rsidRPr="00E850AE">
        <w:rPr>
          <w:rFonts w:ascii="Courier New" w:eastAsia="Times New Roman" w:hAnsi="Courier New" w:cs="Courier New"/>
          <w:color w:val="37474F"/>
        </w:rPr>
        <w:t xml:space="preserve">     </w:t>
      </w:r>
      <w:r w:rsidRPr="00E850AE">
        <w:rPr>
          <w:rFonts w:ascii="IRANSans" w:eastAsia="Times New Roman" w:hAnsi="IRANSans" w:cs="Courier New"/>
          <w:color w:val="37474F"/>
        </w:rPr>
        <w:t>{{^</w:t>
      </w:r>
      <w:r w:rsidRPr="00E850AE">
        <w:rPr>
          <w:rFonts w:ascii="IRANSans" w:eastAsia="Times New Roman" w:hAnsi="IRANSans" w:cs="Courier New"/>
          <w:color w:val="EC407A"/>
        </w:rPr>
        <w:t>enabled</w:t>
      </w:r>
      <w:r w:rsidRPr="00E850AE">
        <w:rPr>
          <w:rFonts w:ascii="IRANSans" w:eastAsia="Times New Roman" w:hAnsi="IRANSans" w:cs="Courier New"/>
          <w:color w:val="37474F"/>
        </w:rPr>
        <w:t>}}</w:t>
      </w:r>
    </w:p>
    <w:p w:rsidR="00E850AE" w:rsidRPr="00E850AE" w:rsidRDefault="00E850AE" w:rsidP="00E85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textAlignment w:val="top"/>
        <w:rPr>
          <w:rFonts w:ascii="Courier New" w:eastAsia="Times New Roman" w:hAnsi="Courier New" w:cs="Courier New"/>
          <w:color w:val="37474F"/>
        </w:rPr>
      </w:pPr>
      <w:r w:rsidRPr="00E850AE">
        <w:rPr>
          <w:rFonts w:ascii="Courier New" w:eastAsia="Times New Roman" w:hAnsi="Courier New" w:cs="Courier New"/>
          <w:color w:val="37474F"/>
        </w:rPr>
        <w:t xml:space="preserve">     </w:t>
      </w:r>
      <w:r w:rsidRPr="00E850AE">
        <w:rPr>
          <w:rFonts w:ascii="IRANSans" w:eastAsia="Times New Roman" w:hAnsi="IRANSans" w:cs="Courier New"/>
          <w:color w:val="37474F"/>
        </w:rPr>
        <w:t>&lt;</w:t>
      </w:r>
      <w:r w:rsidRPr="00E850AE">
        <w:rPr>
          <w:rFonts w:ascii="IRANSans" w:eastAsia="Times New Roman" w:hAnsi="IRANSans" w:cs="Courier New"/>
          <w:color w:val="EC407A"/>
        </w:rPr>
        <w:t>td</w:t>
      </w:r>
      <w:r w:rsidRPr="00E850AE">
        <w:rPr>
          <w:rFonts w:ascii="Courier New" w:eastAsia="Times New Roman" w:hAnsi="Courier New" w:cs="Courier New"/>
          <w:color w:val="37474F"/>
        </w:rPr>
        <w:t xml:space="preserve"> </w:t>
      </w:r>
      <w:r w:rsidRPr="00E850AE">
        <w:rPr>
          <w:rFonts w:ascii="IRANSans" w:eastAsia="Times New Roman" w:hAnsi="IRANSans" w:cs="Courier New"/>
          <w:color w:val="EC407A"/>
        </w:rPr>
        <w:t>data</w:t>
      </w:r>
      <w:r w:rsidRPr="00E850AE">
        <w:rPr>
          <w:rFonts w:ascii="IRANSans" w:eastAsia="Times New Roman" w:hAnsi="IRANSans" w:cs="Courier New"/>
          <w:color w:val="37474F"/>
        </w:rPr>
        <w:t>-</w:t>
      </w:r>
      <w:proofErr w:type="spellStart"/>
      <w:r w:rsidRPr="00E850AE">
        <w:rPr>
          <w:rFonts w:ascii="IRANSans" w:eastAsia="Times New Roman" w:hAnsi="IRANSans" w:cs="Courier New"/>
          <w:color w:val="EC407A"/>
        </w:rPr>
        <w:t>unix</w:t>
      </w:r>
      <w:proofErr w:type="spellEnd"/>
      <w:r w:rsidRPr="00E850AE">
        <w:rPr>
          <w:rFonts w:ascii="IRANSans" w:eastAsia="Times New Roman" w:hAnsi="IRANSans" w:cs="Courier New"/>
          <w:color w:val="37474F"/>
        </w:rPr>
        <w:t>=</w:t>
      </w:r>
      <w:r w:rsidRPr="00E850AE">
        <w:rPr>
          <w:rFonts w:ascii="IRANSans" w:eastAsia="Times New Roman" w:hAnsi="IRANSans" w:cs="Courier New"/>
          <w:color w:val="0D904F"/>
        </w:rPr>
        <w:t>"{{</w:t>
      </w:r>
      <w:proofErr w:type="spellStart"/>
      <w:r w:rsidRPr="00E850AE">
        <w:rPr>
          <w:rFonts w:ascii="IRANSans" w:eastAsia="Times New Roman" w:hAnsi="IRANSans" w:cs="Courier New"/>
          <w:color w:val="0D904F"/>
        </w:rPr>
        <w:t>dataUnix</w:t>
      </w:r>
      <w:proofErr w:type="spellEnd"/>
      <w:r w:rsidRPr="00E850AE">
        <w:rPr>
          <w:rFonts w:ascii="IRANSans" w:eastAsia="Times New Roman" w:hAnsi="IRANSans" w:cs="Courier New"/>
          <w:color w:val="0D904F"/>
        </w:rPr>
        <w:t>}}"</w:t>
      </w:r>
      <w:r w:rsidRPr="00E850AE">
        <w:rPr>
          <w:rFonts w:ascii="Courier New" w:eastAsia="Times New Roman" w:hAnsi="Courier New" w:cs="Courier New"/>
          <w:color w:val="37474F"/>
        </w:rPr>
        <w:t xml:space="preserve"> </w:t>
      </w:r>
      <w:r w:rsidRPr="00E850AE">
        <w:rPr>
          <w:rFonts w:ascii="IRANSans" w:eastAsia="Times New Roman" w:hAnsi="IRANSans" w:cs="Courier New"/>
          <w:color w:val="3E61A2"/>
        </w:rPr>
        <w:t>class</w:t>
      </w:r>
      <w:r w:rsidRPr="00E850AE">
        <w:rPr>
          <w:rFonts w:ascii="IRANSans" w:eastAsia="Times New Roman" w:hAnsi="IRANSans" w:cs="Courier New"/>
          <w:color w:val="37474F"/>
        </w:rPr>
        <w:t>=</w:t>
      </w:r>
      <w:r w:rsidRPr="00E850AE">
        <w:rPr>
          <w:rFonts w:ascii="IRANSans" w:eastAsia="Times New Roman" w:hAnsi="IRANSans" w:cs="Courier New"/>
          <w:color w:val="0D904F"/>
        </w:rPr>
        <w:t>"disabled"</w:t>
      </w:r>
      <w:r w:rsidRPr="00E850AE">
        <w:rPr>
          <w:rFonts w:ascii="IRANSans" w:eastAsia="Times New Roman" w:hAnsi="IRANSans" w:cs="Courier New"/>
          <w:color w:val="37474F"/>
        </w:rPr>
        <w:t>&gt;&lt;</w:t>
      </w:r>
      <w:r w:rsidRPr="00E850AE">
        <w:rPr>
          <w:rFonts w:ascii="IRANSans" w:eastAsia="Times New Roman" w:hAnsi="IRANSans" w:cs="Courier New"/>
          <w:color w:val="EC407A"/>
        </w:rPr>
        <w:t>span</w:t>
      </w:r>
      <w:r w:rsidRPr="00E850AE">
        <w:rPr>
          <w:rFonts w:ascii="Courier New" w:eastAsia="Times New Roman" w:hAnsi="Courier New" w:cs="Courier New"/>
          <w:color w:val="37474F"/>
        </w:rPr>
        <w:t xml:space="preserve"> </w:t>
      </w:r>
      <w:r w:rsidRPr="00E850AE">
        <w:rPr>
          <w:rFonts w:ascii="IRANSans" w:eastAsia="Times New Roman" w:hAnsi="IRANSans" w:cs="Courier New"/>
          <w:color w:val="3E61A2"/>
        </w:rPr>
        <w:t>class</w:t>
      </w:r>
      <w:r w:rsidRPr="00E850AE">
        <w:rPr>
          <w:rFonts w:ascii="IRANSans" w:eastAsia="Times New Roman" w:hAnsi="IRANSans" w:cs="Courier New"/>
          <w:color w:val="37474F"/>
        </w:rPr>
        <w:t>=</w:t>
      </w:r>
      <w:r w:rsidRPr="00E850AE">
        <w:rPr>
          <w:rFonts w:ascii="IRANSans" w:eastAsia="Times New Roman" w:hAnsi="IRANSans" w:cs="Courier New"/>
          <w:color w:val="0D904F"/>
        </w:rPr>
        <w:t>"{{#otherMonth}</w:t>
      </w:r>
      <w:proofErr w:type="gramStart"/>
      <w:r w:rsidRPr="00E850AE">
        <w:rPr>
          <w:rFonts w:ascii="IRANSans" w:eastAsia="Times New Roman" w:hAnsi="IRANSans" w:cs="Courier New"/>
          <w:color w:val="0D904F"/>
        </w:rPr>
        <w:t>}other</w:t>
      </w:r>
      <w:proofErr w:type="gramEnd"/>
      <w:r w:rsidRPr="00E850AE">
        <w:rPr>
          <w:rFonts w:ascii="IRANSans" w:eastAsia="Times New Roman" w:hAnsi="IRANSans" w:cs="Courier New"/>
          <w:color w:val="0D904F"/>
        </w:rPr>
        <w:t>-month{{/otherMonth}}"</w:t>
      </w:r>
      <w:r w:rsidRPr="00E850AE">
        <w:rPr>
          <w:rFonts w:ascii="IRANSans" w:eastAsia="Times New Roman" w:hAnsi="IRANSans" w:cs="Courier New"/>
          <w:color w:val="37474F"/>
        </w:rPr>
        <w:t>&gt;{{</w:t>
      </w:r>
      <w:r w:rsidRPr="00E850AE">
        <w:rPr>
          <w:rFonts w:ascii="IRANSans" w:eastAsia="Times New Roman" w:hAnsi="IRANSans" w:cs="Courier New"/>
          <w:color w:val="EC407A"/>
        </w:rPr>
        <w:t>title</w:t>
      </w:r>
      <w:r w:rsidRPr="00E850AE">
        <w:rPr>
          <w:rFonts w:ascii="IRANSans" w:eastAsia="Times New Roman" w:hAnsi="IRANSans" w:cs="Courier New"/>
          <w:color w:val="37474F"/>
        </w:rPr>
        <w:t>}}&lt;</w:t>
      </w:r>
      <w:r w:rsidRPr="00E850AE">
        <w:rPr>
          <w:rFonts w:ascii="IRANSans" w:eastAsia="Times New Roman" w:hAnsi="IRANSans" w:cs="Courier New"/>
          <w:color w:val="A61717"/>
        </w:rPr>
        <w:t>/span&gt;&lt;/td&gt;</w:t>
      </w:r>
    </w:p>
    <w:p w:rsidR="00E850AE" w:rsidRPr="00E850AE" w:rsidRDefault="00E850AE" w:rsidP="00E85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textAlignment w:val="top"/>
        <w:rPr>
          <w:rFonts w:ascii="Courier New" w:eastAsia="Times New Roman" w:hAnsi="Courier New" w:cs="Courier New"/>
          <w:color w:val="37474F"/>
        </w:rPr>
      </w:pPr>
      <w:r w:rsidRPr="00E850AE">
        <w:rPr>
          <w:rFonts w:ascii="Courier New" w:eastAsia="Times New Roman" w:hAnsi="Courier New" w:cs="Courier New"/>
          <w:color w:val="37474F"/>
        </w:rPr>
        <w:t xml:space="preserve">     </w:t>
      </w:r>
      <w:r w:rsidRPr="00E850AE">
        <w:rPr>
          <w:rFonts w:ascii="IRANSans" w:eastAsia="Times New Roman" w:hAnsi="IRANSans" w:cs="Courier New"/>
          <w:color w:val="37474F"/>
        </w:rPr>
        <w:t>{{</w:t>
      </w:r>
      <w:r w:rsidRPr="00E850AE">
        <w:rPr>
          <w:rFonts w:ascii="IRANSans" w:eastAsia="Times New Roman" w:hAnsi="IRANSans" w:cs="Courier New"/>
          <w:color w:val="A61717"/>
        </w:rPr>
        <w:t>/enabled}}</w:t>
      </w:r>
    </w:p>
    <w:p w:rsidR="00E850AE" w:rsidRPr="00E850AE" w:rsidRDefault="00E850AE" w:rsidP="00E85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textAlignment w:val="top"/>
        <w:rPr>
          <w:rFonts w:ascii="Courier New" w:eastAsia="Times New Roman" w:hAnsi="Courier New" w:cs="Courier New"/>
          <w:color w:val="37474F"/>
        </w:rPr>
      </w:pPr>
    </w:p>
    <w:p w:rsidR="00E850AE" w:rsidRPr="00E850AE" w:rsidRDefault="00E850AE" w:rsidP="00E85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textAlignment w:val="top"/>
        <w:rPr>
          <w:rFonts w:ascii="Courier New" w:eastAsia="Times New Roman" w:hAnsi="Courier New" w:cs="Courier New"/>
          <w:color w:val="37474F"/>
        </w:rPr>
      </w:pPr>
      <w:r w:rsidRPr="00E850AE">
        <w:rPr>
          <w:rFonts w:ascii="Courier New" w:eastAsia="Times New Roman" w:hAnsi="Courier New" w:cs="Courier New"/>
          <w:color w:val="37474F"/>
        </w:rPr>
        <w:t xml:space="preserve">     </w:t>
      </w:r>
      <w:r w:rsidRPr="00E850AE">
        <w:rPr>
          <w:rFonts w:ascii="IRANSans" w:eastAsia="Times New Roman" w:hAnsi="IRANSans" w:cs="Courier New"/>
          <w:color w:val="37474F"/>
        </w:rPr>
        <w:t>{{</w:t>
      </w:r>
      <w:r w:rsidRPr="00E850AE">
        <w:rPr>
          <w:rFonts w:ascii="IRANSans" w:eastAsia="Times New Roman" w:hAnsi="IRANSans" w:cs="Courier New"/>
          <w:color w:val="A61717"/>
        </w:rPr>
        <w:t>/.}}</w:t>
      </w:r>
    </w:p>
    <w:p w:rsidR="00E850AE" w:rsidRPr="00E850AE" w:rsidRDefault="00E850AE" w:rsidP="00E85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textAlignment w:val="top"/>
        <w:rPr>
          <w:rFonts w:ascii="Courier New" w:eastAsia="Times New Roman" w:hAnsi="Courier New" w:cs="Courier New"/>
          <w:color w:val="37474F"/>
        </w:rPr>
      </w:pPr>
      <w:r w:rsidRPr="00E850AE">
        <w:rPr>
          <w:rFonts w:ascii="Courier New" w:eastAsia="Times New Roman" w:hAnsi="Courier New" w:cs="Courier New"/>
          <w:color w:val="37474F"/>
        </w:rPr>
        <w:t xml:space="preserve">     </w:t>
      </w:r>
      <w:r w:rsidRPr="00E850AE">
        <w:rPr>
          <w:rFonts w:ascii="IRANSans" w:eastAsia="Times New Roman" w:hAnsi="IRANSans" w:cs="Courier New"/>
          <w:color w:val="37474F"/>
        </w:rPr>
        <w:t>&lt;</w:t>
      </w:r>
      <w:r w:rsidRPr="00E850AE">
        <w:rPr>
          <w:rFonts w:ascii="IRANSans" w:eastAsia="Times New Roman" w:hAnsi="IRANSans" w:cs="Courier New"/>
          <w:color w:val="A61717"/>
        </w:rPr>
        <w:t>/</w:t>
      </w:r>
      <w:proofErr w:type="spellStart"/>
      <w:proofErr w:type="gramStart"/>
      <w:r w:rsidRPr="00E850AE">
        <w:rPr>
          <w:rFonts w:ascii="IRANSans" w:eastAsia="Times New Roman" w:hAnsi="IRANSans" w:cs="Courier New"/>
          <w:color w:val="A61717"/>
        </w:rPr>
        <w:t>tr</w:t>
      </w:r>
      <w:proofErr w:type="spellEnd"/>
      <w:proofErr w:type="gramEnd"/>
      <w:r w:rsidRPr="00E850AE">
        <w:rPr>
          <w:rFonts w:ascii="IRANSans" w:eastAsia="Times New Roman" w:hAnsi="IRANSans" w:cs="Courier New"/>
          <w:color w:val="A61717"/>
        </w:rPr>
        <w:t>&gt;</w:t>
      </w:r>
    </w:p>
    <w:p w:rsidR="00E850AE" w:rsidRPr="00E850AE" w:rsidRDefault="00E850AE" w:rsidP="00E85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textAlignment w:val="top"/>
        <w:rPr>
          <w:rFonts w:ascii="Courier New" w:eastAsia="Times New Roman" w:hAnsi="Courier New" w:cs="Courier New"/>
          <w:color w:val="37474F"/>
        </w:rPr>
      </w:pPr>
      <w:r w:rsidRPr="00E850AE">
        <w:rPr>
          <w:rFonts w:ascii="Courier New" w:eastAsia="Times New Roman" w:hAnsi="Courier New" w:cs="Courier New"/>
          <w:color w:val="37474F"/>
        </w:rPr>
        <w:t xml:space="preserve">     </w:t>
      </w:r>
      <w:r w:rsidRPr="00E850AE">
        <w:rPr>
          <w:rFonts w:ascii="IRANSans" w:eastAsia="Times New Roman" w:hAnsi="IRANSans" w:cs="Courier New"/>
          <w:color w:val="37474F"/>
        </w:rPr>
        <w:t>{{</w:t>
      </w:r>
      <w:r w:rsidRPr="00E850AE">
        <w:rPr>
          <w:rFonts w:ascii="IRANSans" w:eastAsia="Times New Roman" w:hAnsi="IRANSans" w:cs="Courier New"/>
          <w:color w:val="A61717"/>
        </w:rPr>
        <w:t>/</w:t>
      </w:r>
      <w:proofErr w:type="spellStart"/>
      <w:r w:rsidRPr="00E850AE">
        <w:rPr>
          <w:rFonts w:ascii="IRANSans" w:eastAsia="Times New Roman" w:hAnsi="IRANSans" w:cs="Courier New"/>
          <w:color w:val="A61717"/>
        </w:rPr>
        <w:t>days.list</w:t>
      </w:r>
      <w:proofErr w:type="spellEnd"/>
      <w:r w:rsidRPr="00E850AE">
        <w:rPr>
          <w:rFonts w:ascii="IRANSans" w:eastAsia="Times New Roman" w:hAnsi="IRANSans" w:cs="Courier New"/>
          <w:color w:val="A61717"/>
        </w:rPr>
        <w:t>}}</w:t>
      </w:r>
    </w:p>
    <w:p w:rsidR="00E850AE" w:rsidRPr="00E850AE" w:rsidRDefault="00E850AE" w:rsidP="00E85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textAlignment w:val="top"/>
        <w:rPr>
          <w:rFonts w:ascii="Courier New" w:eastAsia="Times New Roman" w:hAnsi="Courier New" w:cs="Courier New"/>
          <w:color w:val="37474F"/>
        </w:rPr>
      </w:pPr>
      <w:r w:rsidRPr="00E850AE">
        <w:rPr>
          <w:rFonts w:ascii="Courier New" w:eastAsia="Times New Roman" w:hAnsi="Courier New" w:cs="Courier New"/>
          <w:color w:val="37474F"/>
        </w:rPr>
        <w:t xml:space="preserve">     </w:t>
      </w:r>
      <w:r w:rsidRPr="00E850AE">
        <w:rPr>
          <w:rFonts w:ascii="IRANSans" w:eastAsia="Times New Roman" w:hAnsi="IRANSans" w:cs="Courier New"/>
          <w:color w:val="37474F"/>
        </w:rPr>
        <w:t>&lt;</w:t>
      </w:r>
      <w:r w:rsidRPr="00E850AE">
        <w:rPr>
          <w:rFonts w:ascii="IRANSans" w:eastAsia="Times New Roman" w:hAnsi="IRANSans" w:cs="Courier New"/>
          <w:color w:val="A61717"/>
        </w:rPr>
        <w:t>/</w:t>
      </w:r>
      <w:proofErr w:type="spellStart"/>
      <w:r w:rsidRPr="00E850AE">
        <w:rPr>
          <w:rFonts w:ascii="IRANSans" w:eastAsia="Times New Roman" w:hAnsi="IRANSans" w:cs="Courier New"/>
          <w:color w:val="A61717"/>
        </w:rPr>
        <w:t>tbody</w:t>
      </w:r>
      <w:proofErr w:type="spellEnd"/>
      <w:r w:rsidRPr="00E850AE">
        <w:rPr>
          <w:rFonts w:ascii="IRANSans" w:eastAsia="Times New Roman" w:hAnsi="IRANSans" w:cs="Courier New"/>
          <w:color w:val="A61717"/>
        </w:rPr>
        <w:t>&gt;</w:t>
      </w:r>
    </w:p>
    <w:p w:rsidR="00E850AE" w:rsidRPr="00E850AE" w:rsidRDefault="00E850AE" w:rsidP="00E85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textAlignment w:val="top"/>
        <w:rPr>
          <w:rFonts w:ascii="Courier New" w:eastAsia="Times New Roman" w:hAnsi="Courier New" w:cs="Courier New"/>
          <w:color w:val="37474F"/>
        </w:rPr>
      </w:pPr>
      <w:r w:rsidRPr="00E850AE">
        <w:rPr>
          <w:rFonts w:ascii="Courier New" w:eastAsia="Times New Roman" w:hAnsi="Courier New" w:cs="Courier New"/>
          <w:color w:val="37474F"/>
        </w:rPr>
        <w:t xml:space="preserve">     </w:t>
      </w:r>
      <w:r w:rsidRPr="00E850AE">
        <w:rPr>
          <w:rFonts w:ascii="IRANSans" w:eastAsia="Times New Roman" w:hAnsi="IRANSans" w:cs="Courier New"/>
          <w:color w:val="37474F"/>
        </w:rPr>
        <w:t>&lt;</w:t>
      </w:r>
      <w:r w:rsidRPr="00E850AE">
        <w:rPr>
          <w:rFonts w:ascii="IRANSans" w:eastAsia="Times New Roman" w:hAnsi="IRANSans" w:cs="Courier New"/>
          <w:color w:val="A61717"/>
        </w:rPr>
        <w:t>/table&gt;</w:t>
      </w:r>
    </w:p>
    <w:p w:rsidR="00E850AE" w:rsidRPr="00E850AE" w:rsidRDefault="00E850AE" w:rsidP="00E85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textAlignment w:val="top"/>
        <w:rPr>
          <w:rFonts w:ascii="Courier New" w:eastAsia="Times New Roman" w:hAnsi="Courier New" w:cs="Courier New"/>
          <w:color w:val="37474F"/>
        </w:rPr>
      </w:pPr>
      <w:r w:rsidRPr="00E850AE">
        <w:rPr>
          <w:rFonts w:ascii="Courier New" w:eastAsia="Times New Roman" w:hAnsi="Courier New" w:cs="Courier New"/>
          <w:color w:val="37474F"/>
        </w:rPr>
        <w:t xml:space="preserve">     </w:t>
      </w:r>
      <w:r w:rsidRPr="00E850AE">
        <w:rPr>
          <w:rFonts w:ascii="IRANSans" w:eastAsia="Times New Roman" w:hAnsi="IRANSans" w:cs="Courier New"/>
          <w:color w:val="37474F"/>
        </w:rPr>
        <w:t>&lt;</w:t>
      </w:r>
      <w:r w:rsidRPr="00E850AE">
        <w:rPr>
          <w:rFonts w:ascii="IRANSans" w:eastAsia="Times New Roman" w:hAnsi="IRANSans" w:cs="Courier New"/>
          <w:color w:val="A61717"/>
        </w:rPr>
        <w:t>/div&gt;</w:t>
      </w:r>
    </w:p>
    <w:p w:rsidR="00E850AE" w:rsidRPr="00E850AE" w:rsidRDefault="00E850AE" w:rsidP="00E85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textAlignment w:val="top"/>
        <w:rPr>
          <w:rFonts w:ascii="Courier New" w:eastAsia="Times New Roman" w:hAnsi="Courier New" w:cs="Courier New"/>
          <w:color w:val="37474F"/>
        </w:rPr>
      </w:pPr>
      <w:r w:rsidRPr="00E850AE">
        <w:rPr>
          <w:rFonts w:ascii="Courier New" w:eastAsia="Times New Roman" w:hAnsi="Courier New" w:cs="Courier New"/>
          <w:color w:val="37474F"/>
        </w:rPr>
        <w:t xml:space="preserve">     </w:t>
      </w:r>
      <w:r w:rsidRPr="00E850AE">
        <w:rPr>
          <w:rFonts w:ascii="IRANSans" w:eastAsia="Times New Roman" w:hAnsi="IRANSans" w:cs="Courier New"/>
          <w:color w:val="37474F"/>
        </w:rPr>
        <w:t>&lt;</w:t>
      </w:r>
      <w:r w:rsidRPr="00E850AE">
        <w:rPr>
          <w:rFonts w:ascii="IRANSans" w:eastAsia="Times New Roman" w:hAnsi="IRANSans" w:cs="Courier New"/>
          <w:color w:val="A61717"/>
        </w:rPr>
        <w:t>/div&gt;</w:t>
      </w:r>
    </w:p>
    <w:p w:rsidR="00E850AE" w:rsidRPr="00E850AE" w:rsidRDefault="00E850AE" w:rsidP="00E85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textAlignment w:val="top"/>
        <w:rPr>
          <w:rFonts w:ascii="Courier New" w:eastAsia="Times New Roman" w:hAnsi="Courier New" w:cs="Courier New"/>
          <w:color w:val="37474F"/>
        </w:rPr>
      </w:pPr>
      <w:r w:rsidRPr="00E850AE">
        <w:rPr>
          <w:rFonts w:ascii="Courier New" w:eastAsia="Times New Roman" w:hAnsi="Courier New" w:cs="Courier New"/>
          <w:color w:val="37474F"/>
        </w:rPr>
        <w:t xml:space="preserve">     </w:t>
      </w:r>
      <w:r w:rsidRPr="00E850AE">
        <w:rPr>
          <w:rFonts w:ascii="IRANSans" w:eastAsia="Times New Roman" w:hAnsi="IRANSans" w:cs="Courier New"/>
          <w:color w:val="37474F"/>
        </w:rPr>
        <w:t>{{</w:t>
      </w:r>
      <w:r w:rsidRPr="00E850AE">
        <w:rPr>
          <w:rFonts w:ascii="IRANSans" w:eastAsia="Times New Roman" w:hAnsi="IRANSans" w:cs="Courier New"/>
          <w:color w:val="A61717"/>
        </w:rPr>
        <w:t>/</w:t>
      </w:r>
      <w:proofErr w:type="spellStart"/>
      <w:r w:rsidRPr="00E850AE">
        <w:rPr>
          <w:rFonts w:ascii="IRANSans" w:eastAsia="Times New Roman" w:hAnsi="IRANSans" w:cs="Courier New"/>
          <w:color w:val="A61717"/>
        </w:rPr>
        <w:t>days.viewMode</w:t>
      </w:r>
      <w:proofErr w:type="spellEnd"/>
      <w:r w:rsidRPr="00E850AE">
        <w:rPr>
          <w:rFonts w:ascii="IRANSans" w:eastAsia="Times New Roman" w:hAnsi="IRANSans" w:cs="Courier New"/>
          <w:color w:val="A61717"/>
        </w:rPr>
        <w:t>}}</w:t>
      </w:r>
    </w:p>
    <w:p w:rsidR="00E850AE" w:rsidRPr="00E850AE" w:rsidRDefault="00E850AE" w:rsidP="00E85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textAlignment w:val="top"/>
        <w:rPr>
          <w:rFonts w:ascii="Courier New" w:eastAsia="Times New Roman" w:hAnsi="Courier New" w:cs="Courier New"/>
          <w:color w:val="37474F"/>
        </w:rPr>
      </w:pPr>
      <w:r w:rsidRPr="00E850AE">
        <w:rPr>
          <w:rFonts w:ascii="Courier New" w:eastAsia="Times New Roman" w:hAnsi="Courier New" w:cs="Courier New"/>
          <w:color w:val="37474F"/>
        </w:rPr>
        <w:t xml:space="preserve">     </w:t>
      </w:r>
      <w:r w:rsidRPr="00E850AE">
        <w:rPr>
          <w:rFonts w:ascii="IRANSans" w:eastAsia="Times New Roman" w:hAnsi="IRANSans" w:cs="Courier New"/>
          <w:color w:val="37474F"/>
        </w:rPr>
        <w:t>{{</w:t>
      </w:r>
      <w:r w:rsidRPr="00E850AE">
        <w:rPr>
          <w:rFonts w:ascii="IRANSans" w:eastAsia="Times New Roman" w:hAnsi="IRANSans" w:cs="Courier New"/>
          <w:color w:val="A61717"/>
        </w:rPr>
        <w:t>/</w:t>
      </w:r>
      <w:proofErr w:type="spellStart"/>
      <w:r w:rsidRPr="00E850AE">
        <w:rPr>
          <w:rFonts w:ascii="IRANSans" w:eastAsia="Times New Roman" w:hAnsi="IRANSans" w:cs="Courier New"/>
          <w:color w:val="A61717"/>
        </w:rPr>
        <w:t>days.enabled</w:t>
      </w:r>
      <w:proofErr w:type="spellEnd"/>
      <w:r w:rsidRPr="00E850AE">
        <w:rPr>
          <w:rFonts w:ascii="IRANSans" w:eastAsia="Times New Roman" w:hAnsi="IRANSans" w:cs="Courier New"/>
          <w:color w:val="A61717"/>
        </w:rPr>
        <w:t>}}</w:t>
      </w:r>
    </w:p>
    <w:p w:rsidR="00E850AE" w:rsidRPr="00E850AE" w:rsidRDefault="00E850AE" w:rsidP="00E85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textAlignment w:val="top"/>
        <w:rPr>
          <w:rFonts w:ascii="Courier New" w:eastAsia="Times New Roman" w:hAnsi="Courier New" w:cs="Courier New"/>
          <w:color w:val="37474F"/>
        </w:rPr>
      </w:pPr>
    </w:p>
    <w:p w:rsidR="00E850AE" w:rsidRPr="00E850AE" w:rsidRDefault="00E850AE" w:rsidP="00E85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textAlignment w:val="top"/>
        <w:rPr>
          <w:rFonts w:ascii="Courier New" w:eastAsia="Times New Roman" w:hAnsi="Courier New" w:cs="Courier New"/>
          <w:color w:val="37474F"/>
        </w:rPr>
      </w:pPr>
      <w:r w:rsidRPr="00E850AE">
        <w:rPr>
          <w:rFonts w:ascii="Courier New" w:eastAsia="Times New Roman" w:hAnsi="Courier New" w:cs="Courier New"/>
          <w:color w:val="37474F"/>
        </w:rPr>
        <w:t xml:space="preserve">     </w:t>
      </w:r>
      <w:r w:rsidRPr="00E850AE">
        <w:rPr>
          <w:rFonts w:ascii="IRANSans" w:eastAsia="Times New Roman" w:hAnsi="IRANSans" w:cs="Courier New"/>
          <w:color w:val="37474F"/>
        </w:rPr>
        <w:t>{{</w:t>
      </w:r>
      <w:r w:rsidRPr="00E850AE">
        <w:rPr>
          <w:rFonts w:ascii="IRANSans" w:eastAsia="Times New Roman" w:hAnsi="IRANSans" w:cs="Courier New"/>
          <w:color w:val="A61717"/>
        </w:rPr>
        <w:t>#</w:t>
      </w:r>
      <w:proofErr w:type="spellStart"/>
      <w:r w:rsidRPr="00E850AE">
        <w:rPr>
          <w:rFonts w:ascii="IRANSans" w:eastAsia="Times New Roman" w:hAnsi="IRANSans" w:cs="Courier New"/>
          <w:color w:val="EC407A"/>
        </w:rPr>
        <w:t>month</w:t>
      </w:r>
      <w:r w:rsidRPr="00E850AE">
        <w:rPr>
          <w:rFonts w:ascii="IRANSans" w:eastAsia="Times New Roman" w:hAnsi="IRANSans" w:cs="Courier New"/>
          <w:color w:val="37474F"/>
        </w:rPr>
        <w:t>.</w:t>
      </w:r>
      <w:r w:rsidRPr="00E850AE">
        <w:rPr>
          <w:rFonts w:ascii="IRANSans" w:eastAsia="Times New Roman" w:hAnsi="IRANSans" w:cs="Courier New"/>
          <w:color w:val="EC407A"/>
        </w:rPr>
        <w:t>enabled</w:t>
      </w:r>
      <w:proofErr w:type="spellEnd"/>
      <w:r w:rsidRPr="00E850AE">
        <w:rPr>
          <w:rFonts w:ascii="IRANSans" w:eastAsia="Times New Roman" w:hAnsi="IRANSans" w:cs="Courier New"/>
          <w:color w:val="37474F"/>
        </w:rPr>
        <w:t>}}</w:t>
      </w:r>
    </w:p>
    <w:p w:rsidR="00E850AE" w:rsidRPr="00E850AE" w:rsidRDefault="00E850AE" w:rsidP="00E85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textAlignment w:val="top"/>
        <w:rPr>
          <w:rFonts w:ascii="Courier New" w:eastAsia="Times New Roman" w:hAnsi="Courier New" w:cs="Courier New"/>
          <w:color w:val="37474F"/>
        </w:rPr>
      </w:pPr>
      <w:r w:rsidRPr="00E850AE">
        <w:rPr>
          <w:rFonts w:ascii="Courier New" w:eastAsia="Times New Roman" w:hAnsi="Courier New" w:cs="Courier New"/>
          <w:color w:val="37474F"/>
        </w:rPr>
        <w:t xml:space="preserve">     </w:t>
      </w:r>
      <w:r w:rsidRPr="00E850AE">
        <w:rPr>
          <w:rFonts w:ascii="IRANSans" w:eastAsia="Times New Roman" w:hAnsi="IRANSans" w:cs="Courier New"/>
          <w:color w:val="37474F"/>
        </w:rPr>
        <w:t>{{</w:t>
      </w:r>
      <w:r w:rsidRPr="00E850AE">
        <w:rPr>
          <w:rFonts w:ascii="IRANSans" w:eastAsia="Times New Roman" w:hAnsi="IRANSans" w:cs="Courier New"/>
          <w:color w:val="A61717"/>
        </w:rPr>
        <w:t>#</w:t>
      </w:r>
      <w:proofErr w:type="spellStart"/>
      <w:r w:rsidRPr="00E850AE">
        <w:rPr>
          <w:rFonts w:ascii="IRANSans" w:eastAsia="Times New Roman" w:hAnsi="IRANSans" w:cs="Courier New"/>
          <w:color w:val="EC407A"/>
        </w:rPr>
        <w:t>month</w:t>
      </w:r>
      <w:r w:rsidRPr="00E850AE">
        <w:rPr>
          <w:rFonts w:ascii="IRANSans" w:eastAsia="Times New Roman" w:hAnsi="IRANSans" w:cs="Courier New"/>
          <w:color w:val="37474F"/>
        </w:rPr>
        <w:t>.</w:t>
      </w:r>
      <w:r w:rsidRPr="00E850AE">
        <w:rPr>
          <w:rFonts w:ascii="IRANSans" w:eastAsia="Times New Roman" w:hAnsi="IRANSans" w:cs="Courier New"/>
          <w:color w:val="EC407A"/>
        </w:rPr>
        <w:t>viewMode</w:t>
      </w:r>
      <w:proofErr w:type="spellEnd"/>
      <w:r w:rsidRPr="00E850AE">
        <w:rPr>
          <w:rFonts w:ascii="IRANSans" w:eastAsia="Times New Roman" w:hAnsi="IRANSans" w:cs="Courier New"/>
          <w:color w:val="37474F"/>
        </w:rPr>
        <w:t>}}</w:t>
      </w:r>
    </w:p>
    <w:p w:rsidR="00E850AE" w:rsidRPr="00E850AE" w:rsidRDefault="00E850AE" w:rsidP="00E85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textAlignment w:val="top"/>
        <w:rPr>
          <w:rFonts w:ascii="Courier New" w:eastAsia="Times New Roman" w:hAnsi="Courier New" w:cs="Courier New"/>
          <w:color w:val="37474F"/>
        </w:rPr>
      </w:pPr>
      <w:r w:rsidRPr="00E850AE">
        <w:rPr>
          <w:rFonts w:ascii="Courier New" w:eastAsia="Times New Roman" w:hAnsi="Courier New" w:cs="Courier New"/>
          <w:color w:val="37474F"/>
        </w:rPr>
        <w:t xml:space="preserve">     </w:t>
      </w:r>
      <w:r w:rsidRPr="00E850AE">
        <w:rPr>
          <w:rFonts w:ascii="IRANSans" w:eastAsia="Times New Roman" w:hAnsi="IRANSans" w:cs="Courier New"/>
          <w:color w:val="37474F"/>
        </w:rPr>
        <w:t>&lt;</w:t>
      </w:r>
      <w:r w:rsidRPr="00E850AE">
        <w:rPr>
          <w:rFonts w:ascii="IRANSans" w:eastAsia="Times New Roman" w:hAnsi="IRANSans" w:cs="Courier New"/>
          <w:color w:val="EC407A"/>
        </w:rPr>
        <w:t>div</w:t>
      </w:r>
      <w:r w:rsidRPr="00E850AE">
        <w:rPr>
          <w:rFonts w:ascii="Courier New" w:eastAsia="Times New Roman" w:hAnsi="Courier New" w:cs="Courier New"/>
          <w:color w:val="37474F"/>
        </w:rPr>
        <w:t xml:space="preserve"> </w:t>
      </w:r>
      <w:r w:rsidRPr="00E850AE">
        <w:rPr>
          <w:rFonts w:ascii="IRANSans" w:eastAsia="Times New Roman" w:hAnsi="IRANSans" w:cs="Courier New"/>
          <w:color w:val="3E61A2"/>
        </w:rPr>
        <w:t>class</w:t>
      </w:r>
      <w:r w:rsidRPr="00E850AE">
        <w:rPr>
          <w:rFonts w:ascii="IRANSans" w:eastAsia="Times New Roman" w:hAnsi="IRANSans" w:cs="Courier New"/>
          <w:color w:val="37474F"/>
        </w:rPr>
        <w:t>=</w:t>
      </w:r>
      <w:r w:rsidRPr="00E850AE">
        <w:rPr>
          <w:rFonts w:ascii="IRANSans" w:eastAsia="Times New Roman" w:hAnsi="IRANSans" w:cs="Courier New"/>
          <w:color w:val="0D904F"/>
        </w:rPr>
        <w:t>"</w:t>
      </w:r>
      <w:proofErr w:type="spellStart"/>
      <w:r w:rsidRPr="00E850AE">
        <w:rPr>
          <w:rFonts w:ascii="IRANSans" w:eastAsia="Times New Roman" w:hAnsi="IRANSans" w:cs="Courier New"/>
          <w:color w:val="0D904F"/>
        </w:rPr>
        <w:t>datepicker</w:t>
      </w:r>
      <w:proofErr w:type="spellEnd"/>
      <w:r w:rsidRPr="00E850AE">
        <w:rPr>
          <w:rFonts w:ascii="IRANSans" w:eastAsia="Times New Roman" w:hAnsi="IRANSans" w:cs="Courier New"/>
          <w:color w:val="0D904F"/>
        </w:rPr>
        <w:t>-month-view"</w:t>
      </w:r>
      <w:r w:rsidRPr="00E850AE">
        <w:rPr>
          <w:rFonts w:ascii="IRANSans" w:eastAsia="Times New Roman" w:hAnsi="IRANSans" w:cs="Courier New"/>
          <w:color w:val="37474F"/>
        </w:rPr>
        <w:t>&gt;</w:t>
      </w:r>
    </w:p>
    <w:p w:rsidR="00E850AE" w:rsidRPr="00E850AE" w:rsidRDefault="00E850AE" w:rsidP="00E85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textAlignment w:val="top"/>
        <w:rPr>
          <w:rFonts w:ascii="Courier New" w:eastAsia="Times New Roman" w:hAnsi="Courier New" w:cs="Courier New"/>
          <w:color w:val="37474F"/>
        </w:rPr>
      </w:pPr>
      <w:r w:rsidRPr="00E850AE">
        <w:rPr>
          <w:rFonts w:ascii="Courier New" w:eastAsia="Times New Roman" w:hAnsi="Courier New" w:cs="Courier New"/>
          <w:color w:val="37474F"/>
        </w:rPr>
        <w:t xml:space="preserve">     </w:t>
      </w:r>
      <w:r w:rsidRPr="00E850AE">
        <w:rPr>
          <w:rFonts w:ascii="IRANSans" w:eastAsia="Times New Roman" w:hAnsi="IRANSans" w:cs="Courier New"/>
          <w:color w:val="37474F"/>
        </w:rPr>
        <w:t>{{</w:t>
      </w:r>
      <w:r w:rsidRPr="00E850AE">
        <w:rPr>
          <w:rFonts w:ascii="IRANSans" w:eastAsia="Times New Roman" w:hAnsi="IRANSans" w:cs="Courier New"/>
          <w:color w:val="A61717"/>
        </w:rPr>
        <w:t>#</w:t>
      </w:r>
      <w:proofErr w:type="spellStart"/>
      <w:r w:rsidRPr="00E850AE">
        <w:rPr>
          <w:rFonts w:ascii="IRANSans" w:eastAsia="Times New Roman" w:hAnsi="IRANSans" w:cs="Courier New"/>
          <w:color w:val="EC407A"/>
        </w:rPr>
        <w:t>month</w:t>
      </w:r>
      <w:r w:rsidRPr="00E850AE">
        <w:rPr>
          <w:rFonts w:ascii="IRANSans" w:eastAsia="Times New Roman" w:hAnsi="IRANSans" w:cs="Courier New"/>
          <w:color w:val="37474F"/>
        </w:rPr>
        <w:t>.</w:t>
      </w:r>
      <w:r w:rsidRPr="00E850AE">
        <w:rPr>
          <w:rFonts w:ascii="IRANSans" w:eastAsia="Times New Roman" w:hAnsi="IRANSans" w:cs="Courier New"/>
          <w:color w:val="EC407A"/>
        </w:rPr>
        <w:t>list</w:t>
      </w:r>
      <w:proofErr w:type="spellEnd"/>
      <w:r w:rsidRPr="00E850AE">
        <w:rPr>
          <w:rFonts w:ascii="IRANSans" w:eastAsia="Times New Roman" w:hAnsi="IRANSans" w:cs="Courier New"/>
          <w:color w:val="37474F"/>
        </w:rPr>
        <w:t>}}</w:t>
      </w:r>
    </w:p>
    <w:p w:rsidR="00E850AE" w:rsidRPr="00E850AE" w:rsidRDefault="00E850AE" w:rsidP="00E85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textAlignment w:val="top"/>
        <w:rPr>
          <w:rFonts w:ascii="Courier New" w:eastAsia="Times New Roman" w:hAnsi="Courier New" w:cs="Courier New"/>
          <w:color w:val="37474F"/>
        </w:rPr>
      </w:pPr>
      <w:r w:rsidRPr="00E850AE">
        <w:rPr>
          <w:rFonts w:ascii="Courier New" w:eastAsia="Times New Roman" w:hAnsi="Courier New" w:cs="Courier New"/>
          <w:color w:val="37474F"/>
        </w:rPr>
        <w:t xml:space="preserve">     </w:t>
      </w:r>
      <w:r w:rsidRPr="00E850AE">
        <w:rPr>
          <w:rFonts w:ascii="IRANSans" w:eastAsia="Times New Roman" w:hAnsi="IRANSans" w:cs="Courier New"/>
          <w:color w:val="37474F"/>
        </w:rPr>
        <w:t>{{</w:t>
      </w:r>
      <w:r w:rsidRPr="00E850AE">
        <w:rPr>
          <w:rFonts w:ascii="IRANSans" w:eastAsia="Times New Roman" w:hAnsi="IRANSans" w:cs="Courier New"/>
          <w:color w:val="A61717"/>
        </w:rPr>
        <w:t>#</w:t>
      </w:r>
      <w:r w:rsidRPr="00E850AE">
        <w:rPr>
          <w:rFonts w:ascii="IRANSans" w:eastAsia="Times New Roman" w:hAnsi="IRANSans" w:cs="Courier New"/>
          <w:color w:val="EC407A"/>
        </w:rPr>
        <w:t>enabled</w:t>
      </w:r>
      <w:r w:rsidRPr="00E850AE">
        <w:rPr>
          <w:rFonts w:ascii="IRANSans" w:eastAsia="Times New Roman" w:hAnsi="IRANSans" w:cs="Courier New"/>
          <w:color w:val="37474F"/>
        </w:rPr>
        <w:t>}}</w:t>
      </w:r>
    </w:p>
    <w:p w:rsidR="00E850AE" w:rsidRPr="00E850AE" w:rsidRDefault="00E850AE" w:rsidP="00E85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textAlignment w:val="top"/>
        <w:rPr>
          <w:rFonts w:ascii="Courier New" w:eastAsia="Times New Roman" w:hAnsi="Courier New" w:cs="Courier New"/>
          <w:color w:val="37474F"/>
        </w:rPr>
      </w:pPr>
      <w:r w:rsidRPr="00E850AE">
        <w:rPr>
          <w:rFonts w:ascii="Courier New" w:eastAsia="Times New Roman" w:hAnsi="Courier New" w:cs="Courier New"/>
          <w:color w:val="37474F"/>
        </w:rPr>
        <w:t xml:space="preserve">     </w:t>
      </w:r>
      <w:r w:rsidRPr="00E850AE">
        <w:rPr>
          <w:rFonts w:ascii="IRANSans" w:eastAsia="Times New Roman" w:hAnsi="IRANSans" w:cs="Courier New"/>
          <w:color w:val="37474F"/>
        </w:rPr>
        <w:t>&lt;</w:t>
      </w:r>
      <w:r w:rsidRPr="00E850AE">
        <w:rPr>
          <w:rFonts w:ascii="IRANSans" w:eastAsia="Times New Roman" w:hAnsi="IRANSans" w:cs="Courier New"/>
          <w:color w:val="EC407A"/>
        </w:rPr>
        <w:t>div</w:t>
      </w:r>
      <w:r w:rsidRPr="00E850AE">
        <w:rPr>
          <w:rFonts w:ascii="Courier New" w:eastAsia="Times New Roman" w:hAnsi="Courier New" w:cs="Courier New"/>
          <w:color w:val="37474F"/>
        </w:rPr>
        <w:t xml:space="preserve"> </w:t>
      </w:r>
      <w:r w:rsidRPr="00E850AE">
        <w:rPr>
          <w:rFonts w:ascii="IRANSans" w:eastAsia="Times New Roman" w:hAnsi="IRANSans" w:cs="Courier New"/>
          <w:color w:val="EC407A"/>
        </w:rPr>
        <w:t>data</w:t>
      </w:r>
      <w:r w:rsidRPr="00E850AE">
        <w:rPr>
          <w:rFonts w:ascii="IRANSans" w:eastAsia="Times New Roman" w:hAnsi="IRANSans" w:cs="Courier New"/>
          <w:color w:val="37474F"/>
        </w:rPr>
        <w:t>-</w:t>
      </w:r>
      <w:r w:rsidRPr="00E850AE">
        <w:rPr>
          <w:rFonts w:ascii="IRANSans" w:eastAsia="Times New Roman" w:hAnsi="IRANSans" w:cs="Courier New"/>
          <w:color w:val="EC407A"/>
        </w:rPr>
        <w:t>month</w:t>
      </w:r>
      <w:r w:rsidRPr="00E850AE">
        <w:rPr>
          <w:rFonts w:ascii="IRANSans" w:eastAsia="Times New Roman" w:hAnsi="IRANSans" w:cs="Courier New"/>
          <w:color w:val="37474F"/>
        </w:rPr>
        <w:t>=</w:t>
      </w:r>
      <w:r w:rsidRPr="00E850AE">
        <w:rPr>
          <w:rFonts w:ascii="IRANSans" w:eastAsia="Times New Roman" w:hAnsi="IRANSans" w:cs="Courier New"/>
          <w:color w:val="0D904F"/>
        </w:rPr>
        <w:t>"{{</w:t>
      </w:r>
      <w:proofErr w:type="spellStart"/>
      <w:r w:rsidRPr="00E850AE">
        <w:rPr>
          <w:rFonts w:ascii="IRANSans" w:eastAsia="Times New Roman" w:hAnsi="IRANSans" w:cs="Courier New"/>
          <w:color w:val="0D904F"/>
        </w:rPr>
        <w:t>dataMonth</w:t>
      </w:r>
      <w:proofErr w:type="spellEnd"/>
      <w:r w:rsidRPr="00E850AE">
        <w:rPr>
          <w:rFonts w:ascii="IRANSans" w:eastAsia="Times New Roman" w:hAnsi="IRANSans" w:cs="Courier New"/>
          <w:color w:val="0D904F"/>
        </w:rPr>
        <w:t>}}"</w:t>
      </w:r>
      <w:r w:rsidRPr="00E850AE">
        <w:rPr>
          <w:rFonts w:ascii="Courier New" w:eastAsia="Times New Roman" w:hAnsi="Courier New" w:cs="Courier New"/>
          <w:color w:val="37474F"/>
        </w:rPr>
        <w:t xml:space="preserve"> </w:t>
      </w:r>
      <w:r w:rsidRPr="00E850AE">
        <w:rPr>
          <w:rFonts w:ascii="IRANSans" w:eastAsia="Times New Roman" w:hAnsi="IRANSans" w:cs="Courier New"/>
          <w:color w:val="3E61A2"/>
        </w:rPr>
        <w:t>class</w:t>
      </w:r>
      <w:r w:rsidRPr="00E850AE">
        <w:rPr>
          <w:rFonts w:ascii="IRANSans" w:eastAsia="Times New Roman" w:hAnsi="IRANSans" w:cs="Courier New"/>
          <w:color w:val="37474F"/>
        </w:rPr>
        <w:t>=</w:t>
      </w:r>
      <w:r w:rsidRPr="00E850AE">
        <w:rPr>
          <w:rFonts w:ascii="IRANSans" w:eastAsia="Times New Roman" w:hAnsi="IRANSans" w:cs="Courier New"/>
          <w:color w:val="0D904F"/>
        </w:rPr>
        <w:t>"month-item {{#selected}</w:t>
      </w:r>
      <w:proofErr w:type="gramStart"/>
      <w:r w:rsidRPr="00E850AE">
        <w:rPr>
          <w:rFonts w:ascii="IRANSans" w:eastAsia="Times New Roman" w:hAnsi="IRANSans" w:cs="Courier New"/>
          <w:color w:val="0D904F"/>
        </w:rPr>
        <w:t>}selected</w:t>
      </w:r>
      <w:proofErr w:type="gramEnd"/>
      <w:r w:rsidRPr="00E850AE">
        <w:rPr>
          <w:rFonts w:ascii="IRANSans" w:eastAsia="Times New Roman" w:hAnsi="IRANSans" w:cs="Courier New"/>
          <w:color w:val="0D904F"/>
        </w:rPr>
        <w:t>{{/selected}}"</w:t>
      </w:r>
      <w:r w:rsidRPr="00E850AE">
        <w:rPr>
          <w:rFonts w:ascii="IRANSans" w:eastAsia="Times New Roman" w:hAnsi="IRANSans" w:cs="Courier New"/>
          <w:color w:val="37474F"/>
        </w:rPr>
        <w:t>&gt;{{</w:t>
      </w:r>
      <w:r w:rsidRPr="00E850AE">
        <w:rPr>
          <w:rFonts w:ascii="IRANSans" w:eastAsia="Times New Roman" w:hAnsi="IRANSans" w:cs="Courier New"/>
          <w:color w:val="EC407A"/>
        </w:rPr>
        <w:t>title</w:t>
      </w:r>
      <w:r w:rsidRPr="00E850AE">
        <w:rPr>
          <w:rFonts w:ascii="IRANSans" w:eastAsia="Times New Roman" w:hAnsi="IRANSans" w:cs="Courier New"/>
          <w:color w:val="37474F"/>
        </w:rPr>
        <w:t>}}&lt;</w:t>
      </w:r>
      <w:r w:rsidRPr="00E850AE">
        <w:rPr>
          <w:rFonts w:ascii="IRANSans" w:eastAsia="Times New Roman" w:hAnsi="IRANSans" w:cs="Courier New"/>
          <w:color w:val="A61717"/>
        </w:rPr>
        <w:t>/small&gt;&lt;/div&gt;</w:t>
      </w:r>
    </w:p>
    <w:p w:rsidR="00E850AE" w:rsidRPr="00E850AE" w:rsidRDefault="00E850AE" w:rsidP="00E85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textAlignment w:val="top"/>
        <w:rPr>
          <w:rFonts w:ascii="Courier New" w:eastAsia="Times New Roman" w:hAnsi="Courier New" w:cs="Courier New"/>
          <w:color w:val="37474F"/>
        </w:rPr>
      </w:pPr>
      <w:r w:rsidRPr="00E850AE">
        <w:rPr>
          <w:rFonts w:ascii="Courier New" w:eastAsia="Times New Roman" w:hAnsi="Courier New" w:cs="Courier New"/>
          <w:color w:val="37474F"/>
        </w:rPr>
        <w:t xml:space="preserve">     </w:t>
      </w:r>
      <w:r w:rsidRPr="00E850AE">
        <w:rPr>
          <w:rFonts w:ascii="IRANSans" w:eastAsia="Times New Roman" w:hAnsi="IRANSans" w:cs="Courier New"/>
          <w:color w:val="37474F"/>
        </w:rPr>
        <w:t>{{</w:t>
      </w:r>
      <w:r w:rsidRPr="00E850AE">
        <w:rPr>
          <w:rFonts w:ascii="IRANSans" w:eastAsia="Times New Roman" w:hAnsi="IRANSans" w:cs="Courier New"/>
          <w:color w:val="A61717"/>
        </w:rPr>
        <w:t>/enabled}}</w:t>
      </w:r>
    </w:p>
    <w:p w:rsidR="00E850AE" w:rsidRPr="00E850AE" w:rsidRDefault="00E850AE" w:rsidP="00E85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textAlignment w:val="top"/>
        <w:rPr>
          <w:rFonts w:ascii="Courier New" w:eastAsia="Times New Roman" w:hAnsi="Courier New" w:cs="Courier New"/>
          <w:color w:val="37474F"/>
        </w:rPr>
      </w:pPr>
      <w:r w:rsidRPr="00E850AE">
        <w:rPr>
          <w:rFonts w:ascii="Courier New" w:eastAsia="Times New Roman" w:hAnsi="Courier New" w:cs="Courier New"/>
          <w:color w:val="37474F"/>
        </w:rPr>
        <w:t xml:space="preserve">     </w:t>
      </w:r>
      <w:r w:rsidRPr="00E850AE">
        <w:rPr>
          <w:rFonts w:ascii="IRANSans" w:eastAsia="Times New Roman" w:hAnsi="IRANSans" w:cs="Courier New"/>
          <w:color w:val="37474F"/>
        </w:rPr>
        <w:t>{{^</w:t>
      </w:r>
      <w:r w:rsidRPr="00E850AE">
        <w:rPr>
          <w:rFonts w:ascii="IRANSans" w:eastAsia="Times New Roman" w:hAnsi="IRANSans" w:cs="Courier New"/>
          <w:color w:val="EC407A"/>
        </w:rPr>
        <w:t>enabled</w:t>
      </w:r>
      <w:r w:rsidRPr="00E850AE">
        <w:rPr>
          <w:rFonts w:ascii="IRANSans" w:eastAsia="Times New Roman" w:hAnsi="IRANSans" w:cs="Courier New"/>
          <w:color w:val="37474F"/>
        </w:rPr>
        <w:t>}}</w:t>
      </w:r>
    </w:p>
    <w:p w:rsidR="00E850AE" w:rsidRPr="00E850AE" w:rsidRDefault="00E850AE" w:rsidP="00E85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textAlignment w:val="top"/>
        <w:rPr>
          <w:rFonts w:ascii="Courier New" w:eastAsia="Times New Roman" w:hAnsi="Courier New" w:cs="Courier New"/>
          <w:color w:val="37474F"/>
        </w:rPr>
      </w:pPr>
      <w:r w:rsidRPr="00E850AE">
        <w:rPr>
          <w:rFonts w:ascii="Courier New" w:eastAsia="Times New Roman" w:hAnsi="Courier New" w:cs="Courier New"/>
          <w:color w:val="37474F"/>
        </w:rPr>
        <w:t xml:space="preserve">     </w:t>
      </w:r>
      <w:r w:rsidRPr="00E850AE">
        <w:rPr>
          <w:rFonts w:ascii="IRANSans" w:eastAsia="Times New Roman" w:hAnsi="IRANSans" w:cs="Courier New"/>
          <w:color w:val="37474F"/>
        </w:rPr>
        <w:t>&lt;</w:t>
      </w:r>
      <w:r w:rsidRPr="00E850AE">
        <w:rPr>
          <w:rFonts w:ascii="IRANSans" w:eastAsia="Times New Roman" w:hAnsi="IRANSans" w:cs="Courier New"/>
          <w:color w:val="EC407A"/>
        </w:rPr>
        <w:t>div</w:t>
      </w:r>
      <w:r w:rsidRPr="00E850AE">
        <w:rPr>
          <w:rFonts w:ascii="Courier New" w:eastAsia="Times New Roman" w:hAnsi="Courier New" w:cs="Courier New"/>
          <w:color w:val="37474F"/>
        </w:rPr>
        <w:t xml:space="preserve"> </w:t>
      </w:r>
      <w:r w:rsidRPr="00E850AE">
        <w:rPr>
          <w:rFonts w:ascii="IRANSans" w:eastAsia="Times New Roman" w:hAnsi="IRANSans" w:cs="Courier New"/>
          <w:color w:val="EC407A"/>
        </w:rPr>
        <w:t>data</w:t>
      </w:r>
      <w:r w:rsidRPr="00E850AE">
        <w:rPr>
          <w:rFonts w:ascii="IRANSans" w:eastAsia="Times New Roman" w:hAnsi="IRANSans" w:cs="Courier New"/>
          <w:color w:val="37474F"/>
        </w:rPr>
        <w:t>-</w:t>
      </w:r>
      <w:r w:rsidRPr="00E850AE">
        <w:rPr>
          <w:rFonts w:ascii="IRANSans" w:eastAsia="Times New Roman" w:hAnsi="IRANSans" w:cs="Courier New"/>
          <w:color w:val="EC407A"/>
        </w:rPr>
        <w:t>month</w:t>
      </w:r>
      <w:r w:rsidRPr="00E850AE">
        <w:rPr>
          <w:rFonts w:ascii="IRANSans" w:eastAsia="Times New Roman" w:hAnsi="IRANSans" w:cs="Courier New"/>
          <w:color w:val="37474F"/>
        </w:rPr>
        <w:t>=</w:t>
      </w:r>
      <w:r w:rsidRPr="00E850AE">
        <w:rPr>
          <w:rFonts w:ascii="IRANSans" w:eastAsia="Times New Roman" w:hAnsi="IRANSans" w:cs="Courier New"/>
          <w:color w:val="0D904F"/>
        </w:rPr>
        <w:t>"{{</w:t>
      </w:r>
      <w:proofErr w:type="spellStart"/>
      <w:r w:rsidRPr="00E850AE">
        <w:rPr>
          <w:rFonts w:ascii="IRANSans" w:eastAsia="Times New Roman" w:hAnsi="IRANSans" w:cs="Courier New"/>
          <w:color w:val="0D904F"/>
        </w:rPr>
        <w:t>dataMonth</w:t>
      </w:r>
      <w:proofErr w:type="spellEnd"/>
      <w:r w:rsidRPr="00E850AE">
        <w:rPr>
          <w:rFonts w:ascii="IRANSans" w:eastAsia="Times New Roman" w:hAnsi="IRANSans" w:cs="Courier New"/>
          <w:color w:val="0D904F"/>
        </w:rPr>
        <w:t>}}"</w:t>
      </w:r>
      <w:r w:rsidRPr="00E850AE">
        <w:rPr>
          <w:rFonts w:ascii="Courier New" w:eastAsia="Times New Roman" w:hAnsi="Courier New" w:cs="Courier New"/>
          <w:color w:val="37474F"/>
        </w:rPr>
        <w:t xml:space="preserve"> </w:t>
      </w:r>
      <w:r w:rsidRPr="00E850AE">
        <w:rPr>
          <w:rFonts w:ascii="IRANSans" w:eastAsia="Times New Roman" w:hAnsi="IRANSans" w:cs="Courier New"/>
          <w:color w:val="3E61A2"/>
        </w:rPr>
        <w:t>class</w:t>
      </w:r>
      <w:r w:rsidRPr="00E850AE">
        <w:rPr>
          <w:rFonts w:ascii="IRANSans" w:eastAsia="Times New Roman" w:hAnsi="IRANSans" w:cs="Courier New"/>
          <w:color w:val="37474F"/>
        </w:rPr>
        <w:t>=</w:t>
      </w:r>
      <w:r w:rsidRPr="00E850AE">
        <w:rPr>
          <w:rFonts w:ascii="IRANSans" w:eastAsia="Times New Roman" w:hAnsi="IRANSans" w:cs="Courier New"/>
          <w:color w:val="0D904F"/>
        </w:rPr>
        <w:t>"month-item month-item-disable {{#selected}</w:t>
      </w:r>
      <w:proofErr w:type="gramStart"/>
      <w:r w:rsidRPr="00E850AE">
        <w:rPr>
          <w:rFonts w:ascii="IRANSans" w:eastAsia="Times New Roman" w:hAnsi="IRANSans" w:cs="Courier New"/>
          <w:color w:val="0D904F"/>
        </w:rPr>
        <w:t>}selected</w:t>
      </w:r>
      <w:proofErr w:type="gramEnd"/>
      <w:r w:rsidRPr="00E850AE">
        <w:rPr>
          <w:rFonts w:ascii="IRANSans" w:eastAsia="Times New Roman" w:hAnsi="IRANSans" w:cs="Courier New"/>
          <w:color w:val="0D904F"/>
        </w:rPr>
        <w:t>{{/selected}}"</w:t>
      </w:r>
      <w:r w:rsidRPr="00E850AE">
        <w:rPr>
          <w:rFonts w:ascii="IRANSans" w:eastAsia="Times New Roman" w:hAnsi="IRANSans" w:cs="Courier New"/>
          <w:color w:val="37474F"/>
        </w:rPr>
        <w:t>&gt;{{</w:t>
      </w:r>
      <w:r w:rsidRPr="00E850AE">
        <w:rPr>
          <w:rFonts w:ascii="IRANSans" w:eastAsia="Times New Roman" w:hAnsi="IRANSans" w:cs="Courier New"/>
          <w:color w:val="EC407A"/>
        </w:rPr>
        <w:t>title</w:t>
      </w:r>
      <w:r w:rsidRPr="00E850AE">
        <w:rPr>
          <w:rFonts w:ascii="IRANSans" w:eastAsia="Times New Roman" w:hAnsi="IRANSans" w:cs="Courier New"/>
          <w:color w:val="37474F"/>
        </w:rPr>
        <w:t>}}&lt;</w:t>
      </w:r>
      <w:r w:rsidRPr="00E850AE">
        <w:rPr>
          <w:rFonts w:ascii="IRANSans" w:eastAsia="Times New Roman" w:hAnsi="IRANSans" w:cs="Courier New"/>
          <w:color w:val="A61717"/>
        </w:rPr>
        <w:t>/small&gt;&lt;/div&gt;</w:t>
      </w:r>
    </w:p>
    <w:p w:rsidR="00E850AE" w:rsidRPr="00E850AE" w:rsidRDefault="00E850AE" w:rsidP="00E85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textAlignment w:val="top"/>
        <w:rPr>
          <w:rFonts w:ascii="Courier New" w:eastAsia="Times New Roman" w:hAnsi="Courier New" w:cs="Courier New"/>
          <w:color w:val="37474F"/>
        </w:rPr>
      </w:pPr>
      <w:r w:rsidRPr="00E850AE">
        <w:rPr>
          <w:rFonts w:ascii="Courier New" w:eastAsia="Times New Roman" w:hAnsi="Courier New" w:cs="Courier New"/>
          <w:color w:val="37474F"/>
        </w:rPr>
        <w:t xml:space="preserve">     </w:t>
      </w:r>
      <w:r w:rsidRPr="00E850AE">
        <w:rPr>
          <w:rFonts w:ascii="IRANSans" w:eastAsia="Times New Roman" w:hAnsi="IRANSans" w:cs="Courier New"/>
          <w:color w:val="37474F"/>
        </w:rPr>
        <w:t>{{</w:t>
      </w:r>
      <w:r w:rsidRPr="00E850AE">
        <w:rPr>
          <w:rFonts w:ascii="IRANSans" w:eastAsia="Times New Roman" w:hAnsi="IRANSans" w:cs="Courier New"/>
          <w:color w:val="A61717"/>
        </w:rPr>
        <w:t>/enabled}}</w:t>
      </w:r>
    </w:p>
    <w:p w:rsidR="00E850AE" w:rsidRPr="00E850AE" w:rsidRDefault="00E850AE" w:rsidP="00E85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textAlignment w:val="top"/>
        <w:rPr>
          <w:rFonts w:ascii="Courier New" w:eastAsia="Times New Roman" w:hAnsi="Courier New" w:cs="Courier New"/>
          <w:color w:val="37474F"/>
        </w:rPr>
      </w:pPr>
      <w:r w:rsidRPr="00E850AE">
        <w:rPr>
          <w:rFonts w:ascii="Courier New" w:eastAsia="Times New Roman" w:hAnsi="Courier New" w:cs="Courier New"/>
          <w:color w:val="37474F"/>
        </w:rPr>
        <w:t xml:space="preserve">     </w:t>
      </w:r>
      <w:r w:rsidRPr="00E850AE">
        <w:rPr>
          <w:rFonts w:ascii="IRANSans" w:eastAsia="Times New Roman" w:hAnsi="IRANSans" w:cs="Courier New"/>
          <w:color w:val="37474F"/>
        </w:rPr>
        <w:t>{{</w:t>
      </w:r>
      <w:r w:rsidRPr="00E850AE">
        <w:rPr>
          <w:rFonts w:ascii="IRANSans" w:eastAsia="Times New Roman" w:hAnsi="IRANSans" w:cs="Courier New"/>
          <w:color w:val="A61717"/>
        </w:rPr>
        <w:t>/</w:t>
      </w:r>
      <w:proofErr w:type="spellStart"/>
      <w:r w:rsidRPr="00E850AE">
        <w:rPr>
          <w:rFonts w:ascii="IRANSans" w:eastAsia="Times New Roman" w:hAnsi="IRANSans" w:cs="Courier New"/>
          <w:color w:val="A61717"/>
        </w:rPr>
        <w:t>month.list</w:t>
      </w:r>
      <w:proofErr w:type="spellEnd"/>
      <w:r w:rsidRPr="00E850AE">
        <w:rPr>
          <w:rFonts w:ascii="IRANSans" w:eastAsia="Times New Roman" w:hAnsi="IRANSans" w:cs="Courier New"/>
          <w:color w:val="A61717"/>
        </w:rPr>
        <w:t>}}</w:t>
      </w:r>
    </w:p>
    <w:p w:rsidR="00E850AE" w:rsidRPr="00E850AE" w:rsidRDefault="00E850AE" w:rsidP="00E85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textAlignment w:val="top"/>
        <w:rPr>
          <w:rFonts w:ascii="Courier New" w:eastAsia="Times New Roman" w:hAnsi="Courier New" w:cs="Courier New"/>
          <w:color w:val="37474F"/>
        </w:rPr>
      </w:pPr>
      <w:r w:rsidRPr="00E850AE">
        <w:rPr>
          <w:rFonts w:ascii="Courier New" w:eastAsia="Times New Roman" w:hAnsi="Courier New" w:cs="Courier New"/>
          <w:color w:val="37474F"/>
        </w:rPr>
        <w:t xml:space="preserve">     </w:t>
      </w:r>
      <w:r w:rsidRPr="00E850AE">
        <w:rPr>
          <w:rFonts w:ascii="IRANSans" w:eastAsia="Times New Roman" w:hAnsi="IRANSans" w:cs="Courier New"/>
          <w:color w:val="37474F"/>
        </w:rPr>
        <w:t>&lt;</w:t>
      </w:r>
      <w:r w:rsidRPr="00E850AE">
        <w:rPr>
          <w:rFonts w:ascii="IRANSans" w:eastAsia="Times New Roman" w:hAnsi="IRANSans" w:cs="Courier New"/>
          <w:color w:val="A61717"/>
        </w:rPr>
        <w:t>/div&gt;</w:t>
      </w:r>
    </w:p>
    <w:p w:rsidR="00E850AE" w:rsidRPr="00E850AE" w:rsidRDefault="00E850AE" w:rsidP="00E85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textAlignment w:val="top"/>
        <w:rPr>
          <w:rFonts w:ascii="Courier New" w:eastAsia="Times New Roman" w:hAnsi="Courier New" w:cs="Courier New"/>
          <w:color w:val="37474F"/>
        </w:rPr>
      </w:pPr>
      <w:r w:rsidRPr="00E850AE">
        <w:rPr>
          <w:rFonts w:ascii="Courier New" w:eastAsia="Times New Roman" w:hAnsi="Courier New" w:cs="Courier New"/>
          <w:color w:val="37474F"/>
        </w:rPr>
        <w:t xml:space="preserve">     </w:t>
      </w:r>
      <w:r w:rsidRPr="00E850AE">
        <w:rPr>
          <w:rFonts w:ascii="IRANSans" w:eastAsia="Times New Roman" w:hAnsi="IRANSans" w:cs="Courier New"/>
          <w:color w:val="37474F"/>
        </w:rPr>
        <w:t>{{</w:t>
      </w:r>
      <w:r w:rsidRPr="00E850AE">
        <w:rPr>
          <w:rFonts w:ascii="IRANSans" w:eastAsia="Times New Roman" w:hAnsi="IRANSans" w:cs="Courier New"/>
          <w:color w:val="A61717"/>
        </w:rPr>
        <w:t>/</w:t>
      </w:r>
      <w:proofErr w:type="spellStart"/>
      <w:r w:rsidRPr="00E850AE">
        <w:rPr>
          <w:rFonts w:ascii="IRANSans" w:eastAsia="Times New Roman" w:hAnsi="IRANSans" w:cs="Courier New"/>
          <w:color w:val="A61717"/>
        </w:rPr>
        <w:t>month.viewMode</w:t>
      </w:r>
      <w:proofErr w:type="spellEnd"/>
      <w:r w:rsidRPr="00E850AE">
        <w:rPr>
          <w:rFonts w:ascii="IRANSans" w:eastAsia="Times New Roman" w:hAnsi="IRANSans" w:cs="Courier New"/>
          <w:color w:val="A61717"/>
        </w:rPr>
        <w:t>}}</w:t>
      </w:r>
    </w:p>
    <w:p w:rsidR="00E850AE" w:rsidRPr="00E850AE" w:rsidRDefault="00E850AE" w:rsidP="00E85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textAlignment w:val="top"/>
        <w:rPr>
          <w:rFonts w:ascii="Courier New" w:eastAsia="Times New Roman" w:hAnsi="Courier New" w:cs="Courier New"/>
          <w:color w:val="37474F"/>
        </w:rPr>
      </w:pPr>
      <w:r w:rsidRPr="00E850AE">
        <w:rPr>
          <w:rFonts w:ascii="Courier New" w:eastAsia="Times New Roman" w:hAnsi="Courier New" w:cs="Courier New"/>
          <w:color w:val="37474F"/>
        </w:rPr>
        <w:t xml:space="preserve">     </w:t>
      </w:r>
      <w:r w:rsidRPr="00E850AE">
        <w:rPr>
          <w:rFonts w:ascii="IRANSans" w:eastAsia="Times New Roman" w:hAnsi="IRANSans" w:cs="Courier New"/>
          <w:color w:val="37474F"/>
        </w:rPr>
        <w:t>{{</w:t>
      </w:r>
      <w:r w:rsidRPr="00E850AE">
        <w:rPr>
          <w:rFonts w:ascii="IRANSans" w:eastAsia="Times New Roman" w:hAnsi="IRANSans" w:cs="Courier New"/>
          <w:color w:val="A61717"/>
        </w:rPr>
        <w:t>/</w:t>
      </w:r>
      <w:proofErr w:type="spellStart"/>
      <w:r w:rsidRPr="00E850AE">
        <w:rPr>
          <w:rFonts w:ascii="IRANSans" w:eastAsia="Times New Roman" w:hAnsi="IRANSans" w:cs="Courier New"/>
          <w:color w:val="A61717"/>
        </w:rPr>
        <w:t>month.enabled</w:t>
      </w:r>
      <w:proofErr w:type="spellEnd"/>
      <w:r w:rsidRPr="00E850AE">
        <w:rPr>
          <w:rFonts w:ascii="IRANSans" w:eastAsia="Times New Roman" w:hAnsi="IRANSans" w:cs="Courier New"/>
          <w:color w:val="A61717"/>
        </w:rPr>
        <w:t>}}</w:t>
      </w:r>
    </w:p>
    <w:p w:rsidR="00E850AE" w:rsidRPr="00E850AE" w:rsidRDefault="00E850AE" w:rsidP="00E85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textAlignment w:val="top"/>
        <w:rPr>
          <w:rFonts w:ascii="Courier New" w:eastAsia="Times New Roman" w:hAnsi="Courier New" w:cs="Courier New"/>
          <w:color w:val="37474F"/>
        </w:rPr>
      </w:pPr>
    </w:p>
    <w:p w:rsidR="00E850AE" w:rsidRPr="00E850AE" w:rsidRDefault="00E850AE" w:rsidP="00E85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textAlignment w:val="top"/>
        <w:rPr>
          <w:rFonts w:ascii="Courier New" w:eastAsia="Times New Roman" w:hAnsi="Courier New" w:cs="Courier New"/>
          <w:color w:val="37474F"/>
        </w:rPr>
      </w:pPr>
      <w:r w:rsidRPr="00E850AE">
        <w:rPr>
          <w:rFonts w:ascii="Courier New" w:eastAsia="Times New Roman" w:hAnsi="Courier New" w:cs="Courier New"/>
          <w:color w:val="37474F"/>
        </w:rPr>
        <w:t xml:space="preserve">     </w:t>
      </w:r>
      <w:r w:rsidRPr="00E850AE">
        <w:rPr>
          <w:rFonts w:ascii="IRANSans" w:eastAsia="Times New Roman" w:hAnsi="IRANSans" w:cs="Courier New"/>
          <w:color w:val="37474F"/>
        </w:rPr>
        <w:t>{{</w:t>
      </w:r>
      <w:r w:rsidRPr="00E850AE">
        <w:rPr>
          <w:rFonts w:ascii="IRANSans" w:eastAsia="Times New Roman" w:hAnsi="IRANSans" w:cs="Courier New"/>
          <w:color w:val="A61717"/>
        </w:rPr>
        <w:t>#</w:t>
      </w:r>
      <w:proofErr w:type="spellStart"/>
      <w:proofErr w:type="gramStart"/>
      <w:r w:rsidRPr="00E850AE">
        <w:rPr>
          <w:rFonts w:ascii="IRANSans" w:eastAsia="Times New Roman" w:hAnsi="IRANSans" w:cs="Courier New"/>
          <w:color w:val="EC407A"/>
        </w:rPr>
        <w:t>year</w:t>
      </w:r>
      <w:r w:rsidRPr="00E850AE">
        <w:rPr>
          <w:rFonts w:ascii="IRANSans" w:eastAsia="Times New Roman" w:hAnsi="IRANSans" w:cs="Courier New"/>
          <w:color w:val="37474F"/>
        </w:rPr>
        <w:t>.</w:t>
      </w:r>
      <w:r w:rsidRPr="00E850AE">
        <w:rPr>
          <w:rFonts w:ascii="IRANSans" w:eastAsia="Times New Roman" w:hAnsi="IRANSans" w:cs="Courier New"/>
          <w:color w:val="EC407A"/>
        </w:rPr>
        <w:t>enabled</w:t>
      </w:r>
      <w:proofErr w:type="spellEnd"/>
      <w:r w:rsidRPr="00E850AE">
        <w:rPr>
          <w:rFonts w:ascii="Courier New" w:eastAsia="Times New Roman" w:hAnsi="Courier New" w:cs="Courier New"/>
          <w:color w:val="37474F"/>
        </w:rPr>
        <w:t xml:space="preserve"> </w:t>
      </w:r>
      <w:r w:rsidRPr="00E850AE">
        <w:rPr>
          <w:rFonts w:ascii="IRANSans" w:eastAsia="Times New Roman" w:hAnsi="IRANSans" w:cs="Courier New"/>
          <w:color w:val="37474F"/>
        </w:rPr>
        <w:t>}</w:t>
      </w:r>
      <w:proofErr w:type="gramEnd"/>
      <w:r w:rsidRPr="00E850AE">
        <w:rPr>
          <w:rFonts w:ascii="IRANSans" w:eastAsia="Times New Roman" w:hAnsi="IRANSans" w:cs="Courier New"/>
          <w:color w:val="37474F"/>
        </w:rPr>
        <w:t>}</w:t>
      </w:r>
    </w:p>
    <w:p w:rsidR="00E850AE" w:rsidRPr="00E850AE" w:rsidRDefault="00E850AE" w:rsidP="00E85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textAlignment w:val="top"/>
        <w:rPr>
          <w:rFonts w:ascii="Courier New" w:eastAsia="Times New Roman" w:hAnsi="Courier New" w:cs="Courier New"/>
          <w:color w:val="37474F"/>
        </w:rPr>
      </w:pPr>
      <w:r w:rsidRPr="00E850AE">
        <w:rPr>
          <w:rFonts w:ascii="Courier New" w:eastAsia="Times New Roman" w:hAnsi="Courier New" w:cs="Courier New"/>
          <w:color w:val="37474F"/>
        </w:rPr>
        <w:t xml:space="preserve">     </w:t>
      </w:r>
      <w:r w:rsidRPr="00E850AE">
        <w:rPr>
          <w:rFonts w:ascii="IRANSans" w:eastAsia="Times New Roman" w:hAnsi="IRANSans" w:cs="Courier New"/>
          <w:color w:val="37474F"/>
        </w:rPr>
        <w:t>{{</w:t>
      </w:r>
      <w:r w:rsidRPr="00E850AE">
        <w:rPr>
          <w:rFonts w:ascii="IRANSans" w:eastAsia="Times New Roman" w:hAnsi="IRANSans" w:cs="Courier New"/>
          <w:color w:val="A61717"/>
        </w:rPr>
        <w:t>#</w:t>
      </w:r>
      <w:proofErr w:type="spellStart"/>
      <w:proofErr w:type="gramStart"/>
      <w:r w:rsidRPr="00E850AE">
        <w:rPr>
          <w:rFonts w:ascii="IRANSans" w:eastAsia="Times New Roman" w:hAnsi="IRANSans" w:cs="Courier New"/>
          <w:color w:val="EC407A"/>
        </w:rPr>
        <w:t>year</w:t>
      </w:r>
      <w:r w:rsidRPr="00E850AE">
        <w:rPr>
          <w:rFonts w:ascii="IRANSans" w:eastAsia="Times New Roman" w:hAnsi="IRANSans" w:cs="Courier New"/>
          <w:color w:val="37474F"/>
        </w:rPr>
        <w:t>.</w:t>
      </w:r>
      <w:r w:rsidRPr="00E850AE">
        <w:rPr>
          <w:rFonts w:ascii="IRANSans" w:eastAsia="Times New Roman" w:hAnsi="IRANSans" w:cs="Courier New"/>
          <w:color w:val="EC407A"/>
        </w:rPr>
        <w:t>viewMode</w:t>
      </w:r>
      <w:proofErr w:type="spellEnd"/>
      <w:r w:rsidRPr="00E850AE">
        <w:rPr>
          <w:rFonts w:ascii="Courier New" w:eastAsia="Times New Roman" w:hAnsi="Courier New" w:cs="Courier New"/>
          <w:color w:val="37474F"/>
        </w:rPr>
        <w:t xml:space="preserve"> </w:t>
      </w:r>
      <w:r w:rsidRPr="00E850AE">
        <w:rPr>
          <w:rFonts w:ascii="IRANSans" w:eastAsia="Times New Roman" w:hAnsi="IRANSans" w:cs="Courier New"/>
          <w:color w:val="37474F"/>
        </w:rPr>
        <w:t>}</w:t>
      </w:r>
      <w:proofErr w:type="gramEnd"/>
      <w:r w:rsidRPr="00E850AE">
        <w:rPr>
          <w:rFonts w:ascii="IRANSans" w:eastAsia="Times New Roman" w:hAnsi="IRANSans" w:cs="Courier New"/>
          <w:color w:val="37474F"/>
        </w:rPr>
        <w:t>}</w:t>
      </w:r>
    </w:p>
    <w:p w:rsidR="00E850AE" w:rsidRPr="00E850AE" w:rsidRDefault="00E850AE" w:rsidP="00E85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textAlignment w:val="top"/>
        <w:rPr>
          <w:rFonts w:ascii="Courier New" w:eastAsia="Times New Roman" w:hAnsi="Courier New" w:cs="Courier New"/>
          <w:color w:val="37474F"/>
        </w:rPr>
      </w:pPr>
      <w:r w:rsidRPr="00E850AE">
        <w:rPr>
          <w:rFonts w:ascii="Courier New" w:eastAsia="Times New Roman" w:hAnsi="Courier New" w:cs="Courier New"/>
          <w:color w:val="37474F"/>
        </w:rPr>
        <w:t xml:space="preserve">     </w:t>
      </w:r>
      <w:r w:rsidRPr="00E850AE">
        <w:rPr>
          <w:rFonts w:ascii="IRANSans" w:eastAsia="Times New Roman" w:hAnsi="IRANSans" w:cs="Courier New"/>
          <w:color w:val="37474F"/>
        </w:rPr>
        <w:t>&lt;</w:t>
      </w:r>
      <w:r w:rsidRPr="00E850AE">
        <w:rPr>
          <w:rFonts w:ascii="IRANSans" w:eastAsia="Times New Roman" w:hAnsi="IRANSans" w:cs="Courier New"/>
          <w:color w:val="EC407A"/>
        </w:rPr>
        <w:t>div</w:t>
      </w:r>
      <w:r w:rsidRPr="00E850AE">
        <w:rPr>
          <w:rFonts w:ascii="Courier New" w:eastAsia="Times New Roman" w:hAnsi="Courier New" w:cs="Courier New"/>
          <w:color w:val="37474F"/>
        </w:rPr>
        <w:t xml:space="preserve"> </w:t>
      </w:r>
      <w:r w:rsidRPr="00E850AE">
        <w:rPr>
          <w:rFonts w:ascii="IRANSans" w:eastAsia="Times New Roman" w:hAnsi="IRANSans" w:cs="Courier New"/>
          <w:color w:val="3E61A2"/>
        </w:rPr>
        <w:t>class</w:t>
      </w:r>
      <w:r w:rsidRPr="00E850AE">
        <w:rPr>
          <w:rFonts w:ascii="IRANSans" w:eastAsia="Times New Roman" w:hAnsi="IRANSans" w:cs="Courier New"/>
          <w:color w:val="37474F"/>
        </w:rPr>
        <w:t>=</w:t>
      </w:r>
      <w:r w:rsidRPr="00E850AE">
        <w:rPr>
          <w:rFonts w:ascii="IRANSans" w:eastAsia="Times New Roman" w:hAnsi="IRANSans" w:cs="Courier New"/>
          <w:color w:val="0D904F"/>
        </w:rPr>
        <w:t>"</w:t>
      </w:r>
      <w:proofErr w:type="spellStart"/>
      <w:r w:rsidRPr="00E850AE">
        <w:rPr>
          <w:rFonts w:ascii="IRANSans" w:eastAsia="Times New Roman" w:hAnsi="IRANSans" w:cs="Courier New"/>
          <w:color w:val="0D904F"/>
        </w:rPr>
        <w:t>datepicker</w:t>
      </w:r>
      <w:proofErr w:type="spellEnd"/>
      <w:r w:rsidRPr="00E850AE">
        <w:rPr>
          <w:rFonts w:ascii="IRANSans" w:eastAsia="Times New Roman" w:hAnsi="IRANSans" w:cs="Courier New"/>
          <w:color w:val="0D904F"/>
        </w:rPr>
        <w:t>-year-view"</w:t>
      </w:r>
      <w:r w:rsidRPr="00E850AE">
        <w:rPr>
          <w:rFonts w:ascii="Courier New" w:eastAsia="Times New Roman" w:hAnsi="Courier New" w:cs="Courier New"/>
          <w:color w:val="37474F"/>
        </w:rPr>
        <w:t xml:space="preserve"> </w:t>
      </w:r>
      <w:r w:rsidRPr="00E850AE">
        <w:rPr>
          <w:rFonts w:ascii="IRANSans" w:eastAsia="Times New Roman" w:hAnsi="IRANSans" w:cs="Courier New"/>
          <w:color w:val="37474F"/>
        </w:rPr>
        <w:t>&gt;</w:t>
      </w:r>
    </w:p>
    <w:p w:rsidR="00E850AE" w:rsidRPr="00E850AE" w:rsidRDefault="00E850AE" w:rsidP="00E85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textAlignment w:val="top"/>
        <w:rPr>
          <w:rFonts w:ascii="Courier New" w:eastAsia="Times New Roman" w:hAnsi="Courier New" w:cs="Courier New"/>
          <w:color w:val="37474F"/>
        </w:rPr>
      </w:pPr>
      <w:r w:rsidRPr="00E850AE">
        <w:rPr>
          <w:rFonts w:ascii="Courier New" w:eastAsia="Times New Roman" w:hAnsi="Courier New" w:cs="Courier New"/>
          <w:color w:val="37474F"/>
        </w:rPr>
        <w:t xml:space="preserve">     </w:t>
      </w:r>
      <w:r w:rsidRPr="00E850AE">
        <w:rPr>
          <w:rFonts w:ascii="IRANSans" w:eastAsia="Times New Roman" w:hAnsi="IRANSans" w:cs="Courier New"/>
          <w:color w:val="37474F"/>
        </w:rPr>
        <w:t>{{</w:t>
      </w:r>
      <w:r w:rsidRPr="00E850AE">
        <w:rPr>
          <w:rFonts w:ascii="IRANSans" w:eastAsia="Times New Roman" w:hAnsi="IRANSans" w:cs="Courier New"/>
          <w:color w:val="A61717"/>
        </w:rPr>
        <w:t>#</w:t>
      </w:r>
      <w:proofErr w:type="spellStart"/>
      <w:r w:rsidRPr="00E850AE">
        <w:rPr>
          <w:rFonts w:ascii="IRANSans" w:eastAsia="Times New Roman" w:hAnsi="IRANSans" w:cs="Courier New"/>
          <w:color w:val="EC407A"/>
        </w:rPr>
        <w:t>year</w:t>
      </w:r>
      <w:r w:rsidRPr="00E850AE">
        <w:rPr>
          <w:rFonts w:ascii="IRANSans" w:eastAsia="Times New Roman" w:hAnsi="IRANSans" w:cs="Courier New"/>
          <w:color w:val="37474F"/>
        </w:rPr>
        <w:t>.</w:t>
      </w:r>
      <w:r w:rsidRPr="00E850AE">
        <w:rPr>
          <w:rFonts w:ascii="IRANSans" w:eastAsia="Times New Roman" w:hAnsi="IRANSans" w:cs="Courier New"/>
          <w:color w:val="EC407A"/>
        </w:rPr>
        <w:t>list</w:t>
      </w:r>
      <w:proofErr w:type="spellEnd"/>
      <w:r w:rsidRPr="00E850AE">
        <w:rPr>
          <w:rFonts w:ascii="IRANSans" w:eastAsia="Times New Roman" w:hAnsi="IRANSans" w:cs="Courier New"/>
          <w:color w:val="37474F"/>
        </w:rPr>
        <w:t>}}</w:t>
      </w:r>
    </w:p>
    <w:p w:rsidR="00E850AE" w:rsidRPr="00E850AE" w:rsidRDefault="00E850AE" w:rsidP="00E85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textAlignment w:val="top"/>
        <w:rPr>
          <w:rFonts w:ascii="Courier New" w:eastAsia="Times New Roman" w:hAnsi="Courier New" w:cs="Courier New"/>
          <w:color w:val="37474F"/>
        </w:rPr>
      </w:pPr>
      <w:r w:rsidRPr="00E850AE">
        <w:rPr>
          <w:rFonts w:ascii="Courier New" w:eastAsia="Times New Roman" w:hAnsi="Courier New" w:cs="Courier New"/>
          <w:color w:val="37474F"/>
        </w:rPr>
        <w:t xml:space="preserve">     </w:t>
      </w:r>
      <w:r w:rsidRPr="00E850AE">
        <w:rPr>
          <w:rFonts w:ascii="IRANSans" w:eastAsia="Times New Roman" w:hAnsi="IRANSans" w:cs="Courier New"/>
          <w:color w:val="37474F"/>
        </w:rPr>
        <w:t>{{</w:t>
      </w:r>
      <w:r w:rsidRPr="00E850AE">
        <w:rPr>
          <w:rFonts w:ascii="IRANSans" w:eastAsia="Times New Roman" w:hAnsi="IRANSans" w:cs="Courier New"/>
          <w:color w:val="A61717"/>
        </w:rPr>
        <w:t>#</w:t>
      </w:r>
      <w:r w:rsidRPr="00E850AE">
        <w:rPr>
          <w:rFonts w:ascii="IRANSans" w:eastAsia="Times New Roman" w:hAnsi="IRANSans" w:cs="Courier New"/>
          <w:color w:val="EC407A"/>
        </w:rPr>
        <w:t>enabled</w:t>
      </w:r>
      <w:r w:rsidRPr="00E850AE">
        <w:rPr>
          <w:rFonts w:ascii="IRANSans" w:eastAsia="Times New Roman" w:hAnsi="IRANSans" w:cs="Courier New"/>
          <w:color w:val="37474F"/>
        </w:rPr>
        <w:t>}}</w:t>
      </w:r>
    </w:p>
    <w:p w:rsidR="00E850AE" w:rsidRPr="00E850AE" w:rsidRDefault="00E850AE" w:rsidP="00E85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textAlignment w:val="top"/>
        <w:rPr>
          <w:rFonts w:ascii="Courier New" w:eastAsia="Times New Roman" w:hAnsi="Courier New" w:cs="Courier New"/>
          <w:color w:val="37474F"/>
        </w:rPr>
      </w:pPr>
      <w:r w:rsidRPr="00E850AE">
        <w:rPr>
          <w:rFonts w:ascii="Courier New" w:eastAsia="Times New Roman" w:hAnsi="Courier New" w:cs="Courier New"/>
          <w:color w:val="37474F"/>
        </w:rPr>
        <w:lastRenderedPageBreak/>
        <w:t xml:space="preserve">     </w:t>
      </w:r>
      <w:r w:rsidRPr="00E850AE">
        <w:rPr>
          <w:rFonts w:ascii="IRANSans" w:eastAsia="Times New Roman" w:hAnsi="IRANSans" w:cs="Courier New"/>
          <w:color w:val="37474F"/>
        </w:rPr>
        <w:t>&lt;</w:t>
      </w:r>
      <w:r w:rsidRPr="00E850AE">
        <w:rPr>
          <w:rFonts w:ascii="IRANSans" w:eastAsia="Times New Roman" w:hAnsi="IRANSans" w:cs="Courier New"/>
          <w:color w:val="EC407A"/>
        </w:rPr>
        <w:t>div</w:t>
      </w:r>
      <w:r w:rsidRPr="00E850AE">
        <w:rPr>
          <w:rFonts w:ascii="Courier New" w:eastAsia="Times New Roman" w:hAnsi="Courier New" w:cs="Courier New"/>
          <w:color w:val="37474F"/>
        </w:rPr>
        <w:t xml:space="preserve"> </w:t>
      </w:r>
      <w:r w:rsidRPr="00E850AE">
        <w:rPr>
          <w:rFonts w:ascii="IRANSans" w:eastAsia="Times New Roman" w:hAnsi="IRANSans" w:cs="Courier New"/>
          <w:color w:val="EC407A"/>
        </w:rPr>
        <w:t>data</w:t>
      </w:r>
      <w:r w:rsidRPr="00E850AE">
        <w:rPr>
          <w:rFonts w:ascii="IRANSans" w:eastAsia="Times New Roman" w:hAnsi="IRANSans" w:cs="Courier New"/>
          <w:color w:val="37474F"/>
        </w:rPr>
        <w:t>-</w:t>
      </w:r>
      <w:r w:rsidRPr="00E850AE">
        <w:rPr>
          <w:rFonts w:ascii="IRANSans" w:eastAsia="Times New Roman" w:hAnsi="IRANSans" w:cs="Courier New"/>
          <w:color w:val="EC407A"/>
        </w:rPr>
        <w:t>year</w:t>
      </w:r>
      <w:r w:rsidRPr="00E850AE">
        <w:rPr>
          <w:rFonts w:ascii="IRANSans" w:eastAsia="Times New Roman" w:hAnsi="IRANSans" w:cs="Courier New"/>
          <w:color w:val="37474F"/>
        </w:rPr>
        <w:t>=</w:t>
      </w:r>
      <w:r w:rsidRPr="00E850AE">
        <w:rPr>
          <w:rFonts w:ascii="IRANSans" w:eastAsia="Times New Roman" w:hAnsi="IRANSans" w:cs="Courier New"/>
          <w:color w:val="0D904F"/>
        </w:rPr>
        <w:t>"{{</w:t>
      </w:r>
      <w:proofErr w:type="spellStart"/>
      <w:r w:rsidRPr="00E850AE">
        <w:rPr>
          <w:rFonts w:ascii="IRANSans" w:eastAsia="Times New Roman" w:hAnsi="IRANSans" w:cs="Courier New"/>
          <w:color w:val="0D904F"/>
        </w:rPr>
        <w:t>dataYear</w:t>
      </w:r>
      <w:proofErr w:type="spellEnd"/>
      <w:r w:rsidRPr="00E850AE">
        <w:rPr>
          <w:rFonts w:ascii="IRANSans" w:eastAsia="Times New Roman" w:hAnsi="IRANSans" w:cs="Courier New"/>
          <w:color w:val="0D904F"/>
        </w:rPr>
        <w:t>}}"</w:t>
      </w:r>
      <w:r w:rsidRPr="00E850AE">
        <w:rPr>
          <w:rFonts w:ascii="Courier New" w:eastAsia="Times New Roman" w:hAnsi="Courier New" w:cs="Courier New"/>
          <w:color w:val="37474F"/>
        </w:rPr>
        <w:t xml:space="preserve"> </w:t>
      </w:r>
      <w:r w:rsidRPr="00E850AE">
        <w:rPr>
          <w:rFonts w:ascii="IRANSans" w:eastAsia="Times New Roman" w:hAnsi="IRANSans" w:cs="Courier New"/>
          <w:color w:val="3E61A2"/>
        </w:rPr>
        <w:t>class</w:t>
      </w:r>
      <w:r w:rsidRPr="00E850AE">
        <w:rPr>
          <w:rFonts w:ascii="IRANSans" w:eastAsia="Times New Roman" w:hAnsi="IRANSans" w:cs="Courier New"/>
          <w:color w:val="37474F"/>
        </w:rPr>
        <w:t>=</w:t>
      </w:r>
      <w:r w:rsidRPr="00E850AE">
        <w:rPr>
          <w:rFonts w:ascii="IRANSans" w:eastAsia="Times New Roman" w:hAnsi="IRANSans" w:cs="Courier New"/>
          <w:color w:val="0D904F"/>
        </w:rPr>
        <w:t>"year-item {{#selected}</w:t>
      </w:r>
      <w:proofErr w:type="gramStart"/>
      <w:r w:rsidRPr="00E850AE">
        <w:rPr>
          <w:rFonts w:ascii="IRANSans" w:eastAsia="Times New Roman" w:hAnsi="IRANSans" w:cs="Courier New"/>
          <w:color w:val="0D904F"/>
        </w:rPr>
        <w:t>}selected</w:t>
      </w:r>
      <w:proofErr w:type="gramEnd"/>
      <w:r w:rsidRPr="00E850AE">
        <w:rPr>
          <w:rFonts w:ascii="IRANSans" w:eastAsia="Times New Roman" w:hAnsi="IRANSans" w:cs="Courier New"/>
          <w:color w:val="0D904F"/>
        </w:rPr>
        <w:t>{{/selected}}"</w:t>
      </w:r>
      <w:r w:rsidRPr="00E850AE">
        <w:rPr>
          <w:rFonts w:ascii="IRANSans" w:eastAsia="Times New Roman" w:hAnsi="IRANSans" w:cs="Courier New"/>
          <w:color w:val="37474F"/>
        </w:rPr>
        <w:t>&gt;{{</w:t>
      </w:r>
      <w:r w:rsidRPr="00E850AE">
        <w:rPr>
          <w:rFonts w:ascii="IRANSans" w:eastAsia="Times New Roman" w:hAnsi="IRANSans" w:cs="Courier New"/>
          <w:color w:val="EC407A"/>
        </w:rPr>
        <w:t>title</w:t>
      </w:r>
      <w:r w:rsidRPr="00E850AE">
        <w:rPr>
          <w:rFonts w:ascii="IRANSans" w:eastAsia="Times New Roman" w:hAnsi="IRANSans" w:cs="Courier New"/>
          <w:color w:val="37474F"/>
        </w:rPr>
        <w:t>}}&lt;</w:t>
      </w:r>
      <w:r w:rsidRPr="00E850AE">
        <w:rPr>
          <w:rFonts w:ascii="IRANSans" w:eastAsia="Times New Roman" w:hAnsi="IRANSans" w:cs="Courier New"/>
          <w:color w:val="A61717"/>
        </w:rPr>
        <w:t>/div&gt;</w:t>
      </w:r>
    </w:p>
    <w:p w:rsidR="00E850AE" w:rsidRPr="00E850AE" w:rsidRDefault="00E850AE" w:rsidP="00E85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textAlignment w:val="top"/>
        <w:rPr>
          <w:rFonts w:ascii="Courier New" w:eastAsia="Times New Roman" w:hAnsi="Courier New" w:cs="Courier New"/>
          <w:color w:val="37474F"/>
        </w:rPr>
      </w:pPr>
      <w:r w:rsidRPr="00E850AE">
        <w:rPr>
          <w:rFonts w:ascii="Courier New" w:eastAsia="Times New Roman" w:hAnsi="Courier New" w:cs="Courier New"/>
          <w:color w:val="37474F"/>
        </w:rPr>
        <w:t xml:space="preserve">     </w:t>
      </w:r>
      <w:r w:rsidRPr="00E850AE">
        <w:rPr>
          <w:rFonts w:ascii="IRANSans" w:eastAsia="Times New Roman" w:hAnsi="IRANSans" w:cs="Courier New"/>
          <w:color w:val="37474F"/>
        </w:rPr>
        <w:t>{{</w:t>
      </w:r>
      <w:r w:rsidRPr="00E850AE">
        <w:rPr>
          <w:rFonts w:ascii="IRANSans" w:eastAsia="Times New Roman" w:hAnsi="IRANSans" w:cs="Courier New"/>
          <w:color w:val="A61717"/>
        </w:rPr>
        <w:t>/enabled}}</w:t>
      </w:r>
    </w:p>
    <w:p w:rsidR="00E850AE" w:rsidRPr="00E850AE" w:rsidRDefault="00E850AE" w:rsidP="00E85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textAlignment w:val="top"/>
        <w:rPr>
          <w:rFonts w:ascii="Courier New" w:eastAsia="Times New Roman" w:hAnsi="Courier New" w:cs="Courier New"/>
          <w:color w:val="37474F"/>
        </w:rPr>
      </w:pPr>
      <w:r w:rsidRPr="00E850AE">
        <w:rPr>
          <w:rFonts w:ascii="Courier New" w:eastAsia="Times New Roman" w:hAnsi="Courier New" w:cs="Courier New"/>
          <w:color w:val="37474F"/>
        </w:rPr>
        <w:t xml:space="preserve">     </w:t>
      </w:r>
      <w:r w:rsidRPr="00E850AE">
        <w:rPr>
          <w:rFonts w:ascii="IRANSans" w:eastAsia="Times New Roman" w:hAnsi="IRANSans" w:cs="Courier New"/>
          <w:color w:val="37474F"/>
        </w:rPr>
        <w:t>{{^</w:t>
      </w:r>
      <w:r w:rsidRPr="00E850AE">
        <w:rPr>
          <w:rFonts w:ascii="IRANSans" w:eastAsia="Times New Roman" w:hAnsi="IRANSans" w:cs="Courier New"/>
          <w:color w:val="EC407A"/>
        </w:rPr>
        <w:t>enabled</w:t>
      </w:r>
      <w:r w:rsidRPr="00E850AE">
        <w:rPr>
          <w:rFonts w:ascii="IRANSans" w:eastAsia="Times New Roman" w:hAnsi="IRANSans" w:cs="Courier New"/>
          <w:color w:val="37474F"/>
        </w:rPr>
        <w:t>}}</w:t>
      </w:r>
    </w:p>
    <w:p w:rsidR="00E850AE" w:rsidRPr="00E850AE" w:rsidRDefault="00E850AE" w:rsidP="00E85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textAlignment w:val="top"/>
        <w:rPr>
          <w:rFonts w:ascii="Courier New" w:eastAsia="Times New Roman" w:hAnsi="Courier New" w:cs="Courier New"/>
          <w:color w:val="37474F"/>
        </w:rPr>
      </w:pPr>
      <w:r w:rsidRPr="00E850AE">
        <w:rPr>
          <w:rFonts w:ascii="Courier New" w:eastAsia="Times New Roman" w:hAnsi="Courier New" w:cs="Courier New"/>
          <w:color w:val="37474F"/>
        </w:rPr>
        <w:t xml:space="preserve">     </w:t>
      </w:r>
      <w:r w:rsidRPr="00E850AE">
        <w:rPr>
          <w:rFonts w:ascii="IRANSans" w:eastAsia="Times New Roman" w:hAnsi="IRANSans" w:cs="Courier New"/>
          <w:color w:val="37474F"/>
        </w:rPr>
        <w:t>&lt;</w:t>
      </w:r>
      <w:r w:rsidRPr="00E850AE">
        <w:rPr>
          <w:rFonts w:ascii="IRANSans" w:eastAsia="Times New Roman" w:hAnsi="IRANSans" w:cs="Courier New"/>
          <w:color w:val="EC407A"/>
        </w:rPr>
        <w:t>div</w:t>
      </w:r>
      <w:r w:rsidRPr="00E850AE">
        <w:rPr>
          <w:rFonts w:ascii="Courier New" w:eastAsia="Times New Roman" w:hAnsi="Courier New" w:cs="Courier New"/>
          <w:color w:val="37474F"/>
        </w:rPr>
        <w:t xml:space="preserve"> </w:t>
      </w:r>
      <w:r w:rsidRPr="00E850AE">
        <w:rPr>
          <w:rFonts w:ascii="IRANSans" w:eastAsia="Times New Roman" w:hAnsi="IRANSans" w:cs="Courier New"/>
          <w:color w:val="EC407A"/>
        </w:rPr>
        <w:t>data</w:t>
      </w:r>
      <w:r w:rsidRPr="00E850AE">
        <w:rPr>
          <w:rFonts w:ascii="IRANSans" w:eastAsia="Times New Roman" w:hAnsi="IRANSans" w:cs="Courier New"/>
          <w:color w:val="37474F"/>
        </w:rPr>
        <w:t>-</w:t>
      </w:r>
      <w:r w:rsidRPr="00E850AE">
        <w:rPr>
          <w:rFonts w:ascii="IRANSans" w:eastAsia="Times New Roman" w:hAnsi="IRANSans" w:cs="Courier New"/>
          <w:color w:val="EC407A"/>
        </w:rPr>
        <w:t>year</w:t>
      </w:r>
      <w:r w:rsidRPr="00E850AE">
        <w:rPr>
          <w:rFonts w:ascii="IRANSans" w:eastAsia="Times New Roman" w:hAnsi="IRANSans" w:cs="Courier New"/>
          <w:color w:val="37474F"/>
        </w:rPr>
        <w:t>=</w:t>
      </w:r>
      <w:r w:rsidRPr="00E850AE">
        <w:rPr>
          <w:rFonts w:ascii="IRANSans" w:eastAsia="Times New Roman" w:hAnsi="IRANSans" w:cs="Courier New"/>
          <w:color w:val="0D904F"/>
        </w:rPr>
        <w:t>"{{</w:t>
      </w:r>
      <w:proofErr w:type="spellStart"/>
      <w:r w:rsidRPr="00E850AE">
        <w:rPr>
          <w:rFonts w:ascii="IRANSans" w:eastAsia="Times New Roman" w:hAnsi="IRANSans" w:cs="Courier New"/>
          <w:color w:val="0D904F"/>
        </w:rPr>
        <w:t>dataYear</w:t>
      </w:r>
      <w:proofErr w:type="spellEnd"/>
      <w:r w:rsidRPr="00E850AE">
        <w:rPr>
          <w:rFonts w:ascii="IRANSans" w:eastAsia="Times New Roman" w:hAnsi="IRANSans" w:cs="Courier New"/>
          <w:color w:val="0D904F"/>
        </w:rPr>
        <w:t>}}"</w:t>
      </w:r>
      <w:r w:rsidRPr="00E850AE">
        <w:rPr>
          <w:rFonts w:ascii="Courier New" w:eastAsia="Times New Roman" w:hAnsi="Courier New" w:cs="Courier New"/>
          <w:color w:val="37474F"/>
        </w:rPr>
        <w:t xml:space="preserve"> </w:t>
      </w:r>
      <w:r w:rsidRPr="00E850AE">
        <w:rPr>
          <w:rFonts w:ascii="IRANSans" w:eastAsia="Times New Roman" w:hAnsi="IRANSans" w:cs="Courier New"/>
          <w:color w:val="3E61A2"/>
        </w:rPr>
        <w:t>class</w:t>
      </w:r>
      <w:r w:rsidRPr="00E850AE">
        <w:rPr>
          <w:rFonts w:ascii="IRANSans" w:eastAsia="Times New Roman" w:hAnsi="IRANSans" w:cs="Courier New"/>
          <w:color w:val="37474F"/>
        </w:rPr>
        <w:t>=</w:t>
      </w:r>
      <w:r w:rsidRPr="00E850AE">
        <w:rPr>
          <w:rFonts w:ascii="IRANSans" w:eastAsia="Times New Roman" w:hAnsi="IRANSans" w:cs="Courier New"/>
          <w:color w:val="0D904F"/>
        </w:rPr>
        <w:t>"year-item year-item-disable {{#selected}</w:t>
      </w:r>
      <w:proofErr w:type="gramStart"/>
      <w:r w:rsidRPr="00E850AE">
        <w:rPr>
          <w:rFonts w:ascii="IRANSans" w:eastAsia="Times New Roman" w:hAnsi="IRANSans" w:cs="Courier New"/>
          <w:color w:val="0D904F"/>
        </w:rPr>
        <w:t>}selected</w:t>
      </w:r>
      <w:proofErr w:type="gramEnd"/>
      <w:r w:rsidRPr="00E850AE">
        <w:rPr>
          <w:rFonts w:ascii="IRANSans" w:eastAsia="Times New Roman" w:hAnsi="IRANSans" w:cs="Courier New"/>
          <w:color w:val="0D904F"/>
        </w:rPr>
        <w:t>{{/selected}}"</w:t>
      </w:r>
      <w:r w:rsidRPr="00E850AE">
        <w:rPr>
          <w:rFonts w:ascii="IRANSans" w:eastAsia="Times New Roman" w:hAnsi="IRANSans" w:cs="Courier New"/>
          <w:color w:val="37474F"/>
        </w:rPr>
        <w:t>&gt;{{</w:t>
      </w:r>
      <w:r w:rsidRPr="00E850AE">
        <w:rPr>
          <w:rFonts w:ascii="IRANSans" w:eastAsia="Times New Roman" w:hAnsi="IRANSans" w:cs="Courier New"/>
          <w:color w:val="EC407A"/>
        </w:rPr>
        <w:t>title</w:t>
      </w:r>
      <w:r w:rsidRPr="00E850AE">
        <w:rPr>
          <w:rFonts w:ascii="IRANSans" w:eastAsia="Times New Roman" w:hAnsi="IRANSans" w:cs="Courier New"/>
          <w:color w:val="37474F"/>
        </w:rPr>
        <w:t>}}&lt;</w:t>
      </w:r>
      <w:r w:rsidRPr="00E850AE">
        <w:rPr>
          <w:rFonts w:ascii="IRANSans" w:eastAsia="Times New Roman" w:hAnsi="IRANSans" w:cs="Courier New"/>
          <w:color w:val="A61717"/>
        </w:rPr>
        <w:t>/div&gt;</w:t>
      </w:r>
    </w:p>
    <w:p w:rsidR="00E850AE" w:rsidRPr="00E850AE" w:rsidRDefault="00E850AE" w:rsidP="00E85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textAlignment w:val="top"/>
        <w:rPr>
          <w:rFonts w:ascii="Courier New" w:eastAsia="Times New Roman" w:hAnsi="Courier New" w:cs="Courier New"/>
          <w:color w:val="37474F"/>
        </w:rPr>
      </w:pPr>
      <w:r w:rsidRPr="00E850AE">
        <w:rPr>
          <w:rFonts w:ascii="Courier New" w:eastAsia="Times New Roman" w:hAnsi="Courier New" w:cs="Courier New"/>
          <w:color w:val="37474F"/>
        </w:rPr>
        <w:t xml:space="preserve">     </w:t>
      </w:r>
      <w:r w:rsidRPr="00E850AE">
        <w:rPr>
          <w:rFonts w:ascii="IRANSans" w:eastAsia="Times New Roman" w:hAnsi="IRANSans" w:cs="Courier New"/>
          <w:color w:val="37474F"/>
        </w:rPr>
        <w:t>{{</w:t>
      </w:r>
      <w:r w:rsidRPr="00E850AE">
        <w:rPr>
          <w:rFonts w:ascii="IRANSans" w:eastAsia="Times New Roman" w:hAnsi="IRANSans" w:cs="Courier New"/>
          <w:color w:val="A61717"/>
        </w:rPr>
        <w:t>/enabled}}</w:t>
      </w:r>
    </w:p>
    <w:p w:rsidR="00E850AE" w:rsidRPr="00E850AE" w:rsidRDefault="00E850AE" w:rsidP="00E85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textAlignment w:val="top"/>
        <w:rPr>
          <w:rFonts w:ascii="Courier New" w:eastAsia="Times New Roman" w:hAnsi="Courier New" w:cs="Courier New"/>
          <w:color w:val="37474F"/>
        </w:rPr>
      </w:pPr>
      <w:r w:rsidRPr="00E850AE">
        <w:rPr>
          <w:rFonts w:ascii="Courier New" w:eastAsia="Times New Roman" w:hAnsi="Courier New" w:cs="Courier New"/>
          <w:color w:val="37474F"/>
        </w:rPr>
        <w:t xml:space="preserve">     </w:t>
      </w:r>
      <w:r w:rsidRPr="00E850AE">
        <w:rPr>
          <w:rFonts w:ascii="IRANSans" w:eastAsia="Times New Roman" w:hAnsi="IRANSans" w:cs="Courier New"/>
          <w:color w:val="37474F"/>
        </w:rPr>
        <w:t>{{</w:t>
      </w:r>
      <w:r w:rsidRPr="00E850AE">
        <w:rPr>
          <w:rFonts w:ascii="IRANSans" w:eastAsia="Times New Roman" w:hAnsi="IRANSans" w:cs="Courier New"/>
          <w:color w:val="A61717"/>
        </w:rPr>
        <w:t>/</w:t>
      </w:r>
      <w:proofErr w:type="spellStart"/>
      <w:r w:rsidRPr="00E850AE">
        <w:rPr>
          <w:rFonts w:ascii="IRANSans" w:eastAsia="Times New Roman" w:hAnsi="IRANSans" w:cs="Courier New"/>
          <w:color w:val="A61717"/>
        </w:rPr>
        <w:t>year.list</w:t>
      </w:r>
      <w:proofErr w:type="spellEnd"/>
      <w:r w:rsidRPr="00E850AE">
        <w:rPr>
          <w:rFonts w:ascii="IRANSans" w:eastAsia="Times New Roman" w:hAnsi="IRANSans" w:cs="Courier New"/>
          <w:color w:val="A61717"/>
        </w:rPr>
        <w:t>}}</w:t>
      </w:r>
    </w:p>
    <w:p w:rsidR="00E850AE" w:rsidRPr="00E850AE" w:rsidRDefault="00E850AE" w:rsidP="00E85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textAlignment w:val="top"/>
        <w:rPr>
          <w:rFonts w:ascii="Courier New" w:eastAsia="Times New Roman" w:hAnsi="Courier New" w:cs="Courier New"/>
          <w:color w:val="37474F"/>
        </w:rPr>
      </w:pPr>
      <w:r w:rsidRPr="00E850AE">
        <w:rPr>
          <w:rFonts w:ascii="Courier New" w:eastAsia="Times New Roman" w:hAnsi="Courier New" w:cs="Courier New"/>
          <w:color w:val="37474F"/>
        </w:rPr>
        <w:t xml:space="preserve">     </w:t>
      </w:r>
      <w:r w:rsidRPr="00E850AE">
        <w:rPr>
          <w:rFonts w:ascii="IRANSans" w:eastAsia="Times New Roman" w:hAnsi="IRANSans" w:cs="Courier New"/>
          <w:color w:val="37474F"/>
        </w:rPr>
        <w:t>&lt;</w:t>
      </w:r>
      <w:r w:rsidRPr="00E850AE">
        <w:rPr>
          <w:rFonts w:ascii="IRANSans" w:eastAsia="Times New Roman" w:hAnsi="IRANSans" w:cs="Courier New"/>
          <w:color w:val="A61717"/>
        </w:rPr>
        <w:t>/div&gt;</w:t>
      </w:r>
    </w:p>
    <w:p w:rsidR="00E850AE" w:rsidRPr="00E850AE" w:rsidRDefault="00E850AE" w:rsidP="00E85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textAlignment w:val="top"/>
        <w:rPr>
          <w:rFonts w:ascii="Courier New" w:eastAsia="Times New Roman" w:hAnsi="Courier New" w:cs="Courier New"/>
          <w:color w:val="37474F"/>
        </w:rPr>
      </w:pPr>
      <w:r w:rsidRPr="00E850AE">
        <w:rPr>
          <w:rFonts w:ascii="Courier New" w:eastAsia="Times New Roman" w:hAnsi="Courier New" w:cs="Courier New"/>
          <w:color w:val="37474F"/>
        </w:rPr>
        <w:t xml:space="preserve">     </w:t>
      </w:r>
      <w:r w:rsidRPr="00E850AE">
        <w:rPr>
          <w:rFonts w:ascii="IRANSans" w:eastAsia="Times New Roman" w:hAnsi="IRANSans" w:cs="Courier New"/>
          <w:color w:val="37474F"/>
        </w:rPr>
        <w:t>{{</w:t>
      </w:r>
      <w:r w:rsidRPr="00E850AE">
        <w:rPr>
          <w:rFonts w:ascii="IRANSans" w:eastAsia="Times New Roman" w:hAnsi="IRANSans" w:cs="Courier New"/>
          <w:color w:val="A61717"/>
        </w:rPr>
        <w:t>/</w:t>
      </w:r>
      <w:proofErr w:type="spellStart"/>
      <w:proofErr w:type="gramStart"/>
      <w:r w:rsidRPr="00E850AE">
        <w:rPr>
          <w:rFonts w:ascii="IRANSans" w:eastAsia="Times New Roman" w:hAnsi="IRANSans" w:cs="Courier New"/>
          <w:color w:val="A61717"/>
        </w:rPr>
        <w:t>year.viewMode</w:t>
      </w:r>
      <w:proofErr w:type="spellEnd"/>
      <w:r w:rsidRPr="00E850AE">
        <w:rPr>
          <w:rFonts w:ascii="IRANSans" w:eastAsia="Times New Roman" w:hAnsi="IRANSans" w:cs="Courier New"/>
          <w:color w:val="A61717"/>
        </w:rPr>
        <w:t xml:space="preserve"> }</w:t>
      </w:r>
      <w:proofErr w:type="gramEnd"/>
      <w:r w:rsidRPr="00E850AE">
        <w:rPr>
          <w:rFonts w:ascii="IRANSans" w:eastAsia="Times New Roman" w:hAnsi="IRANSans" w:cs="Courier New"/>
          <w:color w:val="A61717"/>
        </w:rPr>
        <w:t>}</w:t>
      </w:r>
    </w:p>
    <w:p w:rsidR="00E850AE" w:rsidRPr="00E850AE" w:rsidRDefault="00E850AE" w:rsidP="00E85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textAlignment w:val="top"/>
        <w:rPr>
          <w:rFonts w:ascii="Courier New" w:eastAsia="Times New Roman" w:hAnsi="Courier New" w:cs="Courier New"/>
          <w:color w:val="37474F"/>
        </w:rPr>
      </w:pPr>
      <w:r w:rsidRPr="00E850AE">
        <w:rPr>
          <w:rFonts w:ascii="Courier New" w:eastAsia="Times New Roman" w:hAnsi="Courier New" w:cs="Courier New"/>
          <w:color w:val="37474F"/>
        </w:rPr>
        <w:t xml:space="preserve">     </w:t>
      </w:r>
      <w:r w:rsidRPr="00E850AE">
        <w:rPr>
          <w:rFonts w:ascii="IRANSans" w:eastAsia="Times New Roman" w:hAnsi="IRANSans" w:cs="Courier New"/>
          <w:color w:val="37474F"/>
        </w:rPr>
        <w:t>{{</w:t>
      </w:r>
      <w:r w:rsidRPr="00E850AE">
        <w:rPr>
          <w:rFonts w:ascii="IRANSans" w:eastAsia="Times New Roman" w:hAnsi="IRANSans" w:cs="Courier New"/>
          <w:color w:val="A61717"/>
        </w:rPr>
        <w:t>/</w:t>
      </w:r>
      <w:proofErr w:type="spellStart"/>
      <w:proofErr w:type="gramStart"/>
      <w:r w:rsidRPr="00E850AE">
        <w:rPr>
          <w:rFonts w:ascii="IRANSans" w:eastAsia="Times New Roman" w:hAnsi="IRANSans" w:cs="Courier New"/>
          <w:color w:val="A61717"/>
        </w:rPr>
        <w:t>year.enabled</w:t>
      </w:r>
      <w:proofErr w:type="spellEnd"/>
      <w:r w:rsidRPr="00E850AE">
        <w:rPr>
          <w:rFonts w:ascii="IRANSans" w:eastAsia="Times New Roman" w:hAnsi="IRANSans" w:cs="Courier New"/>
          <w:color w:val="A61717"/>
        </w:rPr>
        <w:t xml:space="preserve"> }</w:t>
      </w:r>
      <w:proofErr w:type="gramEnd"/>
      <w:r w:rsidRPr="00E850AE">
        <w:rPr>
          <w:rFonts w:ascii="IRANSans" w:eastAsia="Times New Roman" w:hAnsi="IRANSans" w:cs="Courier New"/>
          <w:color w:val="A61717"/>
        </w:rPr>
        <w:t>}</w:t>
      </w:r>
    </w:p>
    <w:p w:rsidR="00E850AE" w:rsidRPr="00E850AE" w:rsidRDefault="00E850AE" w:rsidP="00E85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textAlignment w:val="top"/>
        <w:rPr>
          <w:rFonts w:ascii="Courier New" w:eastAsia="Times New Roman" w:hAnsi="Courier New" w:cs="Courier New"/>
          <w:color w:val="37474F"/>
        </w:rPr>
      </w:pPr>
    </w:p>
    <w:p w:rsidR="00E850AE" w:rsidRPr="00E850AE" w:rsidRDefault="00E850AE" w:rsidP="00E85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textAlignment w:val="top"/>
        <w:rPr>
          <w:rFonts w:ascii="Courier New" w:eastAsia="Times New Roman" w:hAnsi="Courier New" w:cs="Courier New"/>
          <w:color w:val="37474F"/>
        </w:rPr>
      </w:pPr>
      <w:r w:rsidRPr="00E850AE">
        <w:rPr>
          <w:rFonts w:ascii="Courier New" w:eastAsia="Times New Roman" w:hAnsi="Courier New" w:cs="Courier New"/>
          <w:color w:val="37474F"/>
        </w:rPr>
        <w:t xml:space="preserve">     </w:t>
      </w:r>
      <w:r w:rsidRPr="00E850AE">
        <w:rPr>
          <w:rFonts w:ascii="IRANSans" w:eastAsia="Times New Roman" w:hAnsi="IRANSans" w:cs="Courier New"/>
          <w:color w:val="37474F"/>
        </w:rPr>
        <w:t>&lt;</w:t>
      </w:r>
      <w:r w:rsidRPr="00E850AE">
        <w:rPr>
          <w:rFonts w:ascii="IRANSans" w:eastAsia="Times New Roman" w:hAnsi="IRANSans" w:cs="Courier New"/>
          <w:color w:val="A61717"/>
        </w:rPr>
        <w:t>/div&gt;</w:t>
      </w:r>
    </w:p>
    <w:p w:rsidR="00E850AE" w:rsidRPr="00E850AE" w:rsidRDefault="00E850AE" w:rsidP="00E85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textAlignment w:val="top"/>
        <w:rPr>
          <w:rFonts w:ascii="Courier New" w:eastAsia="Times New Roman" w:hAnsi="Courier New" w:cs="Courier New"/>
          <w:color w:val="37474F"/>
        </w:rPr>
      </w:pPr>
      <w:r w:rsidRPr="00E850AE">
        <w:rPr>
          <w:rFonts w:ascii="Courier New" w:eastAsia="Times New Roman" w:hAnsi="Courier New" w:cs="Courier New"/>
          <w:color w:val="37474F"/>
        </w:rPr>
        <w:t xml:space="preserve">     </w:t>
      </w:r>
      <w:r w:rsidRPr="00E850AE">
        <w:rPr>
          <w:rFonts w:ascii="IRANSans" w:eastAsia="Times New Roman" w:hAnsi="IRANSans" w:cs="Courier New"/>
          <w:color w:val="37474F"/>
        </w:rPr>
        <w:t>{{</w:t>
      </w:r>
      <w:r w:rsidRPr="00E850AE">
        <w:rPr>
          <w:rFonts w:ascii="IRANSans" w:eastAsia="Times New Roman" w:hAnsi="IRANSans" w:cs="Courier New"/>
          <w:color w:val="A61717"/>
        </w:rPr>
        <w:t>#</w:t>
      </w:r>
      <w:r w:rsidRPr="00E850AE">
        <w:rPr>
          <w:rFonts w:ascii="IRANSans" w:eastAsia="Times New Roman" w:hAnsi="IRANSans" w:cs="Courier New"/>
          <w:color w:val="EC407A"/>
        </w:rPr>
        <w:t>time</w:t>
      </w:r>
      <w:r w:rsidRPr="00E850AE">
        <w:rPr>
          <w:rFonts w:ascii="IRANSans" w:eastAsia="Times New Roman" w:hAnsi="IRANSans" w:cs="Courier New"/>
          <w:color w:val="37474F"/>
        </w:rPr>
        <w:t>}}</w:t>
      </w:r>
    </w:p>
    <w:p w:rsidR="00E850AE" w:rsidRPr="00E850AE" w:rsidRDefault="00E850AE" w:rsidP="00E85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textAlignment w:val="top"/>
        <w:rPr>
          <w:rFonts w:ascii="Courier New" w:eastAsia="Times New Roman" w:hAnsi="Courier New" w:cs="Courier New"/>
          <w:color w:val="37474F"/>
        </w:rPr>
      </w:pPr>
      <w:r w:rsidRPr="00E850AE">
        <w:rPr>
          <w:rFonts w:ascii="Courier New" w:eastAsia="Times New Roman" w:hAnsi="Courier New" w:cs="Courier New"/>
          <w:color w:val="37474F"/>
        </w:rPr>
        <w:t xml:space="preserve">     </w:t>
      </w:r>
      <w:r w:rsidRPr="00E850AE">
        <w:rPr>
          <w:rFonts w:ascii="IRANSans" w:eastAsia="Times New Roman" w:hAnsi="IRANSans" w:cs="Courier New"/>
          <w:color w:val="37474F"/>
        </w:rPr>
        <w:t>{{</w:t>
      </w:r>
      <w:r w:rsidRPr="00E850AE">
        <w:rPr>
          <w:rFonts w:ascii="IRANSans" w:eastAsia="Times New Roman" w:hAnsi="IRANSans" w:cs="Courier New"/>
          <w:color w:val="A61717"/>
        </w:rPr>
        <w:t>#</w:t>
      </w:r>
      <w:r w:rsidRPr="00E850AE">
        <w:rPr>
          <w:rFonts w:ascii="IRANSans" w:eastAsia="Times New Roman" w:hAnsi="IRANSans" w:cs="Courier New"/>
          <w:color w:val="EC407A"/>
        </w:rPr>
        <w:t>enabled</w:t>
      </w:r>
      <w:r w:rsidRPr="00E850AE">
        <w:rPr>
          <w:rFonts w:ascii="IRANSans" w:eastAsia="Times New Roman" w:hAnsi="IRANSans" w:cs="Courier New"/>
          <w:color w:val="37474F"/>
        </w:rPr>
        <w:t>}}</w:t>
      </w:r>
    </w:p>
    <w:p w:rsidR="00E850AE" w:rsidRPr="00E850AE" w:rsidRDefault="00E850AE" w:rsidP="00E85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textAlignment w:val="top"/>
        <w:rPr>
          <w:rFonts w:ascii="Courier New" w:eastAsia="Times New Roman" w:hAnsi="Courier New" w:cs="Courier New"/>
          <w:color w:val="37474F"/>
        </w:rPr>
      </w:pPr>
      <w:r w:rsidRPr="00E850AE">
        <w:rPr>
          <w:rFonts w:ascii="Courier New" w:eastAsia="Times New Roman" w:hAnsi="Courier New" w:cs="Courier New"/>
          <w:color w:val="37474F"/>
        </w:rPr>
        <w:t xml:space="preserve">     </w:t>
      </w:r>
      <w:r w:rsidRPr="00E850AE">
        <w:rPr>
          <w:rFonts w:ascii="IRANSans" w:eastAsia="Times New Roman" w:hAnsi="IRANSans" w:cs="Courier New"/>
          <w:color w:val="37474F"/>
        </w:rPr>
        <w:t>&lt;</w:t>
      </w:r>
      <w:r w:rsidRPr="00E850AE">
        <w:rPr>
          <w:rFonts w:ascii="IRANSans" w:eastAsia="Times New Roman" w:hAnsi="IRANSans" w:cs="Courier New"/>
          <w:color w:val="EC407A"/>
        </w:rPr>
        <w:t>div</w:t>
      </w:r>
      <w:r w:rsidRPr="00E850AE">
        <w:rPr>
          <w:rFonts w:ascii="Courier New" w:eastAsia="Times New Roman" w:hAnsi="Courier New" w:cs="Courier New"/>
          <w:color w:val="37474F"/>
        </w:rPr>
        <w:t xml:space="preserve"> </w:t>
      </w:r>
      <w:r w:rsidRPr="00E850AE">
        <w:rPr>
          <w:rFonts w:ascii="IRANSans" w:eastAsia="Times New Roman" w:hAnsi="IRANSans" w:cs="Courier New"/>
          <w:color w:val="3E61A2"/>
        </w:rPr>
        <w:t>class</w:t>
      </w:r>
      <w:r w:rsidRPr="00E850AE">
        <w:rPr>
          <w:rFonts w:ascii="IRANSans" w:eastAsia="Times New Roman" w:hAnsi="IRANSans" w:cs="Courier New"/>
          <w:color w:val="37474F"/>
        </w:rPr>
        <w:t>=</w:t>
      </w:r>
      <w:r w:rsidRPr="00E850AE">
        <w:rPr>
          <w:rFonts w:ascii="IRANSans" w:eastAsia="Times New Roman" w:hAnsi="IRANSans" w:cs="Courier New"/>
          <w:color w:val="0D904F"/>
        </w:rPr>
        <w:t>"</w:t>
      </w:r>
      <w:proofErr w:type="spellStart"/>
      <w:r w:rsidRPr="00E850AE">
        <w:rPr>
          <w:rFonts w:ascii="IRANSans" w:eastAsia="Times New Roman" w:hAnsi="IRANSans" w:cs="Courier New"/>
          <w:color w:val="0D904F"/>
        </w:rPr>
        <w:t>datepicker</w:t>
      </w:r>
      <w:proofErr w:type="spellEnd"/>
      <w:r w:rsidRPr="00E850AE">
        <w:rPr>
          <w:rFonts w:ascii="IRANSans" w:eastAsia="Times New Roman" w:hAnsi="IRANSans" w:cs="Courier New"/>
          <w:color w:val="0D904F"/>
        </w:rPr>
        <w:t>-time-view"</w:t>
      </w:r>
      <w:r w:rsidRPr="00E850AE">
        <w:rPr>
          <w:rFonts w:ascii="IRANSans" w:eastAsia="Times New Roman" w:hAnsi="IRANSans" w:cs="Courier New"/>
          <w:color w:val="37474F"/>
        </w:rPr>
        <w:t>&gt;</w:t>
      </w:r>
    </w:p>
    <w:p w:rsidR="00E850AE" w:rsidRPr="00E850AE" w:rsidRDefault="00E850AE" w:rsidP="00E85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textAlignment w:val="top"/>
        <w:rPr>
          <w:rFonts w:ascii="Courier New" w:eastAsia="Times New Roman" w:hAnsi="Courier New" w:cs="Courier New"/>
          <w:color w:val="37474F"/>
        </w:rPr>
      </w:pPr>
      <w:r w:rsidRPr="00E850AE">
        <w:rPr>
          <w:rFonts w:ascii="Courier New" w:eastAsia="Times New Roman" w:hAnsi="Courier New" w:cs="Courier New"/>
          <w:color w:val="37474F"/>
        </w:rPr>
        <w:t xml:space="preserve">     </w:t>
      </w:r>
      <w:r w:rsidRPr="00E850AE">
        <w:rPr>
          <w:rFonts w:ascii="IRANSans" w:eastAsia="Times New Roman" w:hAnsi="IRANSans" w:cs="Courier New"/>
          <w:color w:val="37474F"/>
        </w:rPr>
        <w:t>{{</w:t>
      </w:r>
      <w:r w:rsidRPr="00E850AE">
        <w:rPr>
          <w:rFonts w:ascii="IRANSans" w:eastAsia="Times New Roman" w:hAnsi="IRANSans" w:cs="Courier New"/>
          <w:color w:val="A61717"/>
        </w:rPr>
        <w:t>#</w:t>
      </w:r>
      <w:proofErr w:type="spellStart"/>
      <w:r w:rsidRPr="00E850AE">
        <w:rPr>
          <w:rFonts w:ascii="IRANSans" w:eastAsia="Times New Roman" w:hAnsi="IRANSans" w:cs="Courier New"/>
          <w:color w:val="EC407A"/>
        </w:rPr>
        <w:t>hour</w:t>
      </w:r>
      <w:r w:rsidRPr="00E850AE">
        <w:rPr>
          <w:rFonts w:ascii="IRANSans" w:eastAsia="Times New Roman" w:hAnsi="IRANSans" w:cs="Courier New"/>
          <w:color w:val="37474F"/>
        </w:rPr>
        <w:t>.</w:t>
      </w:r>
      <w:r w:rsidRPr="00E850AE">
        <w:rPr>
          <w:rFonts w:ascii="IRANSans" w:eastAsia="Times New Roman" w:hAnsi="IRANSans" w:cs="Courier New"/>
          <w:color w:val="EC407A"/>
        </w:rPr>
        <w:t>enabled</w:t>
      </w:r>
      <w:proofErr w:type="spellEnd"/>
      <w:r w:rsidRPr="00E850AE">
        <w:rPr>
          <w:rFonts w:ascii="IRANSans" w:eastAsia="Times New Roman" w:hAnsi="IRANSans" w:cs="Courier New"/>
          <w:color w:val="37474F"/>
        </w:rPr>
        <w:t>}}</w:t>
      </w:r>
    </w:p>
    <w:p w:rsidR="00E850AE" w:rsidRPr="00E850AE" w:rsidRDefault="00E850AE" w:rsidP="00E85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textAlignment w:val="top"/>
        <w:rPr>
          <w:rFonts w:ascii="Courier New" w:eastAsia="Times New Roman" w:hAnsi="Courier New" w:cs="Courier New"/>
          <w:color w:val="37474F"/>
        </w:rPr>
      </w:pPr>
      <w:r w:rsidRPr="00E850AE">
        <w:rPr>
          <w:rFonts w:ascii="Courier New" w:eastAsia="Times New Roman" w:hAnsi="Courier New" w:cs="Courier New"/>
          <w:color w:val="37474F"/>
        </w:rPr>
        <w:t xml:space="preserve">     </w:t>
      </w:r>
      <w:r w:rsidRPr="00E850AE">
        <w:rPr>
          <w:rFonts w:ascii="IRANSans" w:eastAsia="Times New Roman" w:hAnsi="IRANSans" w:cs="Courier New"/>
          <w:color w:val="37474F"/>
        </w:rPr>
        <w:t>&lt;</w:t>
      </w:r>
      <w:r w:rsidRPr="00E850AE">
        <w:rPr>
          <w:rFonts w:ascii="IRANSans" w:eastAsia="Times New Roman" w:hAnsi="IRANSans" w:cs="Courier New"/>
          <w:color w:val="EC407A"/>
        </w:rPr>
        <w:t>div</w:t>
      </w:r>
      <w:r w:rsidRPr="00E850AE">
        <w:rPr>
          <w:rFonts w:ascii="Courier New" w:eastAsia="Times New Roman" w:hAnsi="Courier New" w:cs="Courier New"/>
          <w:color w:val="37474F"/>
        </w:rPr>
        <w:t xml:space="preserve"> </w:t>
      </w:r>
      <w:r w:rsidRPr="00E850AE">
        <w:rPr>
          <w:rFonts w:ascii="IRANSans" w:eastAsia="Times New Roman" w:hAnsi="IRANSans" w:cs="Courier New"/>
          <w:color w:val="3E61A2"/>
        </w:rPr>
        <w:t>class</w:t>
      </w:r>
      <w:r w:rsidRPr="00E850AE">
        <w:rPr>
          <w:rFonts w:ascii="IRANSans" w:eastAsia="Times New Roman" w:hAnsi="IRANSans" w:cs="Courier New"/>
          <w:color w:val="37474F"/>
        </w:rPr>
        <w:t>=</w:t>
      </w:r>
      <w:r w:rsidRPr="00E850AE">
        <w:rPr>
          <w:rFonts w:ascii="IRANSans" w:eastAsia="Times New Roman" w:hAnsi="IRANSans" w:cs="Courier New"/>
          <w:color w:val="0D904F"/>
        </w:rPr>
        <w:t>"hour time-segment"</w:t>
      </w:r>
      <w:r w:rsidRPr="00E850AE">
        <w:rPr>
          <w:rFonts w:ascii="Courier New" w:eastAsia="Times New Roman" w:hAnsi="Courier New" w:cs="Courier New"/>
          <w:color w:val="37474F"/>
        </w:rPr>
        <w:t xml:space="preserve"> </w:t>
      </w:r>
      <w:r w:rsidRPr="00E850AE">
        <w:rPr>
          <w:rFonts w:ascii="IRANSans" w:eastAsia="Times New Roman" w:hAnsi="IRANSans" w:cs="Courier New"/>
          <w:color w:val="EC407A"/>
        </w:rPr>
        <w:t>data</w:t>
      </w:r>
      <w:r w:rsidRPr="00E850AE">
        <w:rPr>
          <w:rFonts w:ascii="IRANSans" w:eastAsia="Times New Roman" w:hAnsi="IRANSans" w:cs="Courier New"/>
          <w:color w:val="37474F"/>
        </w:rPr>
        <w:t>-</w:t>
      </w:r>
      <w:r w:rsidRPr="00E850AE">
        <w:rPr>
          <w:rFonts w:ascii="IRANSans" w:eastAsia="Times New Roman" w:hAnsi="IRANSans" w:cs="Courier New"/>
          <w:color w:val="EC407A"/>
        </w:rPr>
        <w:t>time</w:t>
      </w:r>
      <w:r w:rsidRPr="00E850AE">
        <w:rPr>
          <w:rFonts w:ascii="IRANSans" w:eastAsia="Times New Roman" w:hAnsi="IRANSans" w:cs="Courier New"/>
          <w:color w:val="37474F"/>
        </w:rPr>
        <w:t>-</w:t>
      </w:r>
      <w:r w:rsidRPr="00E850AE">
        <w:rPr>
          <w:rFonts w:ascii="IRANSans" w:eastAsia="Times New Roman" w:hAnsi="IRANSans" w:cs="Courier New"/>
          <w:color w:val="EC407A"/>
        </w:rPr>
        <w:t>key</w:t>
      </w:r>
      <w:r w:rsidRPr="00E850AE">
        <w:rPr>
          <w:rFonts w:ascii="IRANSans" w:eastAsia="Times New Roman" w:hAnsi="IRANSans" w:cs="Courier New"/>
          <w:color w:val="37474F"/>
        </w:rPr>
        <w:t>=</w:t>
      </w:r>
      <w:r w:rsidRPr="00E850AE">
        <w:rPr>
          <w:rFonts w:ascii="IRANSans" w:eastAsia="Times New Roman" w:hAnsi="IRANSans" w:cs="Courier New"/>
          <w:color w:val="0D904F"/>
        </w:rPr>
        <w:t>"hour"</w:t>
      </w:r>
      <w:r w:rsidRPr="00E850AE">
        <w:rPr>
          <w:rFonts w:ascii="IRANSans" w:eastAsia="Times New Roman" w:hAnsi="IRANSans" w:cs="Courier New"/>
          <w:color w:val="37474F"/>
        </w:rPr>
        <w:t>&gt;</w:t>
      </w:r>
    </w:p>
    <w:p w:rsidR="00E850AE" w:rsidRPr="00E850AE" w:rsidRDefault="00E850AE" w:rsidP="00E85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textAlignment w:val="top"/>
        <w:rPr>
          <w:rFonts w:ascii="Courier New" w:eastAsia="Times New Roman" w:hAnsi="Courier New" w:cs="Courier New"/>
          <w:color w:val="37474F"/>
        </w:rPr>
      </w:pPr>
      <w:r w:rsidRPr="00E850AE">
        <w:rPr>
          <w:rFonts w:ascii="Courier New" w:eastAsia="Times New Roman" w:hAnsi="Courier New" w:cs="Courier New"/>
          <w:color w:val="37474F"/>
        </w:rPr>
        <w:t xml:space="preserve">     </w:t>
      </w:r>
      <w:r w:rsidRPr="00E850AE">
        <w:rPr>
          <w:rFonts w:ascii="IRANSans" w:eastAsia="Times New Roman" w:hAnsi="IRANSans" w:cs="Courier New"/>
          <w:color w:val="37474F"/>
        </w:rPr>
        <w:t>&lt;</w:t>
      </w:r>
      <w:r w:rsidRPr="00E850AE">
        <w:rPr>
          <w:rFonts w:ascii="IRANSans" w:eastAsia="Times New Roman" w:hAnsi="IRANSans" w:cs="Courier New"/>
          <w:color w:val="EC407A"/>
        </w:rPr>
        <w:t>div</w:t>
      </w:r>
      <w:r w:rsidRPr="00E850AE">
        <w:rPr>
          <w:rFonts w:ascii="Courier New" w:eastAsia="Times New Roman" w:hAnsi="Courier New" w:cs="Courier New"/>
          <w:color w:val="37474F"/>
        </w:rPr>
        <w:t xml:space="preserve"> </w:t>
      </w:r>
      <w:r w:rsidRPr="00E850AE">
        <w:rPr>
          <w:rFonts w:ascii="IRANSans" w:eastAsia="Times New Roman" w:hAnsi="IRANSans" w:cs="Courier New"/>
          <w:color w:val="3E61A2"/>
        </w:rPr>
        <w:t>class</w:t>
      </w:r>
      <w:r w:rsidRPr="00E850AE">
        <w:rPr>
          <w:rFonts w:ascii="IRANSans" w:eastAsia="Times New Roman" w:hAnsi="IRANSans" w:cs="Courier New"/>
          <w:color w:val="37474F"/>
        </w:rPr>
        <w:t>=</w:t>
      </w:r>
      <w:r w:rsidRPr="00E850AE">
        <w:rPr>
          <w:rFonts w:ascii="IRANSans" w:eastAsia="Times New Roman" w:hAnsi="IRANSans" w:cs="Courier New"/>
          <w:color w:val="0D904F"/>
        </w:rPr>
        <w:t>"up-</w:t>
      </w:r>
      <w:proofErr w:type="spellStart"/>
      <w:r w:rsidRPr="00E850AE">
        <w:rPr>
          <w:rFonts w:ascii="IRANSans" w:eastAsia="Times New Roman" w:hAnsi="IRANSans" w:cs="Courier New"/>
          <w:color w:val="0D904F"/>
        </w:rPr>
        <w:t>btn</w:t>
      </w:r>
      <w:proofErr w:type="spellEnd"/>
      <w:r w:rsidRPr="00E850AE">
        <w:rPr>
          <w:rFonts w:ascii="IRANSans" w:eastAsia="Times New Roman" w:hAnsi="IRANSans" w:cs="Courier New"/>
          <w:color w:val="0D904F"/>
        </w:rPr>
        <w:t>"</w:t>
      </w:r>
      <w:r w:rsidRPr="00E850AE">
        <w:rPr>
          <w:rFonts w:ascii="Courier New" w:eastAsia="Times New Roman" w:hAnsi="Courier New" w:cs="Courier New"/>
          <w:color w:val="37474F"/>
        </w:rPr>
        <w:t xml:space="preserve"> </w:t>
      </w:r>
      <w:r w:rsidRPr="00E850AE">
        <w:rPr>
          <w:rFonts w:ascii="IRANSans" w:eastAsia="Times New Roman" w:hAnsi="IRANSans" w:cs="Courier New"/>
          <w:color w:val="EC407A"/>
        </w:rPr>
        <w:t>data</w:t>
      </w:r>
      <w:r w:rsidRPr="00E850AE">
        <w:rPr>
          <w:rFonts w:ascii="IRANSans" w:eastAsia="Times New Roman" w:hAnsi="IRANSans" w:cs="Courier New"/>
          <w:color w:val="37474F"/>
        </w:rPr>
        <w:t>-</w:t>
      </w:r>
      <w:r w:rsidRPr="00E850AE">
        <w:rPr>
          <w:rFonts w:ascii="IRANSans" w:eastAsia="Times New Roman" w:hAnsi="IRANSans" w:cs="Courier New"/>
          <w:color w:val="EC407A"/>
        </w:rPr>
        <w:t>time</w:t>
      </w:r>
      <w:r w:rsidRPr="00E850AE">
        <w:rPr>
          <w:rFonts w:ascii="IRANSans" w:eastAsia="Times New Roman" w:hAnsi="IRANSans" w:cs="Courier New"/>
          <w:color w:val="37474F"/>
        </w:rPr>
        <w:t>-</w:t>
      </w:r>
      <w:r w:rsidRPr="00E850AE">
        <w:rPr>
          <w:rFonts w:ascii="IRANSans" w:eastAsia="Times New Roman" w:hAnsi="IRANSans" w:cs="Courier New"/>
          <w:color w:val="EC407A"/>
        </w:rPr>
        <w:t>key</w:t>
      </w:r>
      <w:r w:rsidRPr="00E850AE">
        <w:rPr>
          <w:rFonts w:ascii="IRANSans" w:eastAsia="Times New Roman" w:hAnsi="IRANSans" w:cs="Courier New"/>
          <w:color w:val="37474F"/>
        </w:rPr>
        <w:t>=</w:t>
      </w:r>
      <w:r w:rsidRPr="00E850AE">
        <w:rPr>
          <w:rFonts w:ascii="IRANSans" w:eastAsia="Times New Roman" w:hAnsi="IRANSans" w:cs="Courier New"/>
          <w:color w:val="0D904F"/>
        </w:rPr>
        <w:t>"hour"</w:t>
      </w:r>
      <w:r w:rsidRPr="00E850AE">
        <w:rPr>
          <w:rFonts w:ascii="IRANSans" w:eastAsia="Times New Roman" w:hAnsi="IRANSans" w:cs="Courier New"/>
          <w:color w:val="37474F"/>
        </w:rPr>
        <w:t>&gt;</w:t>
      </w:r>
      <w:r w:rsidRPr="00E850AE">
        <w:rPr>
          <w:rFonts w:ascii="IRANSans" w:eastAsia="Times New Roman" w:hAnsi="IRANSans" w:cs="Courier New"/>
          <w:color w:val="A61717"/>
        </w:rPr>
        <w:t>▲</w:t>
      </w:r>
      <w:r w:rsidRPr="00E850AE">
        <w:rPr>
          <w:rFonts w:ascii="IRANSans" w:eastAsia="Times New Roman" w:hAnsi="IRANSans" w:cs="Courier New"/>
          <w:color w:val="37474F"/>
        </w:rPr>
        <w:t>&lt;</w:t>
      </w:r>
      <w:r w:rsidRPr="00E850AE">
        <w:rPr>
          <w:rFonts w:ascii="IRANSans" w:eastAsia="Times New Roman" w:hAnsi="IRANSans" w:cs="Courier New"/>
          <w:color w:val="A61717"/>
        </w:rPr>
        <w:t>/div&gt;</w:t>
      </w:r>
    </w:p>
    <w:p w:rsidR="00E850AE" w:rsidRPr="00E850AE" w:rsidRDefault="00E850AE" w:rsidP="00E85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textAlignment w:val="top"/>
        <w:rPr>
          <w:rFonts w:ascii="Courier New" w:eastAsia="Times New Roman" w:hAnsi="Courier New" w:cs="Courier New"/>
          <w:color w:val="37474F"/>
        </w:rPr>
      </w:pPr>
      <w:r w:rsidRPr="00E850AE">
        <w:rPr>
          <w:rFonts w:ascii="Courier New" w:eastAsia="Times New Roman" w:hAnsi="Courier New" w:cs="Courier New"/>
          <w:color w:val="37474F"/>
        </w:rPr>
        <w:t xml:space="preserve">     </w:t>
      </w:r>
      <w:r w:rsidRPr="00E850AE">
        <w:rPr>
          <w:rFonts w:ascii="IRANSans" w:eastAsia="Times New Roman" w:hAnsi="IRANSans" w:cs="Courier New"/>
          <w:color w:val="37474F"/>
        </w:rPr>
        <w:t>&lt;</w:t>
      </w:r>
      <w:r w:rsidRPr="00E850AE">
        <w:rPr>
          <w:rFonts w:ascii="IRANSans" w:eastAsia="Times New Roman" w:hAnsi="IRANSans" w:cs="Courier New"/>
          <w:color w:val="EC407A"/>
        </w:rPr>
        <w:t>input</w:t>
      </w:r>
      <w:r w:rsidRPr="00E850AE">
        <w:rPr>
          <w:rFonts w:ascii="Courier New" w:eastAsia="Times New Roman" w:hAnsi="Courier New" w:cs="Courier New"/>
          <w:color w:val="37474F"/>
        </w:rPr>
        <w:t xml:space="preserve"> </w:t>
      </w:r>
      <w:r w:rsidRPr="00E850AE">
        <w:rPr>
          <w:rFonts w:ascii="IRANSans" w:eastAsia="Times New Roman" w:hAnsi="IRANSans" w:cs="Courier New"/>
          <w:color w:val="EC407A"/>
        </w:rPr>
        <w:t>value</w:t>
      </w:r>
      <w:r w:rsidRPr="00E850AE">
        <w:rPr>
          <w:rFonts w:ascii="IRANSans" w:eastAsia="Times New Roman" w:hAnsi="IRANSans" w:cs="Courier New"/>
          <w:color w:val="37474F"/>
        </w:rPr>
        <w:t>=</w:t>
      </w:r>
      <w:r w:rsidRPr="00E850AE">
        <w:rPr>
          <w:rFonts w:ascii="IRANSans" w:eastAsia="Times New Roman" w:hAnsi="IRANSans" w:cs="Courier New"/>
          <w:color w:val="0D904F"/>
        </w:rPr>
        <w:t>"{{</w:t>
      </w:r>
      <w:proofErr w:type="spellStart"/>
      <w:r w:rsidRPr="00E850AE">
        <w:rPr>
          <w:rFonts w:ascii="IRANSans" w:eastAsia="Times New Roman" w:hAnsi="IRANSans" w:cs="Courier New"/>
          <w:color w:val="0D904F"/>
        </w:rPr>
        <w:t>hour.title</w:t>
      </w:r>
      <w:proofErr w:type="spellEnd"/>
      <w:r w:rsidRPr="00E850AE">
        <w:rPr>
          <w:rFonts w:ascii="IRANSans" w:eastAsia="Times New Roman" w:hAnsi="IRANSans" w:cs="Courier New"/>
          <w:color w:val="0D904F"/>
        </w:rPr>
        <w:t>}}"</w:t>
      </w:r>
      <w:r w:rsidRPr="00E850AE">
        <w:rPr>
          <w:rFonts w:ascii="Courier New" w:eastAsia="Times New Roman" w:hAnsi="Courier New" w:cs="Courier New"/>
          <w:color w:val="37474F"/>
        </w:rPr>
        <w:t xml:space="preserve"> </w:t>
      </w:r>
      <w:r w:rsidRPr="00E850AE">
        <w:rPr>
          <w:rFonts w:ascii="IRANSans" w:eastAsia="Times New Roman" w:hAnsi="IRANSans" w:cs="Courier New"/>
          <w:color w:val="EC407A"/>
        </w:rPr>
        <w:t>type</w:t>
      </w:r>
      <w:r w:rsidRPr="00E850AE">
        <w:rPr>
          <w:rFonts w:ascii="IRANSans" w:eastAsia="Times New Roman" w:hAnsi="IRANSans" w:cs="Courier New"/>
          <w:color w:val="37474F"/>
        </w:rPr>
        <w:t>=</w:t>
      </w:r>
      <w:r w:rsidRPr="00E850AE">
        <w:rPr>
          <w:rFonts w:ascii="IRANSans" w:eastAsia="Times New Roman" w:hAnsi="IRANSans" w:cs="Courier New"/>
          <w:color w:val="0D904F"/>
        </w:rPr>
        <w:t>"text"</w:t>
      </w:r>
      <w:r w:rsidRPr="00E850AE">
        <w:rPr>
          <w:rFonts w:ascii="Courier New" w:eastAsia="Times New Roman" w:hAnsi="Courier New" w:cs="Courier New"/>
          <w:color w:val="37474F"/>
        </w:rPr>
        <w:t xml:space="preserve"> </w:t>
      </w:r>
      <w:r w:rsidRPr="00E850AE">
        <w:rPr>
          <w:rFonts w:ascii="IRANSans" w:eastAsia="Times New Roman" w:hAnsi="IRANSans" w:cs="Courier New"/>
          <w:color w:val="EC407A"/>
        </w:rPr>
        <w:t>placeholder</w:t>
      </w:r>
      <w:r w:rsidRPr="00E850AE">
        <w:rPr>
          <w:rFonts w:ascii="IRANSans" w:eastAsia="Times New Roman" w:hAnsi="IRANSans" w:cs="Courier New"/>
          <w:color w:val="37474F"/>
        </w:rPr>
        <w:t>=</w:t>
      </w:r>
      <w:r w:rsidRPr="00E850AE">
        <w:rPr>
          <w:rFonts w:ascii="IRANSans" w:eastAsia="Times New Roman" w:hAnsi="IRANSans" w:cs="Courier New"/>
          <w:color w:val="0D904F"/>
        </w:rPr>
        <w:t>"hour"</w:t>
      </w:r>
      <w:r w:rsidRPr="00E850AE">
        <w:rPr>
          <w:rFonts w:ascii="Courier New" w:eastAsia="Times New Roman" w:hAnsi="Courier New" w:cs="Courier New"/>
          <w:color w:val="37474F"/>
        </w:rPr>
        <w:t xml:space="preserve"> </w:t>
      </w:r>
      <w:r w:rsidRPr="00E850AE">
        <w:rPr>
          <w:rFonts w:ascii="IRANSans" w:eastAsia="Times New Roman" w:hAnsi="IRANSans" w:cs="Courier New"/>
          <w:color w:val="3E61A2"/>
        </w:rPr>
        <w:t>class</w:t>
      </w:r>
      <w:r w:rsidRPr="00E850AE">
        <w:rPr>
          <w:rFonts w:ascii="IRANSans" w:eastAsia="Times New Roman" w:hAnsi="IRANSans" w:cs="Courier New"/>
          <w:color w:val="37474F"/>
        </w:rPr>
        <w:t>=</w:t>
      </w:r>
      <w:r w:rsidRPr="00E850AE">
        <w:rPr>
          <w:rFonts w:ascii="IRANSans" w:eastAsia="Times New Roman" w:hAnsi="IRANSans" w:cs="Courier New"/>
          <w:color w:val="0D904F"/>
        </w:rPr>
        <w:t>"hour-input"</w:t>
      </w:r>
      <w:r w:rsidRPr="00E850AE">
        <w:rPr>
          <w:rFonts w:ascii="IRANSans" w:eastAsia="Times New Roman" w:hAnsi="IRANSans" w:cs="Courier New"/>
          <w:color w:val="37474F"/>
        </w:rPr>
        <w:t>&gt;</w:t>
      </w:r>
    </w:p>
    <w:p w:rsidR="00E850AE" w:rsidRPr="00E850AE" w:rsidRDefault="00E850AE" w:rsidP="00E85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textAlignment w:val="top"/>
        <w:rPr>
          <w:rFonts w:ascii="Courier New" w:eastAsia="Times New Roman" w:hAnsi="Courier New" w:cs="Courier New"/>
          <w:color w:val="37474F"/>
        </w:rPr>
      </w:pPr>
      <w:r w:rsidRPr="00E850AE">
        <w:rPr>
          <w:rFonts w:ascii="Courier New" w:eastAsia="Times New Roman" w:hAnsi="Courier New" w:cs="Courier New"/>
          <w:color w:val="37474F"/>
        </w:rPr>
        <w:t xml:space="preserve">     </w:t>
      </w:r>
      <w:r w:rsidRPr="00E850AE">
        <w:rPr>
          <w:rFonts w:ascii="IRANSans" w:eastAsia="Times New Roman" w:hAnsi="IRANSans" w:cs="Courier New"/>
          <w:color w:val="37474F"/>
        </w:rPr>
        <w:t>&lt;</w:t>
      </w:r>
      <w:r w:rsidRPr="00E850AE">
        <w:rPr>
          <w:rFonts w:ascii="IRANSans" w:eastAsia="Times New Roman" w:hAnsi="IRANSans" w:cs="Courier New"/>
          <w:color w:val="EC407A"/>
        </w:rPr>
        <w:t>div</w:t>
      </w:r>
      <w:r w:rsidRPr="00E850AE">
        <w:rPr>
          <w:rFonts w:ascii="Courier New" w:eastAsia="Times New Roman" w:hAnsi="Courier New" w:cs="Courier New"/>
          <w:color w:val="37474F"/>
        </w:rPr>
        <w:t xml:space="preserve"> </w:t>
      </w:r>
      <w:r w:rsidRPr="00E850AE">
        <w:rPr>
          <w:rFonts w:ascii="IRANSans" w:eastAsia="Times New Roman" w:hAnsi="IRANSans" w:cs="Courier New"/>
          <w:color w:val="3E61A2"/>
        </w:rPr>
        <w:t>class</w:t>
      </w:r>
      <w:r w:rsidRPr="00E850AE">
        <w:rPr>
          <w:rFonts w:ascii="IRANSans" w:eastAsia="Times New Roman" w:hAnsi="IRANSans" w:cs="Courier New"/>
          <w:color w:val="37474F"/>
        </w:rPr>
        <w:t>=</w:t>
      </w:r>
      <w:r w:rsidRPr="00E850AE">
        <w:rPr>
          <w:rFonts w:ascii="IRANSans" w:eastAsia="Times New Roman" w:hAnsi="IRANSans" w:cs="Courier New"/>
          <w:color w:val="0D904F"/>
        </w:rPr>
        <w:t>"down-</w:t>
      </w:r>
      <w:proofErr w:type="spellStart"/>
      <w:r w:rsidRPr="00E850AE">
        <w:rPr>
          <w:rFonts w:ascii="IRANSans" w:eastAsia="Times New Roman" w:hAnsi="IRANSans" w:cs="Courier New"/>
          <w:color w:val="0D904F"/>
        </w:rPr>
        <w:t>btn</w:t>
      </w:r>
      <w:proofErr w:type="spellEnd"/>
      <w:r w:rsidRPr="00E850AE">
        <w:rPr>
          <w:rFonts w:ascii="IRANSans" w:eastAsia="Times New Roman" w:hAnsi="IRANSans" w:cs="Courier New"/>
          <w:color w:val="0D904F"/>
        </w:rPr>
        <w:t>"</w:t>
      </w:r>
      <w:r w:rsidRPr="00E850AE">
        <w:rPr>
          <w:rFonts w:ascii="Courier New" w:eastAsia="Times New Roman" w:hAnsi="Courier New" w:cs="Courier New"/>
          <w:color w:val="37474F"/>
        </w:rPr>
        <w:t xml:space="preserve"> </w:t>
      </w:r>
      <w:r w:rsidRPr="00E850AE">
        <w:rPr>
          <w:rFonts w:ascii="IRANSans" w:eastAsia="Times New Roman" w:hAnsi="IRANSans" w:cs="Courier New"/>
          <w:color w:val="EC407A"/>
        </w:rPr>
        <w:t>data</w:t>
      </w:r>
      <w:r w:rsidRPr="00E850AE">
        <w:rPr>
          <w:rFonts w:ascii="IRANSans" w:eastAsia="Times New Roman" w:hAnsi="IRANSans" w:cs="Courier New"/>
          <w:color w:val="37474F"/>
        </w:rPr>
        <w:t>-</w:t>
      </w:r>
      <w:r w:rsidRPr="00E850AE">
        <w:rPr>
          <w:rFonts w:ascii="IRANSans" w:eastAsia="Times New Roman" w:hAnsi="IRANSans" w:cs="Courier New"/>
          <w:color w:val="EC407A"/>
        </w:rPr>
        <w:t>time</w:t>
      </w:r>
      <w:r w:rsidRPr="00E850AE">
        <w:rPr>
          <w:rFonts w:ascii="IRANSans" w:eastAsia="Times New Roman" w:hAnsi="IRANSans" w:cs="Courier New"/>
          <w:color w:val="37474F"/>
        </w:rPr>
        <w:t>-</w:t>
      </w:r>
      <w:r w:rsidRPr="00E850AE">
        <w:rPr>
          <w:rFonts w:ascii="IRANSans" w:eastAsia="Times New Roman" w:hAnsi="IRANSans" w:cs="Courier New"/>
          <w:color w:val="EC407A"/>
        </w:rPr>
        <w:t>key</w:t>
      </w:r>
      <w:r w:rsidRPr="00E850AE">
        <w:rPr>
          <w:rFonts w:ascii="IRANSans" w:eastAsia="Times New Roman" w:hAnsi="IRANSans" w:cs="Courier New"/>
          <w:color w:val="37474F"/>
        </w:rPr>
        <w:t>=</w:t>
      </w:r>
      <w:r w:rsidRPr="00E850AE">
        <w:rPr>
          <w:rFonts w:ascii="IRANSans" w:eastAsia="Times New Roman" w:hAnsi="IRANSans" w:cs="Courier New"/>
          <w:color w:val="0D904F"/>
        </w:rPr>
        <w:t>"hour"</w:t>
      </w:r>
      <w:r w:rsidRPr="00E850AE">
        <w:rPr>
          <w:rFonts w:ascii="IRANSans" w:eastAsia="Times New Roman" w:hAnsi="IRANSans" w:cs="Courier New"/>
          <w:color w:val="37474F"/>
        </w:rPr>
        <w:t>&gt;</w:t>
      </w:r>
      <w:r w:rsidRPr="00E850AE">
        <w:rPr>
          <w:rFonts w:ascii="IRANSans" w:eastAsia="Times New Roman" w:hAnsi="IRANSans" w:cs="Courier New"/>
          <w:color w:val="A61717"/>
        </w:rPr>
        <w:t>▼</w:t>
      </w:r>
      <w:r w:rsidRPr="00E850AE">
        <w:rPr>
          <w:rFonts w:ascii="IRANSans" w:eastAsia="Times New Roman" w:hAnsi="IRANSans" w:cs="Courier New"/>
          <w:color w:val="37474F"/>
        </w:rPr>
        <w:t>&lt;</w:t>
      </w:r>
      <w:r w:rsidRPr="00E850AE">
        <w:rPr>
          <w:rFonts w:ascii="IRANSans" w:eastAsia="Times New Roman" w:hAnsi="IRANSans" w:cs="Courier New"/>
          <w:color w:val="A61717"/>
        </w:rPr>
        <w:t>/div&gt;</w:t>
      </w:r>
    </w:p>
    <w:p w:rsidR="00E850AE" w:rsidRPr="00E850AE" w:rsidRDefault="00E850AE" w:rsidP="00E85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textAlignment w:val="top"/>
        <w:rPr>
          <w:rFonts w:ascii="Courier New" w:eastAsia="Times New Roman" w:hAnsi="Courier New" w:cs="Courier New"/>
          <w:color w:val="37474F"/>
        </w:rPr>
      </w:pPr>
      <w:r w:rsidRPr="00E850AE">
        <w:rPr>
          <w:rFonts w:ascii="Courier New" w:eastAsia="Times New Roman" w:hAnsi="Courier New" w:cs="Courier New"/>
          <w:color w:val="37474F"/>
        </w:rPr>
        <w:t xml:space="preserve">     </w:t>
      </w:r>
      <w:r w:rsidRPr="00E850AE">
        <w:rPr>
          <w:rFonts w:ascii="IRANSans" w:eastAsia="Times New Roman" w:hAnsi="IRANSans" w:cs="Courier New"/>
          <w:color w:val="37474F"/>
        </w:rPr>
        <w:t>&lt;</w:t>
      </w:r>
      <w:r w:rsidRPr="00E850AE">
        <w:rPr>
          <w:rFonts w:ascii="IRANSans" w:eastAsia="Times New Roman" w:hAnsi="IRANSans" w:cs="Courier New"/>
          <w:color w:val="A61717"/>
        </w:rPr>
        <w:t>/div&gt;</w:t>
      </w:r>
    </w:p>
    <w:p w:rsidR="00E850AE" w:rsidRPr="00E850AE" w:rsidRDefault="00E850AE" w:rsidP="00E85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textAlignment w:val="top"/>
        <w:rPr>
          <w:rFonts w:ascii="Courier New" w:eastAsia="Times New Roman" w:hAnsi="Courier New" w:cs="Courier New"/>
          <w:color w:val="37474F"/>
        </w:rPr>
      </w:pPr>
      <w:r w:rsidRPr="00E850AE">
        <w:rPr>
          <w:rFonts w:ascii="Courier New" w:eastAsia="Times New Roman" w:hAnsi="Courier New" w:cs="Courier New"/>
          <w:color w:val="37474F"/>
        </w:rPr>
        <w:t xml:space="preserve">     </w:t>
      </w:r>
      <w:r w:rsidRPr="00E850AE">
        <w:rPr>
          <w:rFonts w:ascii="IRANSans" w:eastAsia="Times New Roman" w:hAnsi="IRANSans" w:cs="Courier New"/>
          <w:color w:val="37474F"/>
        </w:rPr>
        <w:t>&lt;</w:t>
      </w:r>
      <w:r w:rsidRPr="00E850AE">
        <w:rPr>
          <w:rFonts w:ascii="IRANSans" w:eastAsia="Times New Roman" w:hAnsi="IRANSans" w:cs="Courier New"/>
          <w:color w:val="EC407A"/>
        </w:rPr>
        <w:t>div</w:t>
      </w:r>
      <w:r w:rsidRPr="00E850AE">
        <w:rPr>
          <w:rFonts w:ascii="Courier New" w:eastAsia="Times New Roman" w:hAnsi="Courier New" w:cs="Courier New"/>
          <w:color w:val="37474F"/>
        </w:rPr>
        <w:t xml:space="preserve"> </w:t>
      </w:r>
      <w:r w:rsidRPr="00E850AE">
        <w:rPr>
          <w:rFonts w:ascii="IRANSans" w:eastAsia="Times New Roman" w:hAnsi="IRANSans" w:cs="Courier New"/>
          <w:color w:val="3E61A2"/>
        </w:rPr>
        <w:t>class</w:t>
      </w:r>
      <w:r w:rsidRPr="00E850AE">
        <w:rPr>
          <w:rFonts w:ascii="IRANSans" w:eastAsia="Times New Roman" w:hAnsi="IRANSans" w:cs="Courier New"/>
          <w:color w:val="37474F"/>
        </w:rPr>
        <w:t>=</w:t>
      </w:r>
      <w:r w:rsidRPr="00E850AE">
        <w:rPr>
          <w:rFonts w:ascii="IRANSans" w:eastAsia="Times New Roman" w:hAnsi="IRANSans" w:cs="Courier New"/>
          <w:color w:val="0D904F"/>
        </w:rPr>
        <w:t>"divider"</w:t>
      </w:r>
      <w:proofErr w:type="gramStart"/>
      <w:r w:rsidRPr="00E850AE">
        <w:rPr>
          <w:rFonts w:ascii="IRANSans" w:eastAsia="Times New Roman" w:hAnsi="IRANSans" w:cs="Courier New"/>
          <w:color w:val="37474F"/>
        </w:rPr>
        <w:t>&gt;:</w:t>
      </w:r>
      <w:proofErr w:type="gramEnd"/>
      <w:r w:rsidRPr="00E850AE">
        <w:rPr>
          <w:rFonts w:ascii="IRANSans" w:eastAsia="Times New Roman" w:hAnsi="IRANSans" w:cs="Courier New"/>
          <w:color w:val="37474F"/>
        </w:rPr>
        <w:t>&lt;</w:t>
      </w:r>
      <w:r w:rsidRPr="00E850AE">
        <w:rPr>
          <w:rFonts w:ascii="IRANSans" w:eastAsia="Times New Roman" w:hAnsi="IRANSans" w:cs="Courier New"/>
          <w:color w:val="A61717"/>
        </w:rPr>
        <w:t>/div&gt;</w:t>
      </w:r>
    </w:p>
    <w:p w:rsidR="00E850AE" w:rsidRPr="00E850AE" w:rsidRDefault="00E850AE" w:rsidP="00E85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textAlignment w:val="top"/>
        <w:rPr>
          <w:rFonts w:ascii="Courier New" w:eastAsia="Times New Roman" w:hAnsi="Courier New" w:cs="Courier New"/>
          <w:color w:val="37474F"/>
        </w:rPr>
      </w:pPr>
      <w:r w:rsidRPr="00E850AE">
        <w:rPr>
          <w:rFonts w:ascii="Courier New" w:eastAsia="Times New Roman" w:hAnsi="Courier New" w:cs="Courier New"/>
          <w:color w:val="37474F"/>
        </w:rPr>
        <w:t xml:space="preserve">     </w:t>
      </w:r>
      <w:r w:rsidRPr="00E850AE">
        <w:rPr>
          <w:rFonts w:ascii="IRANSans" w:eastAsia="Times New Roman" w:hAnsi="IRANSans" w:cs="Courier New"/>
          <w:color w:val="37474F"/>
        </w:rPr>
        <w:t>{{</w:t>
      </w:r>
      <w:r w:rsidRPr="00E850AE">
        <w:rPr>
          <w:rFonts w:ascii="IRANSans" w:eastAsia="Times New Roman" w:hAnsi="IRANSans" w:cs="Courier New"/>
          <w:color w:val="A61717"/>
        </w:rPr>
        <w:t>/</w:t>
      </w:r>
      <w:proofErr w:type="spellStart"/>
      <w:r w:rsidRPr="00E850AE">
        <w:rPr>
          <w:rFonts w:ascii="IRANSans" w:eastAsia="Times New Roman" w:hAnsi="IRANSans" w:cs="Courier New"/>
          <w:color w:val="A61717"/>
        </w:rPr>
        <w:t>hour.enabled</w:t>
      </w:r>
      <w:proofErr w:type="spellEnd"/>
      <w:r w:rsidRPr="00E850AE">
        <w:rPr>
          <w:rFonts w:ascii="IRANSans" w:eastAsia="Times New Roman" w:hAnsi="IRANSans" w:cs="Courier New"/>
          <w:color w:val="A61717"/>
        </w:rPr>
        <w:t>}}</w:t>
      </w:r>
    </w:p>
    <w:p w:rsidR="00E850AE" w:rsidRPr="00E850AE" w:rsidRDefault="00E850AE" w:rsidP="00E85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textAlignment w:val="top"/>
        <w:rPr>
          <w:rFonts w:ascii="Courier New" w:eastAsia="Times New Roman" w:hAnsi="Courier New" w:cs="Courier New"/>
          <w:color w:val="37474F"/>
        </w:rPr>
      </w:pPr>
      <w:r w:rsidRPr="00E850AE">
        <w:rPr>
          <w:rFonts w:ascii="Courier New" w:eastAsia="Times New Roman" w:hAnsi="Courier New" w:cs="Courier New"/>
          <w:color w:val="37474F"/>
        </w:rPr>
        <w:t xml:space="preserve">     </w:t>
      </w:r>
      <w:r w:rsidRPr="00E850AE">
        <w:rPr>
          <w:rFonts w:ascii="IRANSans" w:eastAsia="Times New Roman" w:hAnsi="IRANSans" w:cs="Courier New"/>
          <w:color w:val="37474F"/>
        </w:rPr>
        <w:t>{{</w:t>
      </w:r>
      <w:r w:rsidRPr="00E850AE">
        <w:rPr>
          <w:rFonts w:ascii="IRANSans" w:eastAsia="Times New Roman" w:hAnsi="IRANSans" w:cs="Courier New"/>
          <w:color w:val="A61717"/>
        </w:rPr>
        <w:t>#</w:t>
      </w:r>
      <w:proofErr w:type="spellStart"/>
      <w:r w:rsidRPr="00E850AE">
        <w:rPr>
          <w:rFonts w:ascii="IRANSans" w:eastAsia="Times New Roman" w:hAnsi="IRANSans" w:cs="Courier New"/>
          <w:color w:val="EC407A"/>
        </w:rPr>
        <w:t>minute</w:t>
      </w:r>
      <w:r w:rsidRPr="00E850AE">
        <w:rPr>
          <w:rFonts w:ascii="IRANSans" w:eastAsia="Times New Roman" w:hAnsi="IRANSans" w:cs="Courier New"/>
          <w:color w:val="37474F"/>
        </w:rPr>
        <w:t>.</w:t>
      </w:r>
      <w:r w:rsidRPr="00E850AE">
        <w:rPr>
          <w:rFonts w:ascii="IRANSans" w:eastAsia="Times New Roman" w:hAnsi="IRANSans" w:cs="Courier New"/>
          <w:color w:val="EC407A"/>
        </w:rPr>
        <w:t>enabled</w:t>
      </w:r>
      <w:proofErr w:type="spellEnd"/>
      <w:r w:rsidRPr="00E850AE">
        <w:rPr>
          <w:rFonts w:ascii="IRANSans" w:eastAsia="Times New Roman" w:hAnsi="IRANSans" w:cs="Courier New"/>
          <w:color w:val="37474F"/>
        </w:rPr>
        <w:t>}}</w:t>
      </w:r>
    </w:p>
    <w:p w:rsidR="00E850AE" w:rsidRPr="00E850AE" w:rsidRDefault="00E850AE" w:rsidP="00E85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textAlignment w:val="top"/>
        <w:rPr>
          <w:rFonts w:ascii="Courier New" w:eastAsia="Times New Roman" w:hAnsi="Courier New" w:cs="Courier New"/>
          <w:color w:val="37474F"/>
        </w:rPr>
      </w:pPr>
      <w:r w:rsidRPr="00E850AE">
        <w:rPr>
          <w:rFonts w:ascii="Courier New" w:eastAsia="Times New Roman" w:hAnsi="Courier New" w:cs="Courier New"/>
          <w:color w:val="37474F"/>
        </w:rPr>
        <w:t xml:space="preserve">     </w:t>
      </w:r>
      <w:r w:rsidRPr="00E850AE">
        <w:rPr>
          <w:rFonts w:ascii="IRANSans" w:eastAsia="Times New Roman" w:hAnsi="IRANSans" w:cs="Courier New"/>
          <w:color w:val="37474F"/>
        </w:rPr>
        <w:t>&lt;</w:t>
      </w:r>
      <w:r w:rsidRPr="00E850AE">
        <w:rPr>
          <w:rFonts w:ascii="IRANSans" w:eastAsia="Times New Roman" w:hAnsi="IRANSans" w:cs="Courier New"/>
          <w:color w:val="EC407A"/>
        </w:rPr>
        <w:t>div</w:t>
      </w:r>
      <w:r w:rsidRPr="00E850AE">
        <w:rPr>
          <w:rFonts w:ascii="Courier New" w:eastAsia="Times New Roman" w:hAnsi="Courier New" w:cs="Courier New"/>
          <w:color w:val="37474F"/>
        </w:rPr>
        <w:t xml:space="preserve"> </w:t>
      </w:r>
      <w:r w:rsidRPr="00E850AE">
        <w:rPr>
          <w:rFonts w:ascii="IRANSans" w:eastAsia="Times New Roman" w:hAnsi="IRANSans" w:cs="Courier New"/>
          <w:color w:val="3E61A2"/>
        </w:rPr>
        <w:t>class</w:t>
      </w:r>
      <w:r w:rsidRPr="00E850AE">
        <w:rPr>
          <w:rFonts w:ascii="IRANSans" w:eastAsia="Times New Roman" w:hAnsi="IRANSans" w:cs="Courier New"/>
          <w:color w:val="37474F"/>
        </w:rPr>
        <w:t>=</w:t>
      </w:r>
      <w:r w:rsidRPr="00E850AE">
        <w:rPr>
          <w:rFonts w:ascii="IRANSans" w:eastAsia="Times New Roman" w:hAnsi="IRANSans" w:cs="Courier New"/>
          <w:color w:val="0D904F"/>
        </w:rPr>
        <w:t>"minute time-segment"</w:t>
      </w:r>
      <w:r w:rsidRPr="00E850AE">
        <w:rPr>
          <w:rFonts w:ascii="Courier New" w:eastAsia="Times New Roman" w:hAnsi="Courier New" w:cs="Courier New"/>
          <w:color w:val="37474F"/>
        </w:rPr>
        <w:t xml:space="preserve"> </w:t>
      </w:r>
      <w:r w:rsidRPr="00E850AE">
        <w:rPr>
          <w:rFonts w:ascii="IRANSans" w:eastAsia="Times New Roman" w:hAnsi="IRANSans" w:cs="Courier New"/>
          <w:color w:val="EC407A"/>
        </w:rPr>
        <w:t>data</w:t>
      </w:r>
      <w:r w:rsidRPr="00E850AE">
        <w:rPr>
          <w:rFonts w:ascii="IRANSans" w:eastAsia="Times New Roman" w:hAnsi="IRANSans" w:cs="Courier New"/>
          <w:color w:val="37474F"/>
        </w:rPr>
        <w:t>-</w:t>
      </w:r>
      <w:r w:rsidRPr="00E850AE">
        <w:rPr>
          <w:rFonts w:ascii="IRANSans" w:eastAsia="Times New Roman" w:hAnsi="IRANSans" w:cs="Courier New"/>
          <w:color w:val="EC407A"/>
        </w:rPr>
        <w:t>time</w:t>
      </w:r>
      <w:r w:rsidRPr="00E850AE">
        <w:rPr>
          <w:rFonts w:ascii="IRANSans" w:eastAsia="Times New Roman" w:hAnsi="IRANSans" w:cs="Courier New"/>
          <w:color w:val="37474F"/>
        </w:rPr>
        <w:t>-</w:t>
      </w:r>
      <w:r w:rsidRPr="00E850AE">
        <w:rPr>
          <w:rFonts w:ascii="IRANSans" w:eastAsia="Times New Roman" w:hAnsi="IRANSans" w:cs="Courier New"/>
          <w:color w:val="EC407A"/>
        </w:rPr>
        <w:t>key</w:t>
      </w:r>
      <w:r w:rsidRPr="00E850AE">
        <w:rPr>
          <w:rFonts w:ascii="IRANSans" w:eastAsia="Times New Roman" w:hAnsi="IRANSans" w:cs="Courier New"/>
          <w:color w:val="37474F"/>
        </w:rPr>
        <w:t>=</w:t>
      </w:r>
      <w:r w:rsidRPr="00E850AE">
        <w:rPr>
          <w:rFonts w:ascii="IRANSans" w:eastAsia="Times New Roman" w:hAnsi="IRANSans" w:cs="Courier New"/>
          <w:color w:val="0D904F"/>
        </w:rPr>
        <w:t>"minute"</w:t>
      </w:r>
      <w:r w:rsidRPr="00E850AE">
        <w:rPr>
          <w:rFonts w:ascii="Courier New" w:eastAsia="Times New Roman" w:hAnsi="Courier New" w:cs="Courier New"/>
          <w:color w:val="37474F"/>
        </w:rPr>
        <w:t xml:space="preserve"> </w:t>
      </w:r>
      <w:r w:rsidRPr="00E850AE">
        <w:rPr>
          <w:rFonts w:ascii="IRANSans" w:eastAsia="Times New Roman" w:hAnsi="IRANSans" w:cs="Courier New"/>
          <w:color w:val="37474F"/>
        </w:rPr>
        <w:t>&gt;</w:t>
      </w:r>
    </w:p>
    <w:p w:rsidR="00E850AE" w:rsidRPr="00E850AE" w:rsidRDefault="00E850AE" w:rsidP="00E85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textAlignment w:val="top"/>
        <w:rPr>
          <w:rFonts w:ascii="Courier New" w:eastAsia="Times New Roman" w:hAnsi="Courier New" w:cs="Courier New"/>
          <w:color w:val="37474F"/>
        </w:rPr>
      </w:pPr>
      <w:r w:rsidRPr="00E850AE">
        <w:rPr>
          <w:rFonts w:ascii="Courier New" w:eastAsia="Times New Roman" w:hAnsi="Courier New" w:cs="Courier New"/>
          <w:color w:val="37474F"/>
        </w:rPr>
        <w:t xml:space="preserve">     </w:t>
      </w:r>
      <w:r w:rsidRPr="00E850AE">
        <w:rPr>
          <w:rFonts w:ascii="IRANSans" w:eastAsia="Times New Roman" w:hAnsi="IRANSans" w:cs="Courier New"/>
          <w:color w:val="37474F"/>
        </w:rPr>
        <w:t>&lt;</w:t>
      </w:r>
      <w:r w:rsidRPr="00E850AE">
        <w:rPr>
          <w:rFonts w:ascii="IRANSans" w:eastAsia="Times New Roman" w:hAnsi="IRANSans" w:cs="Courier New"/>
          <w:color w:val="EC407A"/>
        </w:rPr>
        <w:t>div</w:t>
      </w:r>
      <w:r w:rsidRPr="00E850AE">
        <w:rPr>
          <w:rFonts w:ascii="Courier New" w:eastAsia="Times New Roman" w:hAnsi="Courier New" w:cs="Courier New"/>
          <w:color w:val="37474F"/>
        </w:rPr>
        <w:t xml:space="preserve"> </w:t>
      </w:r>
      <w:r w:rsidRPr="00E850AE">
        <w:rPr>
          <w:rFonts w:ascii="IRANSans" w:eastAsia="Times New Roman" w:hAnsi="IRANSans" w:cs="Courier New"/>
          <w:color w:val="3E61A2"/>
        </w:rPr>
        <w:t>class</w:t>
      </w:r>
      <w:r w:rsidRPr="00E850AE">
        <w:rPr>
          <w:rFonts w:ascii="IRANSans" w:eastAsia="Times New Roman" w:hAnsi="IRANSans" w:cs="Courier New"/>
          <w:color w:val="37474F"/>
        </w:rPr>
        <w:t>=</w:t>
      </w:r>
      <w:r w:rsidRPr="00E850AE">
        <w:rPr>
          <w:rFonts w:ascii="IRANSans" w:eastAsia="Times New Roman" w:hAnsi="IRANSans" w:cs="Courier New"/>
          <w:color w:val="0D904F"/>
        </w:rPr>
        <w:t>"up-</w:t>
      </w:r>
      <w:proofErr w:type="spellStart"/>
      <w:r w:rsidRPr="00E850AE">
        <w:rPr>
          <w:rFonts w:ascii="IRANSans" w:eastAsia="Times New Roman" w:hAnsi="IRANSans" w:cs="Courier New"/>
          <w:color w:val="0D904F"/>
        </w:rPr>
        <w:t>btn</w:t>
      </w:r>
      <w:proofErr w:type="spellEnd"/>
      <w:r w:rsidRPr="00E850AE">
        <w:rPr>
          <w:rFonts w:ascii="IRANSans" w:eastAsia="Times New Roman" w:hAnsi="IRANSans" w:cs="Courier New"/>
          <w:color w:val="0D904F"/>
        </w:rPr>
        <w:t>"</w:t>
      </w:r>
      <w:r w:rsidRPr="00E850AE">
        <w:rPr>
          <w:rFonts w:ascii="Courier New" w:eastAsia="Times New Roman" w:hAnsi="Courier New" w:cs="Courier New"/>
          <w:color w:val="37474F"/>
        </w:rPr>
        <w:t xml:space="preserve"> </w:t>
      </w:r>
      <w:r w:rsidRPr="00E850AE">
        <w:rPr>
          <w:rFonts w:ascii="IRANSans" w:eastAsia="Times New Roman" w:hAnsi="IRANSans" w:cs="Courier New"/>
          <w:color w:val="EC407A"/>
        </w:rPr>
        <w:t>data</w:t>
      </w:r>
      <w:r w:rsidRPr="00E850AE">
        <w:rPr>
          <w:rFonts w:ascii="IRANSans" w:eastAsia="Times New Roman" w:hAnsi="IRANSans" w:cs="Courier New"/>
          <w:color w:val="37474F"/>
        </w:rPr>
        <w:t>-</w:t>
      </w:r>
      <w:r w:rsidRPr="00E850AE">
        <w:rPr>
          <w:rFonts w:ascii="IRANSans" w:eastAsia="Times New Roman" w:hAnsi="IRANSans" w:cs="Courier New"/>
          <w:color w:val="EC407A"/>
        </w:rPr>
        <w:t>time</w:t>
      </w:r>
      <w:r w:rsidRPr="00E850AE">
        <w:rPr>
          <w:rFonts w:ascii="IRANSans" w:eastAsia="Times New Roman" w:hAnsi="IRANSans" w:cs="Courier New"/>
          <w:color w:val="37474F"/>
        </w:rPr>
        <w:t>-</w:t>
      </w:r>
      <w:r w:rsidRPr="00E850AE">
        <w:rPr>
          <w:rFonts w:ascii="IRANSans" w:eastAsia="Times New Roman" w:hAnsi="IRANSans" w:cs="Courier New"/>
          <w:color w:val="EC407A"/>
        </w:rPr>
        <w:t>key</w:t>
      </w:r>
      <w:r w:rsidRPr="00E850AE">
        <w:rPr>
          <w:rFonts w:ascii="IRANSans" w:eastAsia="Times New Roman" w:hAnsi="IRANSans" w:cs="Courier New"/>
          <w:color w:val="37474F"/>
        </w:rPr>
        <w:t>=</w:t>
      </w:r>
      <w:r w:rsidRPr="00E850AE">
        <w:rPr>
          <w:rFonts w:ascii="IRANSans" w:eastAsia="Times New Roman" w:hAnsi="IRANSans" w:cs="Courier New"/>
          <w:color w:val="0D904F"/>
        </w:rPr>
        <w:t>"minute"</w:t>
      </w:r>
      <w:r w:rsidRPr="00E850AE">
        <w:rPr>
          <w:rFonts w:ascii="IRANSans" w:eastAsia="Times New Roman" w:hAnsi="IRANSans" w:cs="Courier New"/>
          <w:color w:val="37474F"/>
        </w:rPr>
        <w:t>&gt;</w:t>
      </w:r>
      <w:r w:rsidRPr="00E850AE">
        <w:rPr>
          <w:rFonts w:ascii="IRANSans" w:eastAsia="Times New Roman" w:hAnsi="IRANSans" w:cs="Courier New"/>
          <w:color w:val="A61717"/>
        </w:rPr>
        <w:t>▲</w:t>
      </w:r>
      <w:r w:rsidRPr="00E850AE">
        <w:rPr>
          <w:rFonts w:ascii="IRANSans" w:eastAsia="Times New Roman" w:hAnsi="IRANSans" w:cs="Courier New"/>
          <w:color w:val="37474F"/>
        </w:rPr>
        <w:t>&lt;</w:t>
      </w:r>
      <w:r w:rsidRPr="00E850AE">
        <w:rPr>
          <w:rFonts w:ascii="IRANSans" w:eastAsia="Times New Roman" w:hAnsi="IRANSans" w:cs="Courier New"/>
          <w:color w:val="A61717"/>
        </w:rPr>
        <w:t>/div&gt;</w:t>
      </w:r>
    </w:p>
    <w:p w:rsidR="00E850AE" w:rsidRPr="00E850AE" w:rsidRDefault="00E850AE" w:rsidP="00E85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textAlignment w:val="top"/>
        <w:rPr>
          <w:rFonts w:ascii="Courier New" w:eastAsia="Times New Roman" w:hAnsi="Courier New" w:cs="Courier New"/>
          <w:color w:val="37474F"/>
        </w:rPr>
      </w:pPr>
      <w:r w:rsidRPr="00E850AE">
        <w:rPr>
          <w:rFonts w:ascii="Courier New" w:eastAsia="Times New Roman" w:hAnsi="Courier New" w:cs="Courier New"/>
          <w:color w:val="37474F"/>
        </w:rPr>
        <w:t xml:space="preserve">     </w:t>
      </w:r>
      <w:r w:rsidRPr="00E850AE">
        <w:rPr>
          <w:rFonts w:ascii="IRANSans" w:eastAsia="Times New Roman" w:hAnsi="IRANSans" w:cs="Courier New"/>
          <w:color w:val="37474F"/>
        </w:rPr>
        <w:t>&lt;</w:t>
      </w:r>
      <w:r w:rsidRPr="00E850AE">
        <w:rPr>
          <w:rFonts w:ascii="IRANSans" w:eastAsia="Times New Roman" w:hAnsi="IRANSans" w:cs="Courier New"/>
          <w:color w:val="EC407A"/>
        </w:rPr>
        <w:t>input</w:t>
      </w:r>
      <w:r w:rsidRPr="00E850AE">
        <w:rPr>
          <w:rFonts w:ascii="Courier New" w:eastAsia="Times New Roman" w:hAnsi="Courier New" w:cs="Courier New"/>
          <w:color w:val="37474F"/>
        </w:rPr>
        <w:t xml:space="preserve"> </w:t>
      </w:r>
      <w:r w:rsidRPr="00E850AE">
        <w:rPr>
          <w:rFonts w:ascii="IRANSans" w:eastAsia="Times New Roman" w:hAnsi="IRANSans" w:cs="Courier New"/>
          <w:color w:val="EC407A"/>
        </w:rPr>
        <w:t>value</w:t>
      </w:r>
      <w:r w:rsidRPr="00E850AE">
        <w:rPr>
          <w:rFonts w:ascii="IRANSans" w:eastAsia="Times New Roman" w:hAnsi="IRANSans" w:cs="Courier New"/>
          <w:color w:val="37474F"/>
        </w:rPr>
        <w:t>=</w:t>
      </w:r>
      <w:r w:rsidRPr="00E850AE">
        <w:rPr>
          <w:rFonts w:ascii="IRANSans" w:eastAsia="Times New Roman" w:hAnsi="IRANSans" w:cs="Courier New"/>
          <w:color w:val="0D904F"/>
        </w:rPr>
        <w:t>"{{</w:t>
      </w:r>
      <w:proofErr w:type="spellStart"/>
      <w:r w:rsidRPr="00E850AE">
        <w:rPr>
          <w:rFonts w:ascii="IRANSans" w:eastAsia="Times New Roman" w:hAnsi="IRANSans" w:cs="Courier New"/>
          <w:color w:val="0D904F"/>
        </w:rPr>
        <w:t>minute.title</w:t>
      </w:r>
      <w:proofErr w:type="spellEnd"/>
      <w:r w:rsidRPr="00E850AE">
        <w:rPr>
          <w:rFonts w:ascii="IRANSans" w:eastAsia="Times New Roman" w:hAnsi="IRANSans" w:cs="Courier New"/>
          <w:color w:val="0D904F"/>
        </w:rPr>
        <w:t>}}"</w:t>
      </w:r>
      <w:r w:rsidRPr="00E850AE">
        <w:rPr>
          <w:rFonts w:ascii="Courier New" w:eastAsia="Times New Roman" w:hAnsi="Courier New" w:cs="Courier New"/>
          <w:color w:val="37474F"/>
        </w:rPr>
        <w:t xml:space="preserve"> </w:t>
      </w:r>
      <w:r w:rsidRPr="00E850AE">
        <w:rPr>
          <w:rFonts w:ascii="IRANSans" w:eastAsia="Times New Roman" w:hAnsi="IRANSans" w:cs="Courier New"/>
          <w:color w:val="EC407A"/>
        </w:rPr>
        <w:t>type</w:t>
      </w:r>
      <w:r w:rsidRPr="00E850AE">
        <w:rPr>
          <w:rFonts w:ascii="IRANSans" w:eastAsia="Times New Roman" w:hAnsi="IRANSans" w:cs="Courier New"/>
          <w:color w:val="37474F"/>
        </w:rPr>
        <w:t>=</w:t>
      </w:r>
      <w:r w:rsidRPr="00E850AE">
        <w:rPr>
          <w:rFonts w:ascii="IRANSans" w:eastAsia="Times New Roman" w:hAnsi="IRANSans" w:cs="Courier New"/>
          <w:color w:val="0D904F"/>
        </w:rPr>
        <w:t>"text"</w:t>
      </w:r>
      <w:r w:rsidRPr="00E850AE">
        <w:rPr>
          <w:rFonts w:ascii="Courier New" w:eastAsia="Times New Roman" w:hAnsi="Courier New" w:cs="Courier New"/>
          <w:color w:val="37474F"/>
        </w:rPr>
        <w:t xml:space="preserve"> </w:t>
      </w:r>
      <w:r w:rsidRPr="00E850AE">
        <w:rPr>
          <w:rFonts w:ascii="IRANSans" w:eastAsia="Times New Roman" w:hAnsi="IRANSans" w:cs="Courier New"/>
          <w:color w:val="EC407A"/>
        </w:rPr>
        <w:t>placeholder</w:t>
      </w:r>
      <w:r w:rsidRPr="00E850AE">
        <w:rPr>
          <w:rFonts w:ascii="IRANSans" w:eastAsia="Times New Roman" w:hAnsi="IRANSans" w:cs="Courier New"/>
          <w:color w:val="37474F"/>
        </w:rPr>
        <w:t>=</w:t>
      </w:r>
      <w:r w:rsidRPr="00E850AE">
        <w:rPr>
          <w:rFonts w:ascii="IRANSans" w:eastAsia="Times New Roman" w:hAnsi="IRANSans" w:cs="Courier New"/>
          <w:color w:val="0D904F"/>
        </w:rPr>
        <w:t>"minute"</w:t>
      </w:r>
      <w:r w:rsidRPr="00E850AE">
        <w:rPr>
          <w:rFonts w:ascii="Courier New" w:eastAsia="Times New Roman" w:hAnsi="Courier New" w:cs="Courier New"/>
          <w:color w:val="37474F"/>
        </w:rPr>
        <w:t xml:space="preserve"> </w:t>
      </w:r>
      <w:r w:rsidRPr="00E850AE">
        <w:rPr>
          <w:rFonts w:ascii="IRANSans" w:eastAsia="Times New Roman" w:hAnsi="IRANSans" w:cs="Courier New"/>
          <w:color w:val="3E61A2"/>
        </w:rPr>
        <w:t>class</w:t>
      </w:r>
      <w:r w:rsidRPr="00E850AE">
        <w:rPr>
          <w:rFonts w:ascii="IRANSans" w:eastAsia="Times New Roman" w:hAnsi="IRANSans" w:cs="Courier New"/>
          <w:color w:val="37474F"/>
        </w:rPr>
        <w:t>=</w:t>
      </w:r>
      <w:r w:rsidRPr="00E850AE">
        <w:rPr>
          <w:rFonts w:ascii="IRANSans" w:eastAsia="Times New Roman" w:hAnsi="IRANSans" w:cs="Courier New"/>
          <w:color w:val="0D904F"/>
        </w:rPr>
        <w:t>"minute-input"</w:t>
      </w:r>
      <w:r w:rsidRPr="00E850AE">
        <w:rPr>
          <w:rFonts w:ascii="IRANSans" w:eastAsia="Times New Roman" w:hAnsi="IRANSans" w:cs="Courier New"/>
          <w:color w:val="37474F"/>
        </w:rPr>
        <w:t>&gt;</w:t>
      </w:r>
    </w:p>
    <w:p w:rsidR="00E850AE" w:rsidRPr="00E850AE" w:rsidRDefault="00E850AE" w:rsidP="00E85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textAlignment w:val="top"/>
        <w:rPr>
          <w:rFonts w:ascii="Courier New" w:eastAsia="Times New Roman" w:hAnsi="Courier New" w:cs="Courier New"/>
          <w:color w:val="37474F"/>
        </w:rPr>
      </w:pPr>
      <w:r w:rsidRPr="00E850AE">
        <w:rPr>
          <w:rFonts w:ascii="Courier New" w:eastAsia="Times New Roman" w:hAnsi="Courier New" w:cs="Courier New"/>
          <w:color w:val="37474F"/>
        </w:rPr>
        <w:t xml:space="preserve">     </w:t>
      </w:r>
      <w:r w:rsidRPr="00E850AE">
        <w:rPr>
          <w:rFonts w:ascii="IRANSans" w:eastAsia="Times New Roman" w:hAnsi="IRANSans" w:cs="Courier New"/>
          <w:color w:val="37474F"/>
        </w:rPr>
        <w:t>&lt;</w:t>
      </w:r>
      <w:r w:rsidRPr="00E850AE">
        <w:rPr>
          <w:rFonts w:ascii="IRANSans" w:eastAsia="Times New Roman" w:hAnsi="IRANSans" w:cs="Courier New"/>
          <w:color w:val="EC407A"/>
        </w:rPr>
        <w:t>div</w:t>
      </w:r>
      <w:r w:rsidRPr="00E850AE">
        <w:rPr>
          <w:rFonts w:ascii="Courier New" w:eastAsia="Times New Roman" w:hAnsi="Courier New" w:cs="Courier New"/>
          <w:color w:val="37474F"/>
        </w:rPr>
        <w:t xml:space="preserve"> </w:t>
      </w:r>
      <w:r w:rsidRPr="00E850AE">
        <w:rPr>
          <w:rFonts w:ascii="IRANSans" w:eastAsia="Times New Roman" w:hAnsi="IRANSans" w:cs="Courier New"/>
          <w:color w:val="3E61A2"/>
        </w:rPr>
        <w:t>class</w:t>
      </w:r>
      <w:r w:rsidRPr="00E850AE">
        <w:rPr>
          <w:rFonts w:ascii="IRANSans" w:eastAsia="Times New Roman" w:hAnsi="IRANSans" w:cs="Courier New"/>
          <w:color w:val="37474F"/>
        </w:rPr>
        <w:t>=</w:t>
      </w:r>
      <w:r w:rsidRPr="00E850AE">
        <w:rPr>
          <w:rFonts w:ascii="IRANSans" w:eastAsia="Times New Roman" w:hAnsi="IRANSans" w:cs="Courier New"/>
          <w:color w:val="0D904F"/>
        </w:rPr>
        <w:t>"down-</w:t>
      </w:r>
      <w:proofErr w:type="spellStart"/>
      <w:r w:rsidRPr="00E850AE">
        <w:rPr>
          <w:rFonts w:ascii="IRANSans" w:eastAsia="Times New Roman" w:hAnsi="IRANSans" w:cs="Courier New"/>
          <w:color w:val="0D904F"/>
        </w:rPr>
        <w:t>btn</w:t>
      </w:r>
      <w:proofErr w:type="spellEnd"/>
      <w:r w:rsidRPr="00E850AE">
        <w:rPr>
          <w:rFonts w:ascii="IRANSans" w:eastAsia="Times New Roman" w:hAnsi="IRANSans" w:cs="Courier New"/>
          <w:color w:val="0D904F"/>
        </w:rPr>
        <w:t>"</w:t>
      </w:r>
      <w:r w:rsidRPr="00E850AE">
        <w:rPr>
          <w:rFonts w:ascii="Courier New" w:eastAsia="Times New Roman" w:hAnsi="Courier New" w:cs="Courier New"/>
          <w:color w:val="37474F"/>
        </w:rPr>
        <w:t xml:space="preserve"> </w:t>
      </w:r>
      <w:r w:rsidRPr="00E850AE">
        <w:rPr>
          <w:rFonts w:ascii="IRANSans" w:eastAsia="Times New Roman" w:hAnsi="IRANSans" w:cs="Courier New"/>
          <w:color w:val="EC407A"/>
        </w:rPr>
        <w:t>data</w:t>
      </w:r>
      <w:r w:rsidRPr="00E850AE">
        <w:rPr>
          <w:rFonts w:ascii="IRANSans" w:eastAsia="Times New Roman" w:hAnsi="IRANSans" w:cs="Courier New"/>
          <w:color w:val="37474F"/>
        </w:rPr>
        <w:t>-</w:t>
      </w:r>
      <w:r w:rsidRPr="00E850AE">
        <w:rPr>
          <w:rFonts w:ascii="IRANSans" w:eastAsia="Times New Roman" w:hAnsi="IRANSans" w:cs="Courier New"/>
          <w:color w:val="EC407A"/>
        </w:rPr>
        <w:t>time</w:t>
      </w:r>
      <w:r w:rsidRPr="00E850AE">
        <w:rPr>
          <w:rFonts w:ascii="IRANSans" w:eastAsia="Times New Roman" w:hAnsi="IRANSans" w:cs="Courier New"/>
          <w:color w:val="37474F"/>
        </w:rPr>
        <w:t>-</w:t>
      </w:r>
      <w:r w:rsidRPr="00E850AE">
        <w:rPr>
          <w:rFonts w:ascii="IRANSans" w:eastAsia="Times New Roman" w:hAnsi="IRANSans" w:cs="Courier New"/>
          <w:color w:val="EC407A"/>
        </w:rPr>
        <w:t>key</w:t>
      </w:r>
      <w:r w:rsidRPr="00E850AE">
        <w:rPr>
          <w:rFonts w:ascii="IRANSans" w:eastAsia="Times New Roman" w:hAnsi="IRANSans" w:cs="Courier New"/>
          <w:color w:val="37474F"/>
        </w:rPr>
        <w:t>=</w:t>
      </w:r>
      <w:r w:rsidRPr="00E850AE">
        <w:rPr>
          <w:rFonts w:ascii="IRANSans" w:eastAsia="Times New Roman" w:hAnsi="IRANSans" w:cs="Courier New"/>
          <w:color w:val="0D904F"/>
        </w:rPr>
        <w:t>"minute"</w:t>
      </w:r>
      <w:r w:rsidRPr="00E850AE">
        <w:rPr>
          <w:rFonts w:ascii="IRANSans" w:eastAsia="Times New Roman" w:hAnsi="IRANSans" w:cs="Courier New"/>
          <w:color w:val="37474F"/>
        </w:rPr>
        <w:t>&gt;</w:t>
      </w:r>
      <w:r w:rsidRPr="00E850AE">
        <w:rPr>
          <w:rFonts w:ascii="IRANSans" w:eastAsia="Times New Roman" w:hAnsi="IRANSans" w:cs="Courier New"/>
          <w:color w:val="A61717"/>
        </w:rPr>
        <w:t>▼</w:t>
      </w:r>
      <w:r w:rsidRPr="00E850AE">
        <w:rPr>
          <w:rFonts w:ascii="IRANSans" w:eastAsia="Times New Roman" w:hAnsi="IRANSans" w:cs="Courier New"/>
          <w:color w:val="37474F"/>
        </w:rPr>
        <w:t>&lt;</w:t>
      </w:r>
      <w:r w:rsidRPr="00E850AE">
        <w:rPr>
          <w:rFonts w:ascii="IRANSans" w:eastAsia="Times New Roman" w:hAnsi="IRANSans" w:cs="Courier New"/>
          <w:color w:val="A61717"/>
        </w:rPr>
        <w:t>/div&gt;</w:t>
      </w:r>
    </w:p>
    <w:p w:rsidR="00E850AE" w:rsidRPr="00E850AE" w:rsidRDefault="00E850AE" w:rsidP="00E85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textAlignment w:val="top"/>
        <w:rPr>
          <w:rFonts w:ascii="Courier New" w:eastAsia="Times New Roman" w:hAnsi="Courier New" w:cs="Courier New"/>
          <w:color w:val="37474F"/>
        </w:rPr>
      </w:pPr>
      <w:r w:rsidRPr="00E850AE">
        <w:rPr>
          <w:rFonts w:ascii="Courier New" w:eastAsia="Times New Roman" w:hAnsi="Courier New" w:cs="Courier New"/>
          <w:color w:val="37474F"/>
        </w:rPr>
        <w:t xml:space="preserve">     </w:t>
      </w:r>
      <w:r w:rsidRPr="00E850AE">
        <w:rPr>
          <w:rFonts w:ascii="IRANSans" w:eastAsia="Times New Roman" w:hAnsi="IRANSans" w:cs="Courier New"/>
          <w:color w:val="37474F"/>
        </w:rPr>
        <w:t>&lt;</w:t>
      </w:r>
      <w:r w:rsidRPr="00E850AE">
        <w:rPr>
          <w:rFonts w:ascii="IRANSans" w:eastAsia="Times New Roman" w:hAnsi="IRANSans" w:cs="Courier New"/>
          <w:color w:val="A61717"/>
        </w:rPr>
        <w:t>/div&gt;</w:t>
      </w:r>
    </w:p>
    <w:p w:rsidR="00E850AE" w:rsidRPr="00E850AE" w:rsidRDefault="00E850AE" w:rsidP="00E85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textAlignment w:val="top"/>
        <w:rPr>
          <w:rFonts w:ascii="Courier New" w:eastAsia="Times New Roman" w:hAnsi="Courier New" w:cs="Courier New"/>
          <w:color w:val="37474F"/>
        </w:rPr>
      </w:pPr>
      <w:r w:rsidRPr="00E850AE">
        <w:rPr>
          <w:rFonts w:ascii="Courier New" w:eastAsia="Times New Roman" w:hAnsi="Courier New" w:cs="Courier New"/>
          <w:color w:val="37474F"/>
        </w:rPr>
        <w:t xml:space="preserve">     </w:t>
      </w:r>
      <w:r w:rsidRPr="00E850AE">
        <w:rPr>
          <w:rFonts w:ascii="IRANSans" w:eastAsia="Times New Roman" w:hAnsi="IRANSans" w:cs="Courier New"/>
          <w:color w:val="37474F"/>
        </w:rPr>
        <w:t>&lt;</w:t>
      </w:r>
      <w:r w:rsidRPr="00E850AE">
        <w:rPr>
          <w:rFonts w:ascii="IRANSans" w:eastAsia="Times New Roman" w:hAnsi="IRANSans" w:cs="Courier New"/>
          <w:color w:val="EC407A"/>
        </w:rPr>
        <w:t>div</w:t>
      </w:r>
      <w:r w:rsidRPr="00E850AE">
        <w:rPr>
          <w:rFonts w:ascii="Courier New" w:eastAsia="Times New Roman" w:hAnsi="Courier New" w:cs="Courier New"/>
          <w:color w:val="37474F"/>
        </w:rPr>
        <w:t xml:space="preserve"> </w:t>
      </w:r>
      <w:r w:rsidRPr="00E850AE">
        <w:rPr>
          <w:rFonts w:ascii="IRANSans" w:eastAsia="Times New Roman" w:hAnsi="IRANSans" w:cs="Courier New"/>
          <w:color w:val="3E61A2"/>
        </w:rPr>
        <w:t>class</w:t>
      </w:r>
      <w:r w:rsidRPr="00E850AE">
        <w:rPr>
          <w:rFonts w:ascii="IRANSans" w:eastAsia="Times New Roman" w:hAnsi="IRANSans" w:cs="Courier New"/>
          <w:color w:val="37474F"/>
        </w:rPr>
        <w:t>=</w:t>
      </w:r>
      <w:r w:rsidRPr="00E850AE">
        <w:rPr>
          <w:rFonts w:ascii="IRANSans" w:eastAsia="Times New Roman" w:hAnsi="IRANSans" w:cs="Courier New"/>
          <w:color w:val="0D904F"/>
        </w:rPr>
        <w:t>"divider second-divider"</w:t>
      </w:r>
      <w:proofErr w:type="gramStart"/>
      <w:r w:rsidRPr="00E850AE">
        <w:rPr>
          <w:rFonts w:ascii="IRANSans" w:eastAsia="Times New Roman" w:hAnsi="IRANSans" w:cs="Courier New"/>
          <w:color w:val="37474F"/>
        </w:rPr>
        <w:t>&gt;:</w:t>
      </w:r>
      <w:proofErr w:type="gramEnd"/>
      <w:r w:rsidRPr="00E850AE">
        <w:rPr>
          <w:rFonts w:ascii="IRANSans" w:eastAsia="Times New Roman" w:hAnsi="IRANSans" w:cs="Courier New"/>
          <w:color w:val="37474F"/>
        </w:rPr>
        <w:t>&lt;</w:t>
      </w:r>
      <w:r w:rsidRPr="00E850AE">
        <w:rPr>
          <w:rFonts w:ascii="IRANSans" w:eastAsia="Times New Roman" w:hAnsi="IRANSans" w:cs="Courier New"/>
          <w:color w:val="A61717"/>
        </w:rPr>
        <w:t>/div&gt;</w:t>
      </w:r>
    </w:p>
    <w:p w:rsidR="00E850AE" w:rsidRPr="00E850AE" w:rsidRDefault="00E850AE" w:rsidP="00E85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textAlignment w:val="top"/>
        <w:rPr>
          <w:rFonts w:ascii="Courier New" w:eastAsia="Times New Roman" w:hAnsi="Courier New" w:cs="Courier New"/>
          <w:color w:val="37474F"/>
        </w:rPr>
      </w:pPr>
      <w:r w:rsidRPr="00E850AE">
        <w:rPr>
          <w:rFonts w:ascii="Courier New" w:eastAsia="Times New Roman" w:hAnsi="Courier New" w:cs="Courier New"/>
          <w:color w:val="37474F"/>
        </w:rPr>
        <w:t xml:space="preserve">     </w:t>
      </w:r>
      <w:r w:rsidRPr="00E850AE">
        <w:rPr>
          <w:rFonts w:ascii="IRANSans" w:eastAsia="Times New Roman" w:hAnsi="IRANSans" w:cs="Courier New"/>
          <w:color w:val="37474F"/>
        </w:rPr>
        <w:t>{{</w:t>
      </w:r>
      <w:r w:rsidRPr="00E850AE">
        <w:rPr>
          <w:rFonts w:ascii="IRANSans" w:eastAsia="Times New Roman" w:hAnsi="IRANSans" w:cs="Courier New"/>
          <w:color w:val="A61717"/>
        </w:rPr>
        <w:t>/</w:t>
      </w:r>
      <w:proofErr w:type="spellStart"/>
      <w:r w:rsidRPr="00E850AE">
        <w:rPr>
          <w:rFonts w:ascii="IRANSans" w:eastAsia="Times New Roman" w:hAnsi="IRANSans" w:cs="Courier New"/>
          <w:color w:val="A61717"/>
        </w:rPr>
        <w:t>minute.enabled</w:t>
      </w:r>
      <w:proofErr w:type="spellEnd"/>
      <w:r w:rsidRPr="00E850AE">
        <w:rPr>
          <w:rFonts w:ascii="IRANSans" w:eastAsia="Times New Roman" w:hAnsi="IRANSans" w:cs="Courier New"/>
          <w:color w:val="A61717"/>
        </w:rPr>
        <w:t>}}</w:t>
      </w:r>
    </w:p>
    <w:p w:rsidR="00E850AE" w:rsidRPr="00E850AE" w:rsidRDefault="00E850AE" w:rsidP="00E85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textAlignment w:val="top"/>
        <w:rPr>
          <w:rFonts w:ascii="Courier New" w:eastAsia="Times New Roman" w:hAnsi="Courier New" w:cs="Courier New"/>
          <w:color w:val="37474F"/>
        </w:rPr>
      </w:pPr>
      <w:r w:rsidRPr="00E850AE">
        <w:rPr>
          <w:rFonts w:ascii="Courier New" w:eastAsia="Times New Roman" w:hAnsi="Courier New" w:cs="Courier New"/>
          <w:color w:val="37474F"/>
        </w:rPr>
        <w:t xml:space="preserve">     </w:t>
      </w:r>
      <w:r w:rsidRPr="00E850AE">
        <w:rPr>
          <w:rFonts w:ascii="IRANSans" w:eastAsia="Times New Roman" w:hAnsi="IRANSans" w:cs="Courier New"/>
          <w:color w:val="37474F"/>
        </w:rPr>
        <w:t>{{</w:t>
      </w:r>
      <w:r w:rsidRPr="00E850AE">
        <w:rPr>
          <w:rFonts w:ascii="IRANSans" w:eastAsia="Times New Roman" w:hAnsi="IRANSans" w:cs="Courier New"/>
          <w:color w:val="A61717"/>
        </w:rPr>
        <w:t>#</w:t>
      </w:r>
      <w:proofErr w:type="spellStart"/>
      <w:r w:rsidRPr="00E850AE">
        <w:rPr>
          <w:rFonts w:ascii="IRANSans" w:eastAsia="Times New Roman" w:hAnsi="IRANSans" w:cs="Courier New"/>
          <w:color w:val="EC407A"/>
        </w:rPr>
        <w:t>second</w:t>
      </w:r>
      <w:r w:rsidRPr="00E850AE">
        <w:rPr>
          <w:rFonts w:ascii="IRANSans" w:eastAsia="Times New Roman" w:hAnsi="IRANSans" w:cs="Courier New"/>
          <w:color w:val="37474F"/>
        </w:rPr>
        <w:t>.</w:t>
      </w:r>
      <w:r w:rsidRPr="00E850AE">
        <w:rPr>
          <w:rFonts w:ascii="IRANSans" w:eastAsia="Times New Roman" w:hAnsi="IRANSans" w:cs="Courier New"/>
          <w:color w:val="EC407A"/>
        </w:rPr>
        <w:t>enabled</w:t>
      </w:r>
      <w:proofErr w:type="spellEnd"/>
      <w:r w:rsidRPr="00E850AE">
        <w:rPr>
          <w:rFonts w:ascii="IRANSans" w:eastAsia="Times New Roman" w:hAnsi="IRANSans" w:cs="Courier New"/>
          <w:color w:val="37474F"/>
        </w:rPr>
        <w:t>}}</w:t>
      </w:r>
    </w:p>
    <w:p w:rsidR="00E850AE" w:rsidRPr="00E850AE" w:rsidRDefault="00E850AE" w:rsidP="00E85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textAlignment w:val="top"/>
        <w:rPr>
          <w:rFonts w:ascii="Courier New" w:eastAsia="Times New Roman" w:hAnsi="Courier New" w:cs="Courier New"/>
          <w:color w:val="37474F"/>
        </w:rPr>
      </w:pPr>
      <w:r w:rsidRPr="00E850AE">
        <w:rPr>
          <w:rFonts w:ascii="Courier New" w:eastAsia="Times New Roman" w:hAnsi="Courier New" w:cs="Courier New"/>
          <w:color w:val="37474F"/>
        </w:rPr>
        <w:t xml:space="preserve">     </w:t>
      </w:r>
      <w:r w:rsidRPr="00E850AE">
        <w:rPr>
          <w:rFonts w:ascii="IRANSans" w:eastAsia="Times New Roman" w:hAnsi="IRANSans" w:cs="Courier New"/>
          <w:color w:val="37474F"/>
        </w:rPr>
        <w:t>&lt;</w:t>
      </w:r>
      <w:r w:rsidRPr="00E850AE">
        <w:rPr>
          <w:rFonts w:ascii="IRANSans" w:eastAsia="Times New Roman" w:hAnsi="IRANSans" w:cs="Courier New"/>
          <w:color w:val="EC407A"/>
        </w:rPr>
        <w:t>div</w:t>
      </w:r>
      <w:r w:rsidRPr="00E850AE">
        <w:rPr>
          <w:rFonts w:ascii="Courier New" w:eastAsia="Times New Roman" w:hAnsi="Courier New" w:cs="Courier New"/>
          <w:color w:val="37474F"/>
        </w:rPr>
        <w:t xml:space="preserve"> </w:t>
      </w:r>
      <w:r w:rsidRPr="00E850AE">
        <w:rPr>
          <w:rFonts w:ascii="IRANSans" w:eastAsia="Times New Roman" w:hAnsi="IRANSans" w:cs="Courier New"/>
          <w:color w:val="3E61A2"/>
        </w:rPr>
        <w:t>class</w:t>
      </w:r>
      <w:r w:rsidRPr="00E850AE">
        <w:rPr>
          <w:rFonts w:ascii="IRANSans" w:eastAsia="Times New Roman" w:hAnsi="IRANSans" w:cs="Courier New"/>
          <w:color w:val="37474F"/>
        </w:rPr>
        <w:t>=</w:t>
      </w:r>
      <w:r w:rsidRPr="00E850AE">
        <w:rPr>
          <w:rFonts w:ascii="IRANSans" w:eastAsia="Times New Roman" w:hAnsi="IRANSans" w:cs="Courier New"/>
          <w:color w:val="0D904F"/>
        </w:rPr>
        <w:t>"second time-segment"</w:t>
      </w:r>
      <w:r w:rsidRPr="00E850AE">
        <w:rPr>
          <w:rFonts w:ascii="Courier New" w:eastAsia="Times New Roman" w:hAnsi="Courier New" w:cs="Courier New"/>
          <w:color w:val="37474F"/>
        </w:rPr>
        <w:t xml:space="preserve"> </w:t>
      </w:r>
      <w:r w:rsidRPr="00E850AE">
        <w:rPr>
          <w:rFonts w:ascii="IRANSans" w:eastAsia="Times New Roman" w:hAnsi="IRANSans" w:cs="Courier New"/>
          <w:color w:val="EC407A"/>
        </w:rPr>
        <w:t>data</w:t>
      </w:r>
      <w:r w:rsidRPr="00E850AE">
        <w:rPr>
          <w:rFonts w:ascii="IRANSans" w:eastAsia="Times New Roman" w:hAnsi="IRANSans" w:cs="Courier New"/>
          <w:color w:val="37474F"/>
        </w:rPr>
        <w:t>-</w:t>
      </w:r>
      <w:r w:rsidRPr="00E850AE">
        <w:rPr>
          <w:rFonts w:ascii="IRANSans" w:eastAsia="Times New Roman" w:hAnsi="IRANSans" w:cs="Courier New"/>
          <w:color w:val="EC407A"/>
        </w:rPr>
        <w:t>time</w:t>
      </w:r>
      <w:r w:rsidRPr="00E850AE">
        <w:rPr>
          <w:rFonts w:ascii="IRANSans" w:eastAsia="Times New Roman" w:hAnsi="IRANSans" w:cs="Courier New"/>
          <w:color w:val="37474F"/>
        </w:rPr>
        <w:t>-</w:t>
      </w:r>
      <w:r w:rsidRPr="00E850AE">
        <w:rPr>
          <w:rFonts w:ascii="IRANSans" w:eastAsia="Times New Roman" w:hAnsi="IRANSans" w:cs="Courier New"/>
          <w:color w:val="EC407A"/>
        </w:rPr>
        <w:t>key</w:t>
      </w:r>
      <w:r w:rsidRPr="00E850AE">
        <w:rPr>
          <w:rFonts w:ascii="IRANSans" w:eastAsia="Times New Roman" w:hAnsi="IRANSans" w:cs="Courier New"/>
          <w:color w:val="37474F"/>
        </w:rPr>
        <w:t>=</w:t>
      </w:r>
      <w:r w:rsidRPr="00E850AE">
        <w:rPr>
          <w:rFonts w:ascii="IRANSans" w:eastAsia="Times New Roman" w:hAnsi="IRANSans" w:cs="Courier New"/>
          <w:color w:val="0D904F"/>
        </w:rPr>
        <w:t>"second</w:t>
      </w:r>
      <w:proofErr w:type="gramStart"/>
      <w:r w:rsidRPr="00E850AE">
        <w:rPr>
          <w:rFonts w:ascii="IRANSans" w:eastAsia="Times New Roman" w:hAnsi="IRANSans" w:cs="Courier New"/>
          <w:color w:val="0D904F"/>
        </w:rPr>
        <w:t>"</w:t>
      </w:r>
      <w:r w:rsidRPr="00E850AE">
        <w:rPr>
          <w:rFonts w:ascii="Courier New" w:eastAsia="Times New Roman" w:hAnsi="Courier New" w:cs="Courier New"/>
          <w:color w:val="37474F"/>
        </w:rPr>
        <w:t xml:space="preserve">  </w:t>
      </w:r>
      <w:r w:rsidRPr="00E850AE">
        <w:rPr>
          <w:rFonts w:ascii="IRANSans" w:eastAsia="Times New Roman" w:hAnsi="IRANSans" w:cs="Courier New"/>
          <w:color w:val="37474F"/>
        </w:rPr>
        <w:t>&gt;</w:t>
      </w:r>
      <w:proofErr w:type="gramEnd"/>
    </w:p>
    <w:p w:rsidR="00E850AE" w:rsidRPr="00E850AE" w:rsidRDefault="00E850AE" w:rsidP="00E85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textAlignment w:val="top"/>
        <w:rPr>
          <w:rFonts w:ascii="Courier New" w:eastAsia="Times New Roman" w:hAnsi="Courier New" w:cs="Courier New"/>
          <w:color w:val="37474F"/>
        </w:rPr>
      </w:pPr>
      <w:r w:rsidRPr="00E850AE">
        <w:rPr>
          <w:rFonts w:ascii="Courier New" w:eastAsia="Times New Roman" w:hAnsi="Courier New" w:cs="Courier New"/>
          <w:color w:val="37474F"/>
        </w:rPr>
        <w:t xml:space="preserve">     </w:t>
      </w:r>
      <w:r w:rsidRPr="00E850AE">
        <w:rPr>
          <w:rFonts w:ascii="IRANSans" w:eastAsia="Times New Roman" w:hAnsi="IRANSans" w:cs="Courier New"/>
          <w:color w:val="37474F"/>
        </w:rPr>
        <w:t>&lt;</w:t>
      </w:r>
      <w:r w:rsidRPr="00E850AE">
        <w:rPr>
          <w:rFonts w:ascii="IRANSans" w:eastAsia="Times New Roman" w:hAnsi="IRANSans" w:cs="Courier New"/>
          <w:color w:val="EC407A"/>
        </w:rPr>
        <w:t>div</w:t>
      </w:r>
      <w:r w:rsidRPr="00E850AE">
        <w:rPr>
          <w:rFonts w:ascii="Courier New" w:eastAsia="Times New Roman" w:hAnsi="Courier New" w:cs="Courier New"/>
          <w:color w:val="37474F"/>
        </w:rPr>
        <w:t xml:space="preserve"> </w:t>
      </w:r>
      <w:r w:rsidRPr="00E850AE">
        <w:rPr>
          <w:rFonts w:ascii="IRANSans" w:eastAsia="Times New Roman" w:hAnsi="IRANSans" w:cs="Courier New"/>
          <w:color w:val="3E61A2"/>
        </w:rPr>
        <w:t>class</w:t>
      </w:r>
      <w:r w:rsidRPr="00E850AE">
        <w:rPr>
          <w:rFonts w:ascii="IRANSans" w:eastAsia="Times New Roman" w:hAnsi="IRANSans" w:cs="Courier New"/>
          <w:color w:val="37474F"/>
        </w:rPr>
        <w:t>=</w:t>
      </w:r>
      <w:r w:rsidRPr="00E850AE">
        <w:rPr>
          <w:rFonts w:ascii="IRANSans" w:eastAsia="Times New Roman" w:hAnsi="IRANSans" w:cs="Courier New"/>
          <w:color w:val="0D904F"/>
        </w:rPr>
        <w:t>"up-</w:t>
      </w:r>
      <w:proofErr w:type="spellStart"/>
      <w:r w:rsidRPr="00E850AE">
        <w:rPr>
          <w:rFonts w:ascii="IRANSans" w:eastAsia="Times New Roman" w:hAnsi="IRANSans" w:cs="Courier New"/>
          <w:color w:val="0D904F"/>
        </w:rPr>
        <w:t>btn</w:t>
      </w:r>
      <w:proofErr w:type="spellEnd"/>
      <w:r w:rsidRPr="00E850AE">
        <w:rPr>
          <w:rFonts w:ascii="IRANSans" w:eastAsia="Times New Roman" w:hAnsi="IRANSans" w:cs="Courier New"/>
          <w:color w:val="0D904F"/>
        </w:rPr>
        <w:t>"</w:t>
      </w:r>
      <w:r w:rsidRPr="00E850AE">
        <w:rPr>
          <w:rFonts w:ascii="Courier New" w:eastAsia="Times New Roman" w:hAnsi="Courier New" w:cs="Courier New"/>
          <w:color w:val="37474F"/>
        </w:rPr>
        <w:t xml:space="preserve"> </w:t>
      </w:r>
      <w:r w:rsidRPr="00E850AE">
        <w:rPr>
          <w:rFonts w:ascii="IRANSans" w:eastAsia="Times New Roman" w:hAnsi="IRANSans" w:cs="Courier New"/>
          <w:color w:val="EC407A"/>
        </w:rPr>
        <w:t>data</w:t>
      </w:r>
      <w:r w:rsidRPr="00E850AE">
        <w:rPr>
          <w:rFonts w:ascii="IRANSans" w:eastAsia="Times New Roman" w:hAnsi="IRANSans" w:cs="Courier New"/>
          <w:color w:val="37474F"/>
        </w:rPr>
        <w:t>-</w:t>
      </w:r>
      <w:r w:rsidRPr="00E850AE">
        <w:rPr>
          <w:rFonts w:ascii="IRANSans" w:eastAsia="Times New Roman" w:hAnsi="IRANSans" w:cs="Courier New"/>
          <w:color w:val="EC407A"/>
        </w:rPr>
        <w:t>time</w:t>
      </w:r>
      <w:r w:rsidRPr="00E850AE">
        <w:rPr>
          <w:rFonts w:ascii="IRANSans" w:eastAsia="Times New Roman" w:hAnsi="IRANSans" w:cs="Courier New"/>
          <w:color w:val="37474F"/>
        </w:rPr>
        <w:t>-</w:t>
      </w:r>
      <w:r w:rsidRPr="00E850AE">
        <w:rPr>
          <w:rFonts w:ascii="IRANSans" w:eastAsia="Times New Roman" w:hAnsi="IRANSans" w:cs="Courier New"/>
          <w:color w:val="EC407A"/>
        </w:rPr>
        <w:t>key</w:t>
      </w:r>
      <w:r w:rsidRPr="00E850AE">
        <w:rPr>
          <w:rFonts w:ascii="IRANSans" w:eastAsia="Times New Roman" w:hAnsi="IRANSans" w:cs="Courier New"/>
          <w:color w:val="37474F"/>
        </w:rPr>
        <w:t>=</w:t>
      </w:r>
      <w:r w:rsidRPr="00E850AE">
        <w:rPr>
          <w:rFonts w:ascii="IRANSans" w:eastAsia="Times New Roman" w:hAnsi="IRANSans" w:cs="Courier New"/>
          <w:color w:val="0D904F"/>
        </w:rPr>
        <w:t>"second"</w:t>
      </w:r>
      <w:r w:rsidRPr="00E850AE">
        <w:rPr>
          <w:rFonts w:ascii="Courier New" w:eastAsia="Times New Roman" w:hAnsi="Courier New" w:cs="Courier New"/>
          <w:color w:val="37474F"/>
        </w:rPr>
        <w:t xml:space="preserve"> </w:t>
      </w:r>
      <w:r w:rsidRPr="00E850AE">
        <w:rPr>
          <w:rFonts w:ascii="IRANSans" w:eastAsia="Times New Roman" w:hAnsi="IRANSans" w:cs="Courier New"/>
          <w:color w:val="37474F"/>
        </w:rPr>
        <w:t>&gt;</w:t>
      </w:r>
      <w:r w:rsidRPr="00E850AE">
        <w:rPr>
          <w:rFonts w:ascii="IRANSans" w:eastAsia="Times New Roman" w:hAnsi="IRANSans" w:cs="Courier New"/>
          <w:color w:val="A61717"/>
        </w:rPr>
        <w:t>▲</w:t>
      </w:r>
      <w:r w:rsidRPr="00E850AE">
        <w:rPr>
          <w:rFonts w:ascii="IRANSans" w:eastAsia="Times New Roman" w:hAnsi="IRANSans" w:cs="Courier New"/>
          <w:color w:val="37474F"/>
        </w:rPr>
        <w:t>&lt;</w:t>
      </w:r>
      <w:r w:rsidRPr="00E850AE">
        <w:rPr>
          <w:rFonts w:ascii="IRANSans" w:eastAsia="Times New Roman" w:hAnsi="IRANSans" w:cs="Courier New"/>
          <w:color w:val="A61717"/>
        </w:rPr>
        <w:t>/div&gt;</w:t>
      </w:r>
    </w:p>
    <w:p w:rsidR="00E850AE" w:rsidRPr="00E850AE" w:rsidRDefault="00E850AE" w:rsidP="00E85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textAlignment w:val="top"/>
        <w:rPr>
          <w:rFonts w:ascii="Courier New" w:eastAsia="Times New Roman" w:hAnsi="Courier New" w:cs="Courier New"/>
          <w:color w:val="37474F"/>
        </w:rPr>
      </w:pPr>
      <w:r w:rsidRPr="00E850AE">
        <w:rPr>
          <w:rFonts w:ascii="Courier New" w:eastAsia="Times New Roman" w:hAnsi="Courier New" w:cs="Courier New"/>
          <w:color w:val="37474F"/>
        </w:rPr>
        <w:t xml:space="preserve">     </w:t>
      </w:r>
      <w:r w:rsidRPr="00E850AE">
        <w:rPr>
          <w:rFonts w:ascii="IRANSans" w:eastAsia="Times New Roman" w:hAnsi="IRANSans" w:cs="Courier New"/>
          <w:color w:val="37474F"/>
        </w:rPr>
        <w:t>&lt;</w:t>
      </w:r>
      <w:r w:rsidRPr="00E850AE">
        <w:rPr>
          <w:rFonts w:ascii="IRANSans" w:eastAsia="Times New Roman" w:hAnsi="IRANSans" w:cs="Courier New"/>
          <w:color w:val="EC407A"/>
        </w:rPr>
        <w:t>input</w:t>
      </w:r>
      <w:r w:rsidRPr="00E850AE">
        <w:rPr>
          <w:rFonts w:ascii="Courier New" w:eastAsia="Times New Roman" w:hAnsi="Courier New" w:cs="Courier New"/>
          <w:color w:val="37474F"/>
        </w:rPr>
        <w:t xml:space="preserve"> </w:t>
      </w:r>
      <w:r w:rsidRPr="00E850AE">
        <w:rPr>
          <w:rFonts w:ascii="IRANSans" w:eastAsia="Times New Roman" w:hAnsi="IRANSans" w:cs="Courier New"/>
          <w:color w:val="EC407A"/>
        </w:rPr>
        <w:t>value</w:t>
      </w:r>
      <w:r w:rsidRPr="00E850AE">
        <w:rPr>
          <w:rFonts w:ascii="IRANSans" w:eastAsia="Times New Roman" w:hAnsi="IRANSans" w:cs="Courier New"/>
          <w:color w:val="37474F"/>
        </w:rPr>
        <w:t>=</w:t>
      </w:r>
      <w:r w:rsidRPr="00E850AE">
        <w:rPr>
          <w:rFonts w:ascii="IRANSans" w:eastAsia="Times New Roman" w:hAnsi="IRANSans" w:cs="Courier New"/>
          <w:color w:val="0D904F"/>
        </w:rPr>
        <w:t>"{{</w:t>
      </w:r>
      <w:proofErr w:type="spellStart"/>
      <w:r w:rsidRPr="00E850AE">
        <w:rPr>
          <w:rFonts w:ascii="IRANSans" w:eastAsia="Times New Roman" w:hAnsi="IRANSans" w:cs="Courier New"/>
          <w:color w:val="0D904F"/>
        </w:rPr>
        <w:t>second.title</w:t>
      </w:r>
      <w:proofErr w:type="spellEnd"/>
      <w:r w:rsidRPr="00E850AE">
        <w:rPr>
          <w:rFonts w:ascii="IRANSans" w:eastAsia="Times New Roman" w:hAnsi="IRANSans" w:cs="Courier New"/>
          <w:color w:val="0D904F"/>
        </w:rPr>
        <w:t>}}</w:t>
      </w:r>
      <w:proofErr w:type="gramStart"/>
      <w:r w:rsidRPr="00E850AE">
        <w:rPr>
          <w:rFonts w:ascii="IRANSans" w:eastAsia="Times New Roman" w:hAnsi="IRANSans" w:cs="Courier New"/>
          <w:color w:val="0D904F"/>
        </w:rPr>
        <w:t>"</w:t>
      </w:r>
      <w:r w:rsidRPr="00E850AE">
        <w:rPr>
          <w:rFonts w:ascii="Courier New" w:eastAsia="Times New Roman" w:hAnsi="Courier New" w:cs="Courier New"/>
          <w:color w:val="37474F"/>
        </w:rPr>
        <w:t xml:space="preserve">  </w:t>
      </w:r>
      <w:r w:rsidRPr="00E850AE">
        <w:rPr>
          <w:rFonts w:ascii="IRANSans" w:eastAsia="Times New Roman" w:hAnsi="IRANSans" w:cs="Courier New"/>
          <w:color w:val="EC407A"/>
        </w:rPr>
        <w:t>type</w:t>
      </w:r>
      <w:proofErr w:type="gramEnd"/>
      <w:r w:rsidRPr="00E850AE">
        <w:rPr>
          <w:rFonts w:ascii="IRANSans" w:eastAsia="Times New Roman" w:hAnsi="IRANSans" w:cs="Courier New"/>
          <w:color w:val="37474F"/>
        </w:rPr>
        <w:t>=</w:t>
      </w:r>
      <w:r w:rsidRPr="00E850AE">
        <w:rPr>
          <w:rFonts w:ascii="IRANSans" w:eastAsia="Times New Roman" w:hAnsi="IRANSans" w:cs="Courier New"/>
          <w:color w:val="0D904F"/>
        </w:rPr>
        <w:t>"text"</w:t>
      </w:r>
      <w:r w:rsidRPr="00E850AE">
        <w:rPr>
          <w:rFonts w:ascii="Courier New" w:eastAsia="Times New Roman" w:hAnsi="Courier New" w:cs="Courier New"/>
          <w:color w:val="37474F"/>
        </w:rPr>
        <w:t xml:space="preserve"> </w:t>
      </w:r>
      <w:r w:rsidRPr="00E850AE">
        <w:rPr>
          <w:rFonts w:ascii="IRANSans" w:eastAsia="Times New Roman" w:hAnsi="IRANSans" w:cs="Courier New"/>
          <w:color w:val="EC407A"/>
        </w:rPr>
        <w:t>placeholder</w:t>
      </w:r>
      <w:r w:rsidRPr="00E850AE">
        <w:rPr>
          <w:rFonts w:ascii="IRANSans" w:eastAsia="Times New Roman" w:hAnsi="IRANSans" w:cs="Courier New"/>
          <w:color w:val="37474F"/>
        </w:rPr>
        <w:t>=</w:t>
      </w:r>
      <w:r w:rsidRPr="00E850AE">
        <w:rPr>
          <w:rFonts w:ascii="IRANSans" w:eastAsia="Times New Roman" w:hAnsi="IRANSans" w:cs="Courier New"/>
          <w:color w:val="0D904F"/>
        </w:rPr>
        <w:t>"second"</w:t>
      </w:r>
      <w:r w:rsidRPr="00E850AE">
        <w:rPr>
          <w:rFonts w:ascii="Courier New" w:eastAsia="Times New Roman" w:hAnsi="Courier New" w:cs="Courier New"/>
          <w:color w:val="37474F"/>
        </w:rPr>
        <w:t xml:space="preserve"> </w:t>
      </w:r>
      <w:r w:rsidRPr="00E850AE">
        <w:rPr>
          <w:rFonts w:ascii="IRANSans" w:eastAsia="Times New Roman" w:hAnsi="IRANSans" w:cs="Courier New"/>
          <w:color w:val="3E61A2"/>
        </w:rPr>
        <w:t>class</w:t>
      </w:r>
      <w:r w:rsidRPr="00E850AE">
        <w:rPr>
          <w:rFonts w:ascii="IRANSans" w:eastAsia="Times New Roman" w:hAnsi="IRANSans" w:cs="Courier New"/>
          <w:color w:val="37474F"/>
        </w:rPr>
        <w:t>=</w:t>
      </w:r>
      <w:r w:rsidRPr="00E850AE">
        <w:rPr>
          <w:rFonts w:ascii="IRANSans" w:eastAsia="Times New Roman" w:hAnsi="IRANSans" w:cs="Courier New"/>
          <w:color w:val="0D904F"/>
        </w:rPr>
        <w:t>"second-input"</w:t>
      </w:r>
      <w:r w:rsidRPr="00E850AE">
        <w:rPr>
          <w:rFonts w:ascii="IRANSans" w:eastAsia="Times New Roman" w:hAnsi="IRANSans" w:cs="Courier New"/>
          <w:color w:val="37474F"/>
        </w:rPr>
        <w:t>&gt;</w:t>
      </w:r>
    </w:p>
    <w:p w:rsidR="00E850AE" w:rsidRPr="00E850AE" w:rsidRDefault="00E850AE" w:rsidP="00E85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textAlignment w:val="top"/>
        <w:rPr>
          <w:rFonts w:ascii="Courier New" w:eastAsia="Times New Roman" w:hAnsi="Courier New" w:cs="Courier New"/>
          <w:color w:val="37474F"/>
        </w:rPr>
      </w:pPr>
      <w:r w:rsidRPr="00E850AE">
        <w:rPr>
          <w:rFonts w:ascii="Courier New" w:eastAsia="Times New Roman" w:hAnsi="Courier New" w:cs="Courier New"/>
          <w:color w:val="37474F"/>
        </w:rPr>
        <w:t xml:space="preserve">     </w:t>
      </w:r>
      <w:r w:rsidRPr="00E850AE">
        <w:rPr>
          <w:rFonts w:ascii="IRANSans" w:eastAsia="Times New Roman" w:hAnsi="IRANSans" w:cs="Courier New"/>
          <w:color w:val="37474F"/>
        </w:rPr>
        <w:t>&lt;</w:t>
      </w:r>
      <w:r w:rsidRPr="00E850AE">
        <w:rPr>
          <w:rFonts w:ascii="IRANSans" w:eastAsia="Times New Roman" w:hAnsi="IRANSans" w:cs="Courier New"/>
          <w:color w:val="EC407A"/>
        </w:rPr>
        <w:t>div</w:t>
      </w:r>
      <w:r w:rsidRPr="00E850AE">
        <w:rPr>
          <w:rFonts w:ascii="Courier New" w:eastAsia="Times New Roman" w:hAnsi="Courier New" w:cs="Courier New"/>
          <w:color w:val="37474F"/>
        </w:rPr>
        <w:t xml:space="preserve"> </w:t>
      </w:r>
      <w:r w:rsidRPr="00E850AE">
        <w:rPr>
          <w:rFonts w:ascii="IRANSans" w:eastAsia="Times New Roman" w:hAnsi="IRANSans" w:cs="Courier New"/>
          <w:color w:val="3E61A2"/>
        </w:rPr>
        <w:t>class</w:t>
      </w:r>
      <w:r w:rsidRPr="00E850AE">
        <w:rPr>
          <w:rFonts w:ascii="IRANSans" w:eastAsia="Times New Roman" w:hAnsi="IRANSans" w:cs="Courier New"/>
          <w:color w:val="37474F"/>
        </w:rPr>
        <w:t>=</w:t>
      </w:r>
      <w:r w:rsidRPr="00E850AE">
        <w:rPr>
          <w:rFonts w:ascii="IRANSans" w:eastAsia="Times New Roman" w:hAnsi="IRANSans" w:cs="Courier New"/>
          <w:color w:val="0D904F"/>
        </w:rPr>
        <w:t>"down-</w:t>
      </w:r>
      <w:proofErr w:type="spellStart"/>
      <w:r w:rsidRPr="00E850AE">
        <w:rPr>
          <w:rFonts w:ascii="IRANSans" w:eastAsia="Times New Roman" w:hAnsi="IRANSans" w:cs="Courier New"/>
          <w:color w:val="0D904F"/>
        </w:rPr>
        <w:t>btn</w:t>
      </w:r>
      <w:proofErr w:type="spellEnd"/>
      <w:r w:rsidRPr="00E850AE">
        <w:rPr>
          <w:rFonts w:ascii="IRANSans" w:eastAsia="Times New Roman" w:hAnsi="IRANSans" w:cs="Courier New"/>
          <w:color w:val="0D904F"/>
        </w:rPr>
        <w:t>"</w:t>
      </w:r>
      <w:r w:rsidRPr="00E850AE">
        <w:rPr>
          <w:rFonts w:ascii="Courier New" w:eastAsia="Times New Roman" w:hAnsi="Courier New" w:cs="Courier New"/>
          <w:color w:val="37474F"/>
        </w:rPr>
        <w:t xml:space="preserve"> </w:t>
      </w:r>
      <w:r w:rsidRPr="00E850AE">
        <w:rPr>
          <w:rFonts w:ascii="IRANSans" w:eastAsia="Times New Roman" w:hAnsi="IRANSans" w:cs="Courier New"/>
          <w:color w:val="EC407A"/>
        </w:rPr>
        <w:t>data</w:t>
      </w:r>
      <w:r w:rsidRPr="00E850AE">
        <w:rPr>
          <w:rFonts w:ascii="IRANSans" w:eastAsia="Times New Roman" w:hAnsi="IRANSans" w:cs="Courier New"/>
          <w:color w:val="37474F"/>
        </w:rPr>
        <w:t>-</w:t>
      </w:r>
      <w:r w:rsidRPr="00E850AE">
        <w:rPr>
          <w:rFonts w:ascii="IRANSans" w:eastAsia="Times New Roman" w:hAnsi="IRANSans" w:cs="Courier New"/>
          <w:color w:val="EC407A"/>
        </w:rPr>
        <w:t>time</w:t>
      </w:r>
      <w:r w:rsidRPr="00E850AE">
        <w:rPr>
          <w:rFonts w:ascii="IRANSans" w:eastAsia="Times New Roman" w:hAnsi="IRANSans" w:cs="Courier New"/>
          <w:color w:val="37474F"/>
        </w:rPr>
        <w:t>-</w:t>
      </w:r>
      <w:r w:rsidRPr="00E850AE">
        <w:rPr>
          <w:rFonts w:ascii="IRANSans" w:eastAsia="Times New Roman" w:hAnsi="IRANSans" w:cs="Courier New"/>
          <w:color w:val="EC407A"/>
        </w:rPr>
        <w:t>key</w:t>
      </w:r>
      <w:r w:rsidRPr="00E850AE">
        <w:rPr>
          <w:rFonts w:ascii="IRANSans" w:eastAsia="Times New Roman" w:hAnsi="IRANSans" w:cs="Courier New"/>
          <w:color w:val="37474F"/>
        </w:rPr>
        <w:t>=</w:t>
      </w:r>
      <w:r w:rsidRPr="00E850AE">
        <w:rPr>
          <w:rFonts w:ascii="IRANSans" w:eastAsia="Times New Roman" w:hAnsi="IRANSans" w:cs="Courier New"/>
          <w:color w:val="0D904F"/>
        </w:rPr>
        <w:t>"second"</w:t>
      </w:r>
      <w:r w:rsidRPr="00E850AE">
        <w:rPr>
          <w:rFonts w:ascii="Courier New" w:eastAsia="Times New Roman" w:hAnsi="Courier New" w:cs="Courier New"/>
          <w:color w:val="37474F"/>
        </w:rPr>
        <w:t xml:space="preserve"> </w:t>
      </w:r>
      <w:r w:rsidRPr="00E850AE">
        <w:rPr>
          <w:rFonts w:ascii="IRANSans" w:eastAsia="Times New Roman" w:hAnsi="IRANSans" w:cs="Courier New"/>
          <w:color w:val="37474F"/>
        </w:rPr>
        <w:t>&gt;</w:t>
      </w:r>
      <w:r w:rsidRPr="00E850AE">
        <w:rPr>
          <w:rFonts w:ascii="IRANSans" w:eastAsia="Times New Roman" w:hAnsi="IRANSans" w:cs="Courier New"/>
          <w:color w:val="A61717"/>
        </w:rPr>
        <w:t>▼</w:t>
      </w:r>
      <w:r w:rsidRPr="00E850AE">
        <w:rPr>
          <w:rFonts w:ascii="IRANSans" w:eastAsia="Times New Roman" w:hAnsi="IRANSans" w:cs="Courier New"/>
          <w:color w:val="37474F"/>
        </w:rPr>
        <w:t>&lt;</w:t>
      </w:r>
      <w:r w:rsidRPr="00E850AE">
        <w:rPr>
          <w:rFonts w:ascii="IRANSans" w:eastAsia="Times New Roman" w:hAnsi="IRANSans" w:cs="Courier New"/>
          <w:color w:val="A61717"/>
        </w:rPr>
        <w:t>/div&gt;</w:t>
      </w:r>
    </w:p>
    <w:p w:rsidR="00E850AE" w:rsidRPr="00E850AE" w:rsidRDefault="00E850AE" w:rsidP="00E85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textAlignment w:val="top"/>
        <w:rPr>
          <w:rFonts w:ascii="Courier New" w:eastAsia="Times New Roman" w:hAnsi="Courier New" w:cs="Courier New"/>
          <w:color w:val="37474F"/>
        </w:rPr>
      </w:pPr>
      <w:r w:rsidRPr="00E850AE">
        <w:rPr>
          <w:rFonts w:ascii="Courier New" w:eastAsia="Times New Roman" w:hAnsi="Courier New" w:cs="Courier New"/>
          <w:color w:val="37474F"/>
        </w:rPr>
        <w:lastRenderedPageBreak/>
        <w:t xml:space="preserve">     </w:t>
      </w:r>
      <w:r w:rsidRPr="00E850AE">
        <w:rPr>
          <w:rFonts w:ascii="IRANSans" w:eastAsia="Times New Roman" w:hAnsi="IRANSans" w:cs="Courier New"/>
          <w:color w:val="37474F"/>
        </w:rPr>
        <w:t>&lt;</w:t>
      </w:r>
      <w:r w:rsidRPr="00E850AE">
        <w:rPr>
          <w:rFonts w:ascii="IRANSans" w:eastAsia="Times New Roman" w:hAnsi="IRANSans" w:cs="Courier New"/>
          <w:color w:val="A61717"/>
        </w:rPr>
        <w:t>/div&gt;</w:t>
      </w:r>
    </w:p>
    <w:p w:rsidR="00E850AE" w:rsidRPr="00E850AE" w:rsidRDefault="00E850AE" w:rsidP="00E85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textAlignment w:val="top"/>
        <w:rPr>
          <w:rFonts w:ascii="Courier New" w:eastAsia="Times New Roman" w:hAnsi="Courier New" w:cs="Courier New"/>
          <w:color w:val="37474F"/>
        </w:rPr>
      </w:pPr>
      <w:r w:rsidRPr="00E850AE">
        <w:rPr>
          <w:rFonts w:ascii="Courier New" w:eastAsia="Times New Roman" w:hAnsi="Courier New" w:cs="Courier New"/>
          <w:color w:val="37474F"/>
        </w:rPr>
        <w:t xml:space="preserve">     </w:t>
      </w:r>
      <w:r w:rsidRPr="00E850AE">
        <w:rPr>
          <w:rFonts w:ascii="IRANSans" w:eastAsia="Times New Roman" w:hAnsi="IRANSans" w:cs="Courier New"/>
          <w:color w:val="37474F"/>
        </w:rPr>
        <w:t>&lt;</w:t>
      </w:r>
      <w:r w:rsidRPr="00E850AE">
        <w:rPr>
          <w:rFonts w:ascii="IRANSans" w:eastAsia="Times New Roman" w:hAnsi="IRANSans" w:cs="Courier New"/>
          <w:color w:val="EC407A"/>
        </w:rPr>
        <w:t>div</w:t>
      </w:r>
      <w:r w:rsidRPr="00E850AE">
        <w:rPr>
          <w:rFonts w:ascii="Courier New" w:eastAsia="Times New Roman" w:hAnsi="Courier New" w:cs="Courier New"/>
          <w:color w:val="37474F"/>
        </w:rPr>
        <w:t xml:space="preserve"> </w:t>
      </w:r>
      <w:r w:rsidRPr="00E850AE">
        <w:rPr>
          <w:rFonts w:ascii="IRANSans" w:eastAsia="Times New Roman" w:hAnsi="IRANSans" w:cs="Courier New"/>
          <w:color w:val="3E61A2"/>
        </w:rPr>
        <w:t>class</w:t>
      </w:r>
      <w:r w:rsidRPr="00E850AE">
        <w:rPr>
          <w:rFonts w:ascii="IRANSans" w:eastAsia="Times New Roman" w:hAnsi="IRANSans" w:cs="Courier New"/>
          <w:color w:val="37474F"/>
        </w:rPr>
        <w:t>=</w:t>
      </w:r>
      <w:r w:rsidRPr="00E850AE">
        <w:rPr>
          <w:rFonts w:ascii="IRANSans" w:eastAsia="Times New Roman" w:hAnsi="IRANSans" w:cs="Courier New"/>
          <w:color w:val="0D904F"/>
        </w:rPr>
        <w:t>"divider meridian-divider"</w:t>
      </w:r>
      <w:r w:rsidRPr="00E850AE">
        <w:rPr>
          <w:rFonts w:ascii="IRANSans" w:eastAsia="Times New Roman" w:hAnsi="IRANSans" w:cs="Courier New"/>
          <w:color w:val="37474F"/>
        </w:rPr>
        <w:t>&gt;&lt;</w:t>
      </w:r>
      <w:r w:rsidRPr="00E850AE">
        <w:rPr>
          <w:rFonts w:ascii="IRANSans" w:eastAsia="Times New Roman" w:hAnsi="IRANSans" w:cs="Courier New"/>
          <w:color w:val="A61717"/>
        </w:rPr>
        <w:t>/div&gt;</w:t>
      </w:r>
    </w:p>
    <w:p w:rsidR="00E850AE" w:rsidRPr="00E850AE" w:rsidRDefault="00E850AE" w:rsidP="00E85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textAlignment w:val="top"/>
        <w:rPr>
          <w:rFonts w:ascii="Courier New" w:eastAsia="Times New Roman" w:hAnsi="Courier New" w:cs="Courier New"/>
          <w:color w:val="37474F"/>
        </w:rPr>
      </w:pPr>
      <w:r w:rsidRPr="00E850AE">
        <w:rPr>
          <w:rFonts w:ascii="Courier New" w:eastAsia="Times New Roman" w:hAnsi="Courier New" w:cs="Courier New"/>
          <w:color w:val="37474F"/>
        </w:rPr>
        <w:t xml:space="preserve">     </w:t>
      </w:r>
      <w:r w:rsidRPr="00E850AE">
        <w:rPr>
          <w:rFonts w:ascii="IRANSans" w:eastAsia="Times New Roman" w:hAnsi="IRANSans" w:cs="Courier New"/>
          <w:color w:val="37474F"/>
        </w:rPr>
        <w:t>&lt;</w:t>
      </w:r>
      <w:r w:rsidRPr="00E850AE">
        <w:rPr>
          <w:rFonts w:ascii="IRANSans" w:eastAsia="Times New Roman" w:hAnsi="IRANSans" w:cs="Courier New"/>
          <w:color w:val="EC407A"/>
        </w:rPr>
        <w:t>div</w:t>
      </w:r>
      <w:r w:rsidRPr="00E850AE">
        <w:rPr>
          <w:rFonts w:ascii="Courier New" w:eastAsia="Times New Roman" w:hAnsi="Courier New" w:cs="Courier New"/>
          <w:color w:val="37474F"/>
        </w:rPr>
        <w:t xml:space="preserve"> </w:t>
      </w:r>
      <w:r w:rsidRPr="00E850AE">
        <w:rPr>
          <w:rFonts w:ascii="IRANSans" w:eastAsia="Times New Roman" w:hAnsi="IRANSans" w:cs="Courier New"/>
          <w:color w:val="3E61A2"/>
        </w:rPr>
        <w:t>class</w:t>
      </w:r>
      <w:r w:rsidRPr="00E850AE">
        <w:rPr>
          <w:rFonts w:ascii="IRANSans" w:eastAsia="Times New Roman" w:hAnsi="IRANSans" w:cs="Courier New"/>
          <w:color w:val="37474F"/>
        </w:rPr>
        <w:t>=</w:t>
      </w:r>
      <w:r w:rsidRPr="00E850AE">
        <w:rPr>
          <w:rFonts w:ascii="IRANSans" w:eastAsia="Times New Roman" w:hAnsi="IRANSans" w:cs="Courier New"/>
          <w:color w:val="0D904F"/>
        </w:rPr>
        <w:t>"divider meridian-divider"</w:t>
      </w:r>
      <w:r w:rsidRPr="00E850AE">
        <w:rPr>
          <w:rFonts w:ascii="IRANSans" w:eastAsia="Times New Roman" w:hAnsi="IRANSans" w:cs="Courier New"/>
          <w:color w:val="37474F"/>
        </w:rPr>
        <w:t>&gt;&lt;</w:t>
      </w:r>
      <w:r w:rsidRPr="00E850AE">
        <w:rPr>
          <w:rFonts w:ascii="IRANSans" w:eastAsia="Times New Roman" w:hAnsi="IRANSans" w:cs="Courier New"/>
          <w:color w:val="A61717"/>
        </w:rPr>
        <w:t>/div&gt;</w:t>
      </w:r>
    </w:p>
    <w:p w:rsidR="00E850AE" w:rsidRPr="00E850AE" w:rsidRDefault="00E850AE" w:rsidP="00E85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textAlignment w:val="top"/>
        <w:rPr>
          <w:rFonts w:ascii="Courier New" w:eastAsia="Times New Roman" w:hAnsi="Courier New" w:cs="Courier New"/>
          <w:color w:val="37474F"/>
        </w:rPr>
      </w:pPr>
      <w:r w:rsidRPr="00E850AE">
        <w:rPr>
          <w:rFonts w:ascii="Courier New" w:eastAsia="Times New Roman" w:hAnsi="Courier New" w:cs="Courier New"/>
          <w:color w:val="37474F"/>
        </w:rPr>
        <w:t xml:space="preserve">     </w:t>
      </w:r>
      <w:r w:rsidRPr="00E850AE">
        <w:rPr>
          <w:rFonts w:ascii="IRANSans" w:eastAsia="Times New Roman" w:hAnsi="IRANSans" w:cs="Courier New"/>
          <w:color w:val="37474F"/>
        </w:rPr>
        <w:t>{{</w:t>
      </w:r>
      <w:r w:rsidRPr="00E850AE">
        <w:rPr>
          <w:rFonts w:ascii="IRANSans" w:eastAsia="Times New Roman" w:hAnsi="IRANSans" w:cs="Courier New"/>
          <w:color w:val="A61717"/>
        </w:rPr>
        <w:t>/</w:t>
      </w:r>
      <w:proofErr w:type="spellStart"/>
      <w:r w:rsidRPr="00E850AE">
        <w:rPr>
          <w:rFonts w:ascii="IRANSans" w:eastAsia="Times New Roman" w:hAnsi="IRANSans" w:cs="Courier New"/>
          <w:color w:val="A61717"/>
        </w:rPr>
        <w:t>second.enabled</w:t>
      </w:r>
      <w:proofErr w:type="spellEnd"/>
      <w:r w:rsidRPr="00E850AE">
        <w:rPr>
          <w:rFonts w:ascii="IRANSans" w:eastAsia="Times New Roman" w:hAnsi="IRANSans" w:cs="Courier New"/>
          <w:color w:val="A61717"/>
        </w:rPr>
        <w:t>}}</w:t>
      </w:r>
    </w:p>
    <w:p w:rsidR="00E850AE" w:rsidRPr="00E850AE" w:rsidRDefault="00E850AE" w:rsidP="00E85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textAlignment w:val="top"/>
        <w:rPr>
          <w:rFonts w:ascii="Courier New" w:eastAsia="Times New Roman" w:hAnsi="Courier New" w:cs="Courier New"/>
          <w:color w:val="37474F"/>
        </w:rPr>
      </w:pPr>
      <w:r w:rsidRPr="00E850AE">
        <w:rPr>
          <w:rFonts w:ascii="Courier New" w:eastAsia="Times New Roman" w:hAnsi="Courier New" w:cs="Courier New"/>
          <w:color w:val="37474F"/>
        </w:rPr>
        <w:t xml:space="preserve">     </w:t>
      </w:r>
      <w:r w:rsidRPr="00E850AE">
        <w:rPr>
          <w:rFonts w:ascii="IRANSans" w:eastAsia="Times New Roman" w:hAnsi="IRANSans" w:cs="Courier New"/>
          <w:color w:val="37474F"/>
        </w:rPr>
        <w:t>{{</w:t>
      </w:r>
      <w:r w:rsidRPr="00E850AE">
        <w:rPr>
          <w:rFonts w:ascii="IRANSans" w:eastAsia="Times New Roman" w:hAnsi="IRANSans" w:cs="Courier New"/>
          <w:color w:val="A61717"/>
        </w:rPr>
        <w:t>#</w:t>
      </w:r>
      <w:proofErr w:type="spellStart"/>
      <w:r w:rsidRPr="00E850AE">
        <w:rPr>
          <w:rFonts w:ascii="IRANSans" w:eastAsia="Times New Roman" w:hAnsi="IRANSans" w:cs="Courier New"/>
          <w:color w:val="EC407A"/>
        </w:rPr>
        <w:t>meridian</w:t>
      </w:r>
      <w:r w:rsidRPr="00E850AE">
        <w:rPr>
          <w:rFonts w:ascii="IRANSans" w:eastAsia="Times New Roman" w:hAnsi="IRANSans" w:cs="Courier New"/>
          <w:color w:val="37474F"/>
        </w:rPr>
        <w:t>.</w:t>
      </w:r>
      <w:r w:rsidRPr="00E850AE">
        <w:rPr>
          <w:rFonts w:ascii="IRANSans" w:eastAsia="Times New Roman" w:hAnsi="IRANSans" w:cs="Courier New"/>
          <w:color w:val="EC407A"/>
        </w:rPr>
        <w:t>enabled</w:t>
      </w:r>
      <w:proofErr w:type="spellEnd"/>
      <w:r w:rsidRPr="00E850AE">
        <w:rPr>
          <w:rFonts w:ascii="IRANSans" w:eastAsia="Times New Roman" w:hAnsi="IRANSans" w:cs="Courier New"/>
          <w:color w:val="37474F"/>
        </w:rPr>
        <w:t>}}</w:t>
      </w:r>
    </w:p>
    <w:p w:rsidR="00E850AE" w:rsidRPr="00E850AE" w:rsidRDefault="00E850AE" w:rsidP="00E85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textAlignment w:val="top"/>
        <w:rPr>
          <w:rFonts w:ascii="Courier New" w:eastAsia="Times New Roman" w:hAnsi="Courier New" w:cs="Courier New"/>
          <w:color w:val="37474F"/>
        </w:rPr>
      </w:pPr>
      <w:r w:rsidRPr="00E850AE">
        <w:rPr>
          <w:rFonts w:ascii="Courier New" w:eastAsia="Times New Roman" w:hAnsi="Courier New" w:cs="Courier New"/>
          <w:color w:val="37474F"/>
        </w:rPr>
        <w:t xml:space="preserve">     </w:t>
      </w:r>
      <w:r w:rsidRPr="00E850AE">
        <w:rPr>
          <w:rFonts w:ascii="IRANSans" w:eastAsia="Times New Roman" w:hAnsi="IRANSans" w:cs="Courier New"/>
          <w:color w:val="37474F"/>
        </w:rPr>
        <w:t>&lt;</w:t>
      </w:r>
      <w:r w:rsidRPr="00E850AE">
        <w:rPr>
          <w:rFonts w:ascii="IRANSans" w:eastAsia="Times New Roman" w:hAnsi="IRANSans" w:cs="Courier New"/>
          <w:color w:val="EC407A"/>
        </w:rPr>
        <w:t>div</w:t>
      </w:r>
      <w:r w:rsidRPr="00E850AE">
        <w:rPr>
          <w:rFonts w:ascii="Courier New" w:eastAsia="Times New Roman" w:hAnsi="Courier New" w:cs="Courier New"/>
          <w:color w:val="37474F"/>
        </w:rPr>
        <w:t xml:space="preserve"> </w:t>
      </w:r>
      <w:r w:rsidRPr="00E850AE">
        <w:rPr>
          <w:rFonts w:ascii="IRANSans" w:eastAsia="Times New Roman" w:hAnsi="IRANSans" w:cs="Courier New"/>
          <w:color w:val="3E61A2"/>
        </w:rPr>
        <w:t>class</w:t>
      </w:r>
      <w:r w:rsidRPr="00E850AE">
        <w:rPr>
          <w:rFonts w:ascii="IRANSans" w:eastAsia="Times New Roman" w:hAnsi="IRANSans" w:cs="Courier New"/>
          <w:color w:val="37474F"/>
        </w:rPr>
        <w:t>=</w:t>
      </w:r>
      <w:r w:rsidRPr="00E850AE">
        <w:rPr>
          <w:rFonts w:ascii="IRANSans" w:eastAsia="Times New Roman" w:hAnsi="IRANSans" w:cs="Courier New"/>
          <w:color w:val="0D904F"/>
        </w:rPr>
        <w:t>"meridian time-segment"</w:t>
      </w:r>
      <w:r w:rsidRPr="00E850AE">
        <w:rPr>
          <w:rFonts w:ascii="Courier New" w:eastAsia="Times New Roman" w:hAnsi="Courier New" w:cs="Courier New"/>
          <w:color w:val="37474F"/>
        </w:rPr>
        <w:t xml:space="preserve"> </w:t>
      </w:r>
      <w:r w:rsidRPr="00E850AE">
        <w:rPr>
          <w:rFonts w:ascii="IRANSans" w:eastAsia="Times New Roman" w:hAnsi="IRANSans" w:cs="Courier New"/>
          <w:color w:val="EC407A"/>
        </w:rPr>
        <w:t>data</w:t>
      </w:r>
      <w:r w:rsidRPr="00E850AE">
        <w:rPr>
          <w:rFonts w:ascii="IRANSans" w:eastAsia="Times New Roman" w:hAnsi="IRANSans" w:cs="Courier New"/>
          <w:color w:val="37474F"/>
        </w:rPr>
        <w:t>-</w:t>
      </w:r>
      <w:r w:rsidRPr="00E850AE">
        <w:rPr>
          <w:rFonts w:ascii="IRANSans" w:eastAsia="Times New Roman" w:hAnsi="IRANSans" w:cs="Courier New"/>
          <w:color w:val="EC407A"/>
        </w:rPr>
        <w:t>time</w:t>
      </w:r>
      <w:r w:rsidRPr="00E850AE">
        <w:rPr>
          <w:rFonts w:ascii="IRANSans" w:eastAsia="Times New Roman" w:hAnsi="IRANSans" w:cs="Courier New"/>
          <w:color w:val="37474F"/>
        </w:rPr>
        <w:t>-</w:t>
      </w:r>
      <w:r w:rsidRPr="00E850AE">
        <w:rPr>
          <w:rFonts w:ascii="IRANSans" w:eastAsia="Times New Roman" w:hAnsi="IRANSans" w:cs="Courier New"/>
          <w:color w:val="EC407A"/>
        </w:rPr>
        <w:t>key</w:t>
      </w:r>
      <w:r w:rsidRPr="00E850AE">
        <w:rPr>
          <w:rFonts w:ascii="IRANSans" w:eastAsia="Times New Roman" w:hAnsi="IRANSans" w:cs="Courier New"/>
          <w:color w:val="37474F"/>
        </w:rPr>
        <w:t>=</w:t>
      </w:r>
      <w:r w:rsidRPr="00E850AE">
        <w:rPr>
          <w:rFonts w:ascii="IRANSans" w:eastAsia="Times New Roman" w:hAnsi="IRANSans" w:cs="Courier New"/>
          <w:color w:val="0D904F"/>
        </w:rPr>
        <w:t>"meridian"</w:t>
      </w:r>
      <w:r w:rsidRPr="00E850AE">
        <w:rPr>
          <w:rFonts w:ascii="Courier New" w:eastAsia="Times New Roman" w:hAnsi="Courier New" w:cs="Courier New"/>
          <w:color w:val="37474F"/>
        </w:rPr>
        <w:t xml:space="preserve"> </w:t>
      </w:r>
      <w:r w:rsidRPr="00E850AE">
        <w:rPr>
          <w:rFonts w:ascii="IRANSans" w:eastAsia="Times New Roman" w:hAnsi="IRANSans" w:cs="Courier New"/>
          <w:color w:val="37474F"/>
        </w:rPr>
        <w:t>&gt;</w:t>
      </w:r>
    </w:p>
    <w:p w:rsidR="00E850AE" w:rsidRPr="00E850AE" w:rsidRDefault="00E850AE" w:rsidP="00E85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textAlignment w:val="top"/>
        <w:rPr>
          <w:rFonts w:ascii="Courier New" w:eastAsia="Times New Roman" w:hAnsi="Courier New" w:cs="Courier New"/>
          <w:color w:val="37474F"/>
        </w:rPr>
      </w:pPr>
      <w:r w:rsidRPr="00E850AE">
        <w:rPr>
          <w:rFonts w:ascii="Courier New" w:eastAsia="Times New Roman" w:hAnsi="Courier New" w:cs="Courier New"/>
          <w:color w:val="37474F"/>
        </w:rPr>
        <w:t xml:space="preserve">     </w:t>
      </w:r>
      <w:r w:rsidRPr="00E850AE">
        <w:rPr>
          <w:rFonts w:ascii="IRANSans" w:eastAsia="Times New Roman" w:hAnsi="IRANSans" w:cs="Courier New"/>
          <w:color w:val="37474F"/>
        </w:rPr>
        <w:t>&lt;</w:t>
      </w:r>
      <w:r w:rsidRPr="00E850AE">
        <w:rPr>
          <w:rFonts w:ascii="IRANSans" w:eastAsia="Times New Roman" w:hAnsi="IRANSans" w:cs="Courier New"/>
          <w:color w:val="EC407A"/>
        </w:rPr>
        <w:t>div</w:t>
      </w:r>
      <w:r w:rsidRPr="00E850AE">
        <w:rPr>
          <w:rFonts w:ascii="Courier New" w:eastAsia="Times New Roman" w:hAnsi="Courier New" w:cs="Courier New"/>
          <w:color w:val="37474F"/>
        </w:rPr>
        <w:t xml:space="preserve"> </w:t>
      </w:r>
      <w:r w:rsidRPr="00E850AE">
        <w:rPr>
          <w:rFonts w:ascii="IRANSans" w:eastAsia="Times New Roman" w:hAnsi="IRANSans" w:cs="Courier New"/>
          <w:color w:val="3E61A2"/>
        </w:rPr>
        <w:t>class</w:t>
      </w:r>
      <w:r w:rsidRPr="00E850AE">
        <w:rPr>
          <w:rFonts w:ascii="IRANSans" w:eastAsia="Times New Roman" w:hAnsi="IRANSans" w:cs="Courier New"/>
          <w:color w:val="37474F"/>
        </w:rPr>
        <w:t>=</w:t>
      </w:r>
      <w:r w:rsidRPr="00E850AE">
        <w:rPr>
          <w:rFonts w:ascii="IRANSans" w:eastAsia="Times New Roman" w:hAnsi="IRANSans" w:cs="Courier New"/>
          <w:color w:val="0D904F"/>
        </w:rPr>
        <w:t>"up-</w:t>
      </w:r>
      <w:proofErr w:type="spellStart"/>
      <w:r w:rsidRPr="00E850AE">
        <w:rPr>
          <w:rFonts w:ascii="IRANSans" w:eastAsia="Times New Roman" w:hAnsi="IRANSans" w:cs="Courier New"/>
          <w:color w:val="0D904F"/>
        </w:rPr>
        <w:t>btn</w:t>
      </w:r>
      <w:proofErr w:type="spellEnd"/>
      <w:r w:rsidRPr="00E850AE">
        <w:rPr>
          <w:rFonts w:ascii="IRANSans" w:eastAsia="Times New Roman" w:hAnsi="IRANSans" w:cs="Courier New"/>
          <w:color w:val="0D904F"/>
        </w:rPr>
        <w:t>"</w:t>
      </w:r>
      <w:r w:rsidRPr="00E850AE">
        <w:rPr>
          <w:rFonts w:ascii="Courier New" w:eastAsia="Times New Roman" w:hAnsi="Courier New" w:cs="Courier New"/>
          <w:color w:val="37474F"/>
        </w:rPr>
        <w:t xml:space="preserve"> </w:t>
      </w:r>
      <w:r w:rsidRPr="00E850AE">
        <w:rPr>
          <w:rFonts w:ascii="IRANSans" w:eastAsia="Times New Roman" w:hAnsi="IRANSans" w:cs="Courier New"/>
          <w:color w:val="EC407A"/>
        </w:rPr>
        <w:t>data</w:t>
      </w:r>
      <w:r w:rsidRPr="00E850AE">
        <w:rPr>
          <w:rFonts w:ascii="IRANSans" w:eastAsia="Times New Roman" w:hAnsi="IRANSans" w:cs="Courier New"/>
          <w:color w:val="37474F"/>
        </w:rPr>
        <w:t>-</w:t>
      </w:r>
      <w:r w:rsidRPr="00E850AE">
        <w:rPr>
          <w:rFonts w:ascii="IRANSans" w:eastAsia="Times New Roman" w:hAnsi="IRANSans" w:cs="Courier New"/>
          <w:color w:val="EC407A"/>
        </w:rPr>
        <w:t>time</w:t>
      </w:r>
      <w:r w:rsidRPr="00E850AE">
        <w:rPr>
          <w:rFonts w:ascii="IRANSans" w:eastAsia="Times New Roman" w:hAnsi="IRANSans" w:cs="Courier New"/>
          <w:color w:val="37474F"/>
        </w:rPr>
        <w:t>-</w:t>
      </w:r>
      <w:r w:rsidRPr="00E850AE">
        <w:rPr>
          <w:rFonts w:ascii="IRANSans" w:eastAsia="Times New Roman" w:hAnsi="IRANSans" w:cs="Courier New"/>
          <w:color w:val="EC407A"/>
        </w:rPr>
        <w:t>key</w:t>
      </w:r>
      <w:r w:rsidRPr="00E850AE">
        <w:rPr>
          <w:rFonts w:ascii="IRANSans" w:eastAsia="Times New Roman" w:hAnsi="IRANSans" w:cs="Courier New"/>
          <w:color w:val="37474F"/>
        </w:rPr>
        <w:t>=</w:t>
      </w:r>
      <w:r w:rsidRPr="00E850AE">
        <w:rPr>
          <w:rFonts w:ascii="IRANSans" w:eastAsia="Times New Roman" w:hAnsi="IRANSans" w:cs="Courier New"/>
          <w:color w:val="0D904F"/>
        </w:rPr>
        <w:t>"meridian"</w:t>
      </w:r>
      <w:r w:rsidRPr="00E850AE">
        <w:rPr>
          <w:rFonts w:ascii="IRANSans" w:eastAsia="Times New Roman" w:hAnsi="IRANSans" w:cs="Courier New"/>
          <w:color w:val="37474F"/>
        </w:rPr>
        <w:t>&gt;</w:t>
      </w:r>
      <w:r w:rsidRPr="00E850AE">
        <w:rPr>
          <w:rFonts w:ascii="IRANSans" w:eastAsia="Times New Roman" w:hAnsi="IRANSans" w:cs="Courier New"/>
          <w:color w:val="A61717"/>
        </w:rPr>
        <w:t>▲</w:t>
      </w:r>
      <w:r w:rsidRPr="00E850AE">
        <w:rPr>
          <w:rFonts w:ascii="IRANSans" w:eastAsia="Times New Roman" w:hAnsi="IRANSans" w:cs="Courier New"/>
          <w:color w:val="37474F"/>
        </w:rPr>
        <w:t>&lt;</w:t>
      </w:r>
      <w:r w:rsidRPr="00E850AE">
        <w:rPr>
          <w:rFonts w:ascii="IRANSans" w:eastAsia="Times New Roman" w:hAnsi="IRANSans" w:cs="Courier New"/>
          <w:color w:val="A61717"/>
        </w:rPr>
        <w:t>/div&gt;</w:t>
      </w:r>
    </w:p>
    <w:p w:rsidR="00E850AE" w:rsidRPr="00E850AE" w:rsidRDefault="00E850AE" w:rsidP="00E85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textAlignment w:val="top"/>
        <w:rPr>
          <w:rFonts w:ascii="Courier New" w:eastAsia="Times New Roman" w:hAnsi="Courier New" w:cs="Courier New"/>
          <w:color w:val="37474F"/>
        </w:rPr>
      </w:pPr>
      <w:r w:rsidRPr="00E850AE">
        <w:rPr>
          <w:rFonts w:ascii="Courier New" w:eastAsia="Times New Roman" w:hAnsi="Courier New" w:cs="Courier New"/>
          <w:color w:val="37474F"/>
        </w:rPr>
        <w:t xml:space="preserve">     </w:t>
      </w:r>
      <w:r w:rsidRPr="00E850AE">
        <w:rPr>
          <w:rFonts w:ascii="IRANSans" w:eastAsia="Times New Roman" w:hAnsi="IRANSans" w:cs="Courier New"/>
          <w:color w:val="37474F"/>
        </w:rPr>
        <w:t>&lt;</w:t>
      </w:r>
      <w:r w:rsidRPr="00E850AE">
        <w:rPr>
          <w:rFonts w:ascii="IRANSans" w:eastAsia="Times New Roman" w:hAnsi="IRANSans" w:cs="Courier New"/>
          <w:color w:val="EC407A"/>
        </w:rPr>
        <w:t>input</w:t>
      </w:r>
      <w:r w:rsidRPr="00E850AE">
        <w:rPr>
          <w:rFonts w:ascii="Courier New" w:eastAsia="Times New Roman" w:hAnsi="Courier New" w:cs="Courier New"/>
          <w:color w:val="37474F"/>
        </w:rPr>
        <w:t xml:space="preserve"> </w:t>
      </w:r>
      <w:r w:rsidRPr="00E850AE">
        <w:rPr>
          <w:rFonts w:ascii="IRANSans" w:eastAsia="Times New Roman" w:hAnsi="IRANSans" w:cs="Courier New"/>
          <w:color w:val="EC407A"/>
        </w:rPr>
        <w:t>value</w:t>
      </w:r>
      <w:r w:rsidRPr="00E850AE">
        <w:rPr>
          <w:rFonts w:ascii="IRANSans" w:eastAsia="Times New Roman" w:hAnsi="IRANSans" w:cs="Courier New"/>
          <w:color w:val="37474F"/>
        </w:rPr>
        <w:t>=</w:t>
      </w:r>
      <w:r w:rsidRPr="00E850AE">
        <w:rPr>
          <w:rFonts w:ascii="IRANSans" w:eastAsia="Times New Roman" w:hAnsi="IRANSans" w:cs="Courier New"/>
          <w:color w:val="0D904F"/>
        </w:rPr>
        <w:t>"{{</w:t>
      </w:r>
      <w:proofErr w:type="spellStart"/>
      <w:r w:rsidRPr="00E850AE">
        <w:rPr>
          <w:rFonts w:ascii="IRANSans" w:eastAsia="Times New Roman" w:hAnsi="IRANSans" w:cs="Courier New"/>
          <w:color w:val="0D904F"/>
        </w:rPr>
        <w:t>meridian.title</w:t>
      </w:r>
      <w:proofErr w:type="spellEnd"/>
      <w:r w:rsidRPr="00E850AE">
        <w:rPr>
          <w:rFonts w:ascii="IRANSans" w:eastAsia="Times New Roman" w:hAnsi="IRANSans" w:cs="Courier New"/>
          <w:color w:val="0D904F"/>
        </w:rPr>
        <w:t>}}"</w:t>
      </w:r>
      <w:r w:rsidRPr="00E850AE">
        <w:rPr>
          <w:rFonts w:ascii="Courier New" w:eastAsia="Times New Roman" w:hAnsi="Courier New" w:cs="Courier New"/>
          <w:color w:val="37474F"/>
        </w:rPr>
        <w:t xml:space="preserve"> </w:t>
      </w:r>
      <w:r w:rsidRPr="00E850AE">
        <w:rPr>
          <w:rFonts w:ascii="IRANSans" w:eastAsia="Times New Roman" w:hAnsi="IRANSans" w:cs="Courier New"/>
          <w:color w:val="EC407A"/>
        </w:rPr>
        <w:t>type</w:t>
      </w:r>
      <w:r w:rsidRPr="00E850AE">
        <w:rPr>
          <w:rFonts w:ascii="IRANSans" w:eastAsia="Times New Roman" w:hAnsi="IRANSans" w:cs="Courier New"/>
          <w:color w:val="37474F"/>
        </w:rPr>
        <w:t>=</w:t>
      </w:r>
      <w:r w:rsidRPr="00E850AE">
        <w:rPr>
          <w:rFonts w:ascii="IRANSans" w:eastAsia="Times New Roman" w:hAnsi="IRANSans" w:cs="Courier New"/>
          <w:color w:val="0D904F"/>
        </w:rPr>
        <w:t>"text"</w:t>
      </w:r>
      <w:r w:rsidRPr="00E850AE">
        <w:rPr>
          <w:rFonts w:ascii="Courier New" w:eastAsia="Times New Roman" w:hAnsi="Courier New" w:cs="Courier New"/>
          <w:color w:val="37474F"/>
        </w:rPr>
        <w:t xml:space="preserve"> </w:t>
      </w:r>
      <w:r w:rsidRPr="00E850AE">
        <w:rPr>
          <w:rFonts w:ascii="IRANSans" w:eastAsia="Times New Roman" w:hAnsi="IRANSans" w:cs="Courier New"/>
          <w:color w:val="3E61A2"/>
        </w:rPr>
        <w:t>class</w:t>
      </w:r>
      <w:r w:rsidRPr="00E850AE">
        <w:rPr>
          <w:rFonts w:ascii="IRANSans" w:eastAsia="Times New Roman" w:hAnsi="IRANSans" w:cs="Courier New"/>
          <w:color w:val="37474F"/>
        </w:rPr>
        <w:t>=</w:t>
      </w:r>
      <w:r w:rsidRPr="00E850AE">
        <w:rPr>
          <w:rFonts w:ascii="IRANSans" w:eastAsia="Times New Roman" w:hAnsi="IRANSans" w:cs="Courier New"/>
          <w:color w:val="0D904F"/>
        </w:rPr>
        <w:t>"meridian-input"</w:t>
      </w:r>
      <w:r w:rsidRPr="00E850AE">
        <w:rPr>
          <w:rFonts w:ascii="IRANSans" w:eastAsia="Times New Roman" w:hAnsi="IRANSans" w:cs="Courier New"/>
          <w:color w:val="37474F"/>
        </w:rPr>
        <w:t>&gt;</w:t>
      </w:r>
    </w:p>
    <w:p w:rsidR="00E850AE" w:rsidRPr="00E850AE" w:rsidRDefault="00E850AE" w:rsidP="00E85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textAlignment w:val="top"/>
        <w:rPr>
          <w:rFonts w:ascii="Courier New" w:eastAsia="Times New Roman" w:hAnsi="Courier New" w:cs="Courier New"/>
          <w:color w:val="37474F"/>
        </w:rPr>
      </w:pPr>
      <w:r w:rsidRPr="00E850AE">
        <w:rPr>
          <w:rFonts w:ascii="Courier New" w:eastAsia="Times New Roman" w:hAnsi="Courier New" w:cs="Courier New"/>
          <w:color w:val="37474F"/>
        </w:rPr>
        <w:t xml:space="preserve">     </w:t>
      </w:r>
      <w:r w:rsidRPr="00E850AE">
        <w:rPr>
          <w:rFonts w:ascii="IRANSans" w:eastAsia="Times New Roman" w:hAnsi="IRANSans" w:cs="Courier New"/>
          <w:color w:val="37474F"/>
        </w:rPr>
        <w:t>&lt;</w:t>
      </w:r>
      <w:r w:rsidRPr="00E850AE">
        <w:rPr>
          <w:rFonts w:ascii="IRANSans" w:eastAsia="Times New Roman" w:hAnsi="IRANSans" w:cs="Courier New"/>
          <w:color w:val="EC407A"/>
        </w:rPr>
        <w:t>div</w:t>
      </w:r>
      <w:r w:rsidRPr="00E850AE">
        <w:rPr>
          <w:rFonts w:ascii="Courier New" w:eastAsia="Times New Roman" w:hAnsi="Courier New" w:cs="Courier New"/>
          <w:color w:val="37474F"/>
        </w:rPr>
        <w:t xml:space="preserve"> </w:t>
      </w:r>
      <w:r w:rsidRPr="00E850AE">
        <w:rPr>
          <w:rFonts w:ascii="IRANSans" w:eastAsia="Times New Roman" w:hAnsi="IRANSans" w:cs="Courier New"/>
          <w:color w:val="3E61A2"/>
        </w:rPr>
        <w:t>class</w:t>
      </w:r>
      <w:r w:rsidRPr="00E850AE">
        <w:rPr>
          <w:rFonts w:ascii="IRANSans" w:eastAsia="Times New Roman" w:hAnsi="IRANSans" w:cs="Courier New"/>
          <w:color w:val="37474F"/>
        </w:rPr>
        <w:t>=</w:t>
      </w:r>
      <w:r w:rsidRPr="00E850AE">
        <w:rPr>
          <w:rFonts w:ascii="IRANSans" w:eastAsia="Times New Roman" w:hAnsi="IRANSans" w:cs="Courier New"/>
          <w:color w:val="0D904F"/>
        </w:rPr>
        <w:t>"down-</w:t>
      </w:r>
      <w:proofErr w:type="spellStart"/>
      <w:r w:rsidRPr="00E850AE">
        <w:rPr>
          <w:rFonts w:ascii="IRANSans" w:eastAsia="Times New Roman" w:hAnsi="IRANSans" w:cs="Courier New"/>
          <w:color w:val="0D904F"/>
        </w:rPr>
        <w:t>btn</w:t>
      </w:r>
      <w:proofErr w:type="spellEnd"/>
      <w:r w:rsidRPr="00E850AE">
        <w:rPr>
          <w:rFonts w:ascii="IRANSans" w:eastAsia="Times New Roman" w:hAnsi="IRANSans" w:cs="Courier New"/>
          <w:color w:val="0D904F"/>
        </w:rPr>
        <w:t>"</w:t>
      </w:r>
      <w:r w:rsidRPr="00E850AE">
        <w:rPr>
          <w:rFonts w:ascii="Courier New" w:eastAsia="Times New Roman" w:hAnsi="Courier New" w:cs="Courier New"/>
          <w:color w:val="37474F"/>
        </w:rPr>
        <w:t xml:space="preserve"> </w:t>
      </w:r>
      <w:r w:rsidRPr="00E850AE">
        <w:rPr>
          <w:rFonts w:ascii="IRANSans" w:eastAsia="Times New Roman" w:hAnsi="IRANSans" w:cs="Courier New"/>
          <w:color w:val="EC407A"/>
        </w:rPr>
        <w:t>data</w:t>
      </w:r>
      <w:r w:rsidRPr="00E850AE">
        <w:rPr>
          <w:rFonts w:ascii="IRANSans" w:eastAsia="Times New Roman" w:hAnsi="IRANSans" w:cs="Courier New"/>
          <w:color w:val="37474F"/>
        </w:rPr>
        <w:t>-</w:t>
      </w:r>
      <w:r w:rsidRPr="00E850AE">
        <w:rPr>
          <w:rFonts w:ascii="IRANSans" w:eastAsia="Times New Roman" w:hAnsi="IRANSans" w:cs="Courier New"/>
          <w:color w:val="EC407A"/>
        </w:rPr>
        <w:t>time</w:t>
      </w:r>
      <w:r w:rsidRPr="00E850AE">
        <w:rPr>
          <w:rFonts w:ascii="IRANSans" w:eastAsia="Times New Roman" w:hAnsi="IRANSans" w:cs="Courier New"/>
          <w:color w:val="37474F"/>
        </w:rPr>
        <w:t>-</w:t>
      </w:r>
      <w:r w:rsidRPr="00E850AE">
        <w:rPr>
          <w:rFonts w:ascii="IRANSans" w:eastAsia="Times New Roman" w:hAnsi="IRANSans" w:cs="Courier New"/>
          <w:color w:val="EC407A"/>
        </w:rPr>
        <w:t>key</w:t>
      </w:r>
      <w:r w:rsidRPr="00E850AE">
        <w:rPr>
          <w:rFonts w:ascii="IRANSans" w:eastAsia="Times New Roman" w:hAnsi="IRANSans" w:cs="Courier New"/>
          <w:color w:val="37474F"/>
        </w:rPr>
        <w:t>=</w:t>
      </w:r>
      <w:r w:rsidRPr="00E850AE">
        <w:rPr>
          <w:rFonts w:ascii="IRANSans" w:eastAsia="Times New Roman" w:hAnsi="IRANSans" w:cs="Courier New"/>
          <w:color w:val="0D904F"/>
        </w:rPr>
        <w:t>"meridian"</w:t>
      </w:r>
      <w:r w:rsidRPr="00E850AE">
        <w:rPr>
          <w:rFonts w:ascii="IRANSans" w:eastAsia="Times New Roman" w:hAnsi="IRANSans" w:cs="Courier New"/>
          <w:color w:val="37474F"/>
        </w:rPr>
        <w:t>&gt;</w:t>
      </w:r>
      <w:r w:rsidRPr="00E850AE">
        <w:rPr>
          <w:rFonts w:ascii="IRANSans" w:eastAsia="Times New Roman" w:hAnsi="IRANSans" w:cs="Courier New"/>
          <w:color w:val="A61717"/>
        </w:rPr>
        <w:t>▼</w:t>
      </w:r>
      <w:r w:rsidRPr="00E850AE">
        <w:rPr>
          <w:rFonts w:ascii="IRANSans" w:eastAsia="Times New Roman" w:hAnsi="IRANSans" w:cs="Courier New"/>
          <w:color w:val="37474F"/>
        </w:rPr>
        <w:t>&lt;</w:t>
      </w:r>
      <w:r w:rsidRPr="00E850AE">
        <w:rPr>
          <w:rFonts w:ascii="IRANSans" w:eastAsia="Times New Roman" w:hAnsi="IRANSans" w:cs="Courier New"/>
          <w:color w:val="A61717"/>
        </w:rPr>
        <w:t>/div&gt;</w:t>
      </w:r>
    </w:p>
    <w:p w:rsidR="00E850AE" w:rsidRPr="00E850AE" w:rsidRDefault="00E850AE" w:rsidP="00E85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textAlignment w:val="top"/>
        <w:rPr>
          <w:rFonts w:ascii="Courier New" w:eastAsia="Times New Roman" w:hAnsi="Courier New" w:cs="Courier New"/>
          <w:color w:val="37474F"/>
        </w:rPr>
      </w:pPr>
      <w:r w:rsidRPr="00E850AE">
        <w:rPr>
          <w:rFonts w:ascii="Courier New" w:eastAsia="Times New Roman" w:hAnsi="Courier New" w:cs="Courier New"/>
          <w:color w:val="37474F"/>
        </w:rPr>
        <w:t xml:space="preserve">     </w:t>
      </w:r>
      <w:r w:rsidRPr="00E850AE">
        <w:rPr>
          <w:rFonts w:ascii="IRANSans" w:eastAsia="Times New Roman" w:hAnsi="IRANSans" w:cs="Courier New"/>
          <w:color w:val="37474F"/>
        </w:rPr>
        <w:t>&lt;</w:t>
      </w:r>
      <w:r w:rsidRPr="00E850AE">
        <w:rPr>
          <w:rFonts w:ascii="IRANSans" w:eastAsia="Times New Roman" w:hAnsi="IRANSans" w:cs="Courier New"/>
          <w:color w:val="A61717"/>
        </w:rPr>
        <w:t>/div&gt;</w:t>
      </w:r>
    </w:p>
    <w:p w:rsidR="00E850AE" w:rsidRPr="00E850AE" w:rsidRDefault="00E850AE" w:rsidP="00E85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textAlignment w:val="top"/>
        <w:rPr>
          <w:rFonts w:ascii="Courier New" w:eastAsia="Times New Roman" w:hAnsi="Courier New" w:cs="Courier New"/>
          <w:color w:val="37474F"/>
        </w:rPr>
      </w:pPr>
      <w:r w:rsidRPr="00E850AE">
        <w:rPr>
          <w:rFonts w:ascii="Courier New" w:eastAsia="Times New Roman" w:hAnsi="Courier New" w:cs="Courier New"/>
          <w:color w:val="37474F"/>
        </w:rPr>
        <w:t xml:space="preserve">     </w:t>
      </w:r>
      <w:r w:rsidRPr="00E850AE">
        <w:rPr>
          <w:rFonts w:ascii="IRANSans" w:eastAsia="Times New Roman" w:hAnsi="IRANSans" w:cs="Courier New"/>
          <w:color w:val="37474F"/>
        </w:rPr>
        <w:t>{{</w:t>
      </w:r>
      <w:r w:rsidRPr="00E850AE">
        <w:rPr>
          <w:rFonts w:ascii="IRANSans" w:eastAsia="Times New Roman" w:hAnsi="IRANSans" w:cs="Courier New"/>
          <w:color w:val="A61717"/>
        </w:rPr>
        <w:t>/</w:t>
      </w:r>
      <w:proofErr w:type="spellStart"/>
      <w:r w:rsidRPr="00E850AE">
        <w:rPr>
          <w:rFonts w:ascii="IRANSans" w:eastAsia="Times New Roman" w:hAnsi="IRANSans" w:cs="Courier New"/>
          <w:color w:val="A61717"/>
        </w:rPr>
        <w:t>meridian.enabled</w:t>
      </w:r>
      <w:proofErr w:type="spellEnd"/>
      <w:r w:rsidRPr="00E850AE">
        <w:rPr>
          <w:rFonts w:ascii="IRANSans" w:eastAsia="Times New Roman" w:hAnsi="IRANSans" w:cs="Courier New"/>
          <w:color w:val="A61717"/>
        </w:rPr>
        <w:t>}}</w:t>
      </w:r>
    </w:p>
    <w:p w:rsidR="00E850AE" w:rsidRPr="00E850AE" w:rsidRDefault="00E850AE" w:rsidP="00E85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textAlignment w:val="top"/>
        <w:rPr>
          <w:rFonts w:ascii="Courier New" w:eastAsia="Times New Roman" w:hAnsi="Courier New" w:cs="Courier New"/>
          <w:color w:val="37474F"/>
        </w:rPr>
      </w:pPr>
      <w:r w:rsidRPr="00E850AE">
        <w:rPr>
          <w:rFonts w:ascii="Courier New" w:eastAsia="Times New Roman" w:hAnsi="Courier New" w:cs="Courier New"/>
          <w:color w:val="37474F"/>
        </w:rPr>
        <w:t xml:space="preserve">     </w:t>
      </w:r>
      <w:r w:rsidRPr="00E850AE">
        <w:rPr>
          <w:rFonts w:ascii="IRANSans" w:eastAsia="Times New Roman" w:hAnsi="IRANSans" w:cs="Courier New"/>
          <w:color w:val="37474F"/>
        </w:rPr>
        <w:t>&lt;</w:t>
      </w:r>
      <w:r w:rsidRPr="00E850AE">
        <w:rPr>
          <w:rFonts w:ascii="IRANSans" w:eastAsia="Times New Roman" w:hAnsi="IRANSans" w:cs="Courier New"/>
          <w:color w:val="A61717"/>
        </w:rPr>
        <w:t>/div&gt;</w:t>
      </w:r>
    </w:p>
    <w:p w:rsidR="00E850AE" w:rsidRPr="00E850AE" w:rsidRDefault="00E850AE" w:rsidP="00E85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textAlignment w:val="top"/>
        <w:rPr>
          <w:rFonts w:ascii="Courier New" w:eastAsia="Times New Roman" w:hAnsi="Courier New" w:cs="Courier New"/>
          <w:color w:val="37474F"/>
        </w:rPr>
      </w:pPr>
      <w:r w:rsidRPr="00E850AE">
        <w:rPr>
          <w:rFonts w:ascii="Courier New" w:eastAsia="Times New Roman" w:hAnsi="Courier New" w:cs="Courier New"/>
          <w:color w:val="37474F"/>
        </w:rPr>
        <w:t xml:space="preserve">     </w:t>
      </w:r>
      <w:r w:rsidRPr="00E850AE">
        <w:rPr>
          <w:rFonts w:ascii="IRANSans" w:eastAsia="Times New Roman" w:hAnsi="IRANSans" w:cs="Courier New"/>
          <w:color w:val="37474F"/>
        </w:rPr>
        <w:t>{{</w:t>
      </w:r>
      <w:r w:rsidRPr="00E850AE">
        <w:rPr>
          <w:rFonts w:ascii="IRANSans" w:eastAsia="Times New Roman" w:hAnsi="IRANSans" w:cs="Courier New"/>
          <w:color w:val="A61717"/>
        </w:rPr>
        <w:t>/enabled}}</w:t>
      </w:r>
    </w:p>
    <w:p w:rsidR="00E850AE" w:rsidRPr="00E850AE" w:rsidRDefault="00E850AE" w:rsidP="00E85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textAlignment w:val="top"/>
        <w:rPr>
          <w:rFonts w:ascii="Courier New" w:eastAsia="Times New Roman" w:hAnsi="Courier New" w:cs="Courier New"/>
          <w:color w:val="37474F"/>
        </w:rPr>
      </w:pPr>
      <w:r w:rsidRPr="00E850AE">
        <w:rPr>
          <w:rFonts w:ascii="Courier New" w:eastAsia="Times New Roman" w:hAnsi="Courier New" w:cs="Courier New"/>
          <w:color w:val="37474F"/>
        </w:rPr>
        <w:t xml:space="preserve">     </w:t>
      </w:r>
      <w:r w:rsidRPr="00E850AE">
        <w:rPr>
          <w:rFonts w:ascii="IRANSans" w:eastAsia="Times New Roman" w:hAnsi="IRANSans" w:cs="Courier New"/>
          <w:color w:val="37474F"/>
        </w:rPr>
        <w:t>{{</w:t>
      </w:r>
      <w:r w:rsidRPr="00E850AE">
        <w:rPr>
          <w:rFonts w:ascii="IRANSans" w:eastAsia="Times New Roman" w:hAnsi="IRANSans" w:cs="Courier New"/>
          <w:color w:val="A61717"/>
        </w:rPr>
        <w:t>/time}}</w:t>
      </w:r>
    </w:p>
    <w:p w:rsidR="00E850AE" w:rsidRPr="00E850AE" w:rsidRDefault="00E850AE" w:rsidP="00E85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textAlignment w:val="top"/>
        <w:rPr>
          <w:rFonts w:ascii="Courier New" w:eastAsia="Times New Roman" w:hAnsi="Courier New" w:cs="Courier New"/>
          <w:color w:val="37474F"/>
        </w:rPr>
      </w:pPr>
    </w:p>
    <w:p w:rsidR="00E850AE" w:rsidRPr="00E850AE" w:rsidRDefault="00E850AE" w:rsidP="00E85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textAlignment w:val="top"/>
        <w:rPr>
          <w:rFonts w:ascii="Courier New" w:eastAsia="Times New Roman" w:hAnsi="Courier New" w:cs="Courier New"/>
          <w:color w:val="37474F"/>
        </w:rPr>
      </w:pPr>
      <w:r w:rsidRPr="00E850AE">
        <w:rPr>
          <w:rFonts w:ascii="Courier New" w:eastAsia="Times New Roman" w:hAnsi="Courier New" w:cs="Courier New"/>
          <w:color w:val="37474F"/>
        </w:rPr>
        <w:t xml:space="preserve">     </w:t>
      </w:r>
      <w:r w:rsidRPr="00E850AE">
        <w:rPr>
          <w:rFonts w:ascii="IRANSans" w:eastAsia="Times New Roman" w:hAnsi="IRANSans" w:cs="Courier New"/>
          <w:color w:val="37474F"/>
        </w:rPr>
        <w:t>{{</w:t>
      </w:r>
      <w:r w:rsidRPr="00E850AE">
        <w:rPr>
          <w:rFonts w:ascii="IRANSans" w:eastAsia="Times New Roman" w:hAnsi="IRANSans" w:cs="Courier New"/>
          <w:color w:val="A61717"/>
        </w:rPr>
        <w:t>#</w:t>
      </w:r>
      <w:r w:rsidRPr="00E850AE">
        <w:rPr>
          <w:rFonts w:ascii="IRANSans" w:eastAsia="Times New Roman" w:hAnsi="IRANSans" w:cs="Courier New"/>
          <w:color w:val="EC407A"/>
        </w:rPr>
        <w:t>toolbox</w:t>
      </w:r>
      <w:r w:rsidRPr="00E850AE">
        <w:rPr>
          <w:rFonts w:ascii="IRANSans" w:eastAsia="Times New Roman" w:hAnsi="IRANSans" w:cs="Courier New"/>
          <w:color w:val="37474F"/>
        </w:rPr>
        <w:t>}}</w:t>
      </w:r>
    </w:p>
    <w:p w:rsidR="00E850AE" w:rsidRPr="00E850AE" w:rsidRDefault="00E850AE" w:rsidP="00E85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textAlignment w:val="top"/>
        <w:rPr>
          <w:rFonts w:ascii="Courier New" w:eastAsia="Times New Roman" w:hAnsi="Courier New" w:cs="Courier New"/>
          <w:color w:val="37474F"/>
        </w:rPr>
      </w:pPr>
      <w:r w:rsidRPr="00E850AE">
        <w:rPr>
          <w:rFonts w:ascii="Courier New" w:eastAsia="Times New Roman" w:hAnsi="Courier New" w:cs="Courier New"/>
          <w:color w:val="37474F"/>
        </w:rPr>
        <w:t xml:space="preserve">     </w:t>
      </w:r>
      <w:r w:rsidRPr="00E850AE">
        <w:rPr>
          <w:rFonts w:ascii="IRANSans" w:eastAsia="Times New Roman" w:hAnsi="IRANSans" w:cs="Courier New"/>
          <w:color w:val="37474F"/>
        </w:rPr>
        <w:t>{{</w:t>
      </w:r>
      <w:r w:rsidRPr="00E850AE">
        <w:rPr>
          <w:rFonts w:ascii="IRANSans" w:eastAsia="Times New Roman" w:hAnsi="IRANSans" w:cs="Courier New"/>
          <w:color w:val="A61717"/>
        </w:rPr>
        <w:t>#</w:t>
      </w:r>
      <w:r w:rsidRPr="00E850AE">
        <w:rPr>
          <w:rFonts w:ascii="IRANSans" w:eastAsia="Times New Roman" w:hAnsi="IRANSans" w:cs="Courier New"/>
          <w:color w:val="EC407A"/>
        </w:rPr>
        <w:t>enabled</w:t>
      </w:r>
      <w:r w:rsidRPr="00E850AE">
        <w:rPr>
          <w:rFonts w:ascii="IRANSans" w:eastAsia="Times New Roman" w:hAnsi="IRANSans" w:cs="Courier New"/>
          <w:color w:val="37474F"/>
        </w:rPr>
        <w:t>}}</w:t>
      </w:r>
    </w:p>
    <w:p w:rsidR="00E850AE" w:rsidRPr="00E850AE" w:rsidRDefault="00E850AE" w:rsidP="00E85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textAlignment w:val="top"/>
        <w:rPr>
          <w:rFonts w:ascii="Courier New" w:eastAsia="Times New Roman" w:hAnsi="Courier New" w:cs="Courier New"/>
          <w:color w:val="37474F"/>
        </w:rPr>
      </w:pPr>
      <w:r w:rsidRPr="00E850AE">
        <w:rPr>
          <w:rFonts w:ascii="Courier New" w:eastAsia="Times New Roman" w:hAnsi="Courier New" w:cs="Courier New"/>
          <w:color w:val="37474F"/>
        </w:rPr>
        <w:t xml:space="preserve">     </w:t>
      </w:r>
      <w:r w:rsidRPr="00E850AE">
        <w:rPr>
          <w:rFonts w:ascii="IRANSans" w:eastAsia="Times New Roman" w:hAnsi="IRANSans" w:cs="Courier New"/>
          <w:color w:val="37474F"/>
        </w:rPr>
        <w:t>&lt;</w:t>
      </w:r>
      <w:r w:rsidRPr="00E850AE">
        <w:rPr>
          <w:rFonts w:ascii="IRANSans" w:eastAsia="Times New Roman" w:hAnsi="IRANSans" w:cs="Courier New"/>
          <w:color w:val="EC407A"/>
        </w:rPr>
        <w:t>div</w:t>
      </w:r>
      <w:r w:rsidRPr="00E850AE">
        <w:rPr>
          <w:rFonts w:ascii="Courier New" w:eastAsia="Times New Roman" w:hAnsi="Courier New" w:cs="Courier New"/>
          <w:color w:val="37474F"/>
        </w:rPr>
        <w:t xml:space="preserve"> </w:t>
      </w:r>
      <w:r w:rsidRPr="00E850AE">
        <w:rPr>
          <w:rFonts w:ascii="IRANSans" w:eastAsia="Times New Roman" w:hAnsi="IRANSans" w:cs="Courier New"/>
          <w:color w:val="3E61A2"/>
        </w:rPr>
        <w:t>class</w:t>
      </w:r>
      <w:r w:rsidRPr="00E850AE">
        <w:rPr>
          <w:rFonts w:ascii="IRANSans" w:eastAsia="Times New Roman" w:hAnsi="IRANSans" w:cs="Courier New"/>
          <w:color w:val="37474F"/>
        </w:rPr>
        <w:t>=</w:t>
      </w:r>
      <w:r w:rsidRPr="00E850AE">
        <w:rPr>
          <w:rFonts w:ascii="IRANSans" w:eastAsia="Times New Roman" w:hAnsi="IRANSans" w:cs="Courier New"/>
          <w:color w:val="0D904F"/>
        </w:rPr>
        <w:t>"toolbox "</w:t>
      </w:r>
      <w:r w:rsidRPr="00E850AE">
        <w:rPr>
          <w:rFonts w:ascii="IRANSans" w:eastAsia="Times New Roman" w:hAnsi="IRANSans" w:cs="Courier New"/>
          <w:color w:val="37474F"/>
        </w:rPr>
        <w:t>&gt;</w:t>
      </w:r>
    </w:p>
    <w:p w:rsidR="00E850AE" w:rsidRPr="00E850AE" w:rsidRDefault="00E850AE" w:rsidP="00E85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textAlignment w:val="top"/>
        <w:rPr>
          <w:rFonts w:ascii="Courier New" w:eastAsia="Times New Roman" w:hAnsi="Courier New" w:cs="Courier New"/>
          <w:color w:val="37474F"/>
        </w:rPr>
      </w:pPr>
      <w:r w:rsidRPr="00E850AE">
        <w:rPr>
          <w:rFonts w:ascii="Courier New" w:eastAsia="Times New Roman" w:hAnsi="Courier New" w:cs="Courier New"/>
          <w:color w:val="37474F"/>
        </w:rPr>
        <w:t xml:space="preserve">     </w:t>
      </w:r>
      <w:r w:rsidRPr="00E850AE">
        <w:rPr>
          <w:rFonts w:ascii="IRANSans" w:eastAsia="Times New Roman" w:hAnsi="IRANSans" w:cs="Courier New"/>
          <w:color w:val="37474F"/>
        </w:rPr>
        <w:t>&lt;</w:t>
      </w:r>
      <w:r w:rsidRPr="00E850AE">
        <w:rPr>
          <w:rFonts w:ascii="IRANSans" w:eastAsia="Times New Roman" w:hAnsi="IRANSans" w:cs="Courier New"/>
          <w:color w:val="EC407A"/>
        </w:rPr>
        <w:t>div</w:t>
      </w:r>
      <w:r w:rsidRPr="00E850AE">
        <w:rPr>
          <w:rFonts w:ascii="Courier New" w:eastAsia="Times New Roman" w:hAnsi="Courier New" w:cs="Courier New"/>
          <w:color w:val="37474F"/>
        </w:rPr>
        <w:t xml:space="preserve"> </w:t>
      </w:r>
      <w:r w:rsidRPr="00E850AE">
        <w:rPr>
          <w:rFonts w:ascii="IRANSans" w:eastAsia="Times New Roman" w:hAnsi="IRANSans" w:cs="Courier New"/>
          <w:color w:val="3E61A2"/>
        </w:rPr>
        <w:t>class</w:t>
      </w:r>
      <w:r w:rsidRPr="00E850AE">
        <w:rPr>
          <w:rFonts w:ascii="IRANSans" w:eastAsia="Times New Roman" w:hAnsi="IRANSans" w:cs="Courier New"/>
          <w:color w:val="37474F"/>
        </w:rPr>
        <w:t>=</w:t>
      </w:r>
      <w:r w:rsidRPr="00E850AE">
        <w:rPr>
          <w:rFonts w:ascii="IRANSans" w:eastAsia="Times New Roman" w:hAnsi="IRANSans" w:cs="Courier New"/>
          <w:color w:val="0D904F"/>
        </w:rPr>
        <w:t>"</w:t>
      </w:r>
      <w:proofErr w:type="spellStart"/>
      <w:r w:rsidRPr="00E850AE">
        <w:rPr>
          <w:rFonts w:ascii="IRANSans" w:eastAsia="Times New Roman" w:hAnsi="IRANSans" w:cs="Courier New"/>
          <w:color w:val="0D904F"/>
        </w:rPr>
        <w:t>btn</w:t>
      </w:r>
      <w:proofErr w:type="spellEnd"/>
      <w:r w:rsidRPr="00E850AE">
        <w:rPr>
          <w:rFonts w:ascii="IRANSans" w:eastAsia="Times New Roman" w:hAnsi="IRANSans" w:cs="Courier New"/>
          <w:color w:val="0D904F"/>
        </w:rPr>
        <w:t>-today"</w:t>
      </w:r>
      <w:proofErr w:type="gramStart"/>
      <w:r w:rsidRPr="00E850AE">
        <w:rPr>
          <w:rFonts w:ascii="IRANSans" w:eastAsia="Times New Roman" w:hAnsi="IRANSans" w:cs="Courier New"/>
          <w:color w:val="37474F"/>
        </w:rPr>
        <w:t>&gt;{</w:t>
      </w:r>
      <w:proofErr w:type="gramEnd"/>
      <w:r w:rsidRPr="00E850AE">
        <w:rPr>
          <w:rFonts w:ascii="IRANSans" w:eastAsia="Times New Roman" w:hAnsi="IRANSans" w:cs="Courier New"/>
          <w:color w:val="37474F"/>
        </w:rPr>
        <w:t>{</w:t>
      </w:r>
      <w:proofErr w:type="spellStart"/>
      <w:r w:rsidRPr="00E850AE">
        <w:rPr>
          <w:rFonts w:ascii="IRANSans" w:eastAsia="Times New Roman" w:hAnsi="IRANSans" w:cs="Courier New"/>
          <w:color w:val="EC407A"/>
        </w:rPr>
        <w:t>text</w:t>
      </w:r>
      <w:r w:rsidRPr="00E850AE">
        <w:rPr>
          <w:rFonts w:ascii="IRANSans" w:eastAsia="Times New Roman" w:hAnsi="IRANSans" w:cs="Courier New"/>
          <w:color w:val="37474F"/>
        </w:rPr>
        <w:t>.</w:t>
      </w:r>
      <w:r w:rsidRPr="00E850AE">
        <w:rPr>
          <w:rFonts w:ascii="IRANSans" w:eastAsia="Times New Roman" w:hAnsi="IRANSans" w:cs="Courier New"/>
          <w:color w:val="EC407A"/>
        </w:rPr>
        <w:t>btnToday</w:t>
      </w:r>
      <w:proofErr w:type="spellEnd"/>
      <w:r w:rsidRPr="00E850AE">
        <w:rPr>
          <w:rFonts w:ascii="IRANSans" w:eastAsia="Times New Roman" w:hAnsi="IRANSans" w:cs="Courier New"/>
          <w:color w:val="37474F"/>
        </w:rPr>
        <w:t>}}&lt;</w:t>
      </w:r>
      <w:r w:rsidRPr="00E850AE">
        <w:rPr>
          <w:rFonts w:ascii="IRANSans" w:eastAsia="Times New Roman" w:hAnsi="IRANSans" w:cs="Courier New"/>
          <w:color w:val="A61717"/>
        </w:rPr>
        <w:t>/div&gt;</w:t>
      </w:r>
    </w:p>
    <w:p w:rsidR="00E850AE" w:rsidRPr="00E850AE" w:rsidRDefault="00E850AE" w:rsidP="00E85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textAlignment w:val="top"/>
        <w:rPr>
          <w:rFonts w:ascii="Courier New" w:eastAsia="Times New Roman" w:hAnsi="Courier New" w:cs="Courier New"/>
          <w:color w:val="37474F"/>
        </w:rPr>
      </w:pPr>
      <w:r w:rsidRPr="00E850AE">
        <w:rPr>
          <w:rFonts w:ascii="Courier New" w:eastAsia="Times New Roman" w:hAnsi="Courier New" w:cs="Courier New"/>
          <w:color w:val="37474F"/>
        </w:rPr>
        <w:t xml:space="preserve">     </w:t>
      </w:r>
      <w:r w:rsidRPr="00E850AE">
        <w:rPr>
          <w:rFonts w:ascii="IRANSans" w:eastAsia="Times New Roman" w:hAnsi="IRANSans" w:cs="Courier New"/>
          <w:color w:val="37474F"/>
        </w:rPr>
        <w:t>&lt;</w:t>
      </w:r>
      <w:r w:rsidRPr="00E850AE">
        <w:rPr>
          <w:rFonts w:ascii="IRANSans" w:eastAsia="Times New Roman" w:hAnsi="IRANSans" w:cs="Courier New"/>
          <w:color w:val="A61717"/>
        </w:rPr>
        <w:t>/div&gt;</w:t>
      </w:r>
    </w:p>
    <w:p w:rsidR="00E850AE" w:rsidRPr="00E850AE" w:rsidRDefault="00E850AE" w:rsidP="00E85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textAlignment w:val="top"/>
        <w:rPr>
          <w:rFonts w:ascii="Courier New" w:eastAsia="Times New Roman" w:hAnsi="Courier New" w:cs="Courier New"/>
          <w:color w:val="37474F"/>
        </w:rPr>
      </w:pPr>
      <w:r w:rsidRPr="00E850AE">
        <w:rPr>
          <w:rFonts w:ascii="Courier New" w:eastAsia="Times New Roman" w:hAnsi="Courier New" w:cs="Courier New"/>
          <w:color w:val="37474F"/>
        </w:rPr>
        <w:t xml:space="preserve">     </w:t>
      </w:r>
      <w:r w:rsidRPr="00E850AE">
        <w:rPr>
          <w:rFonts w:ascii="IRANSans" w:eastAsia="Times New Roman" w:hAnsi="IRANSans" w:cs="Courier New"/>
          <w:color w:val="37474F"/>
        </w:rPr>
        <w:t>{{</w:t>
      </w:r>
      <w:r w:rsidRPr="00E850AE">
        <w:rPr>
          <w:rFonts w:ascii="IRANSans" w:eastAsia="Times New Roman" w:hAnsi="IRANSans" w:cs="Courier New"/>
          <w:color w:val="A61717"/>
        </w:rPr>
        <w:t>/enabled}}</w:t>
      </w:r>
    </w:p>
    <w:p w:rsidR="00E850AE" w:rsidRPr="00E850AE" w:rsidRDefault="00E850AE" w:rsidP="00E85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textAlignment w:val="top"/>
        <w:rPr>
          <w:rFonts w:ascii="Courier New" w:eastAsia="Times New Roman" w:hAnsi="Courier New" w:cs="Courier New"/>
          <w:color w:val="37474F"/>
        </w:rPr>
      </w:pPr>
      <w:r w:rsidRPr="00E850AE">
        <w:rPr>
          <w:rFonts w:ascii="Courier New" w:eastAsia="Times New Roman" w:hAnsi="Courier New" w:cs="Courier New"/>
          <w:color w:val="37474F"/>
        </w:rPr>
        <w:t xml:space="preserve">     </w:t>
      </w:r>
      <w:r w:rsidRPr="00E850AE">
        <w:rPr>
          <w:rFonts w:ascii="IRANSans" w:eastAsia="Times New Roman" w:hAnsi="IRANSans" w:cs="Courier New"/>
          <w:color w:val="37474F"/>
        </w:rPr>
        <w:t>{{</w:t>
      </w:r>
      <w:r w:rsidRPr="00E850AE">
        <w:rPr>
          <w:rFonts w:ascii="IRANSans" w:eastAsia="Times New Roman" w:hAnsi="IRANSans" w:cs="Courier New"/>
          <w:color w:val="A61717"/>
        </w:rPr>
        <w:t>/toolbox}}</w:t>
      </w:r>
    </w:p>
    <w:p w:rsidR="00E850AE" w:rsidRPr="00E850AE" w:rsidRDefault="00E850AE" w:rsidP="00E85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line="240" w:lineRule="auto"/>
        <w:textAlignment w:val="top"/>
        <w:rPr>
          <w:rFonts w:ascii="Courier New" w:eastAsia="Times New Roman" w:hAnsi="Courier New" w:cs="Courier New"/>
          <w:color w:val="37474F"/>
        </w:rPr>
      </w:pPr>
      <w:r w:rsidRPr="00E850AE">
        <w:rPr>
          <w:rFonts w:ascii="Courier New" w:eastAsia="Times New Roman" w:hAnsi="Courier New" w:cs="Courier New"/>
          <w:color w:val="37474F"/>
        </w:rPr>
        <w:t xml:space="preserve">     </w:t>
      </w:r>
      <w:r w:rsidRPr="00E850AE">
        <w:rPr>
          <w:rFonts w:ascii="IRANSans" w:eastAsia="Times New Roman" w:hAnsi="IRANSans" w:cs="Courier New"/>
          <w:color w:val="37474F"/>
        </w:rPr>
        <w:t>&lt;</w:t>
      </w:r>
      <w:r w:rsidRPr="00E850AE">
        <w:rPr>
          <w:rFonts w:ascii="IRANSans" w:eastAsia="Times New Roman" w:hAnsi="IRANSans" w:cs="Courier New"/>
          <w:color w:val="A61717"/>
        </w:rPr>
        <w:t>/div&gt;</w:t>
      </w:r>
    </w:p>
    <w:p w:rsidR="00E850AE" w:rsidRPr="00E850AE" w:rsidRDefault="00E850AE" w:rsidP="00E850AE">
      <w:pPr>
        <w:bidi w:val="0"/>
        <w:spacing w:beforeAutospacing="1" w:after="0" w:afterAutospacing="1" w:line="240" w:lineRule="auto"/>
        <w:outlineLvl w:val="1"/>
        <w:rPr>
          <w:rFonts w:ascii="IRANSans" w:eastAsia="Times New Roman" w:hAnsi="IRANSans" w:cs="B Nazanin"/>
          <w:spacing w:val="-2"/>
          <w:sz w:val="36"/>
          <w:szCs w:val="36"/>
        </w:rPr>
      </w:pPr>
      <w:bookmarkStart w:id="96" w:name="Config.observer"/>
      <w:bookmarkEnd w:id="96"/>
      <w:proofErr w:type="spellStart"/>
      <w:proofErr w:type="gramStart"/>
      <w:r w:rsidRPr="00E850AE">
        <w:rPr>
          <w:rFonts w:ascii="IRANSans" w:eastAsia="Times New Roman" w:hAnsi="IRANSans" w:cs="B Nazanin"/>
          <w:spacing w:val="-2"/>
          <w:sz w:val="36"/>
          <w:szCs w:val="36"/>
        </w:rPr>
        <w:t>Config.observer</w:t>
      </w:r>
      <w:proofErr w:type="spellEnd"/>
      <w:r w:rsidRPr="00E850AE">
        <w:rPr>
          <w:rFonts w:ascii="IRANSans" w:eastAsia="Times New Roman" w:hAnsi="IRANSans" w:cs="B Nazanin"/>
          <w:spacing w:val="-2"/>
          <w:sz w:val="36"/>
          <w:szCs w:val="36"/>
        </w:rPr>
        <w:t xml:space="preserve"> :</w:t>
      </w:r>
      <w:proofErr w:type="gramEnd"/>
      <w:r w:rsidRPr="00E850AE">
        <w:rPr>
          <w:rFonts w:ascii="IRANSans" w:eastAsia="Times New Roman" w:hAnsi="IRANSans" w:cs="B Nazanin"/>
          <w:spacing w:val="-2"/>
          <w:sz w:val="36"/>
          <w:szCs w:val="36"/>
        </w:rPr>
        <w:t> </w:t>
      </w:r>
      <w:proofErr w:type="spellStart"/>
      <w:r w:rsidRPr="00E850AE">
        <w:rPr>
          <w:rFonts w:ascii="Courier New" w:eastAsia="Times New Roman" w:hAnsi="Courier New" w:cs="Courier New"/>
          <w:color w:val="37474F"/>
          <w:spacing w:val="-2"/>
          <w:sz w:val="35"/>
        </w:rPr>
        <w:t>boolean</w:t>
      </w:r>
      <w:proofErr w:type="spellEnd"/>
      <w:r w:rsidRPr="00E850AE">
        <w:rPr>
          <w:rFonts w:ascii="IRANSans" w:eastAsia="Times New Roman" w:hAnsi="IRANSans" w:cs="B Nazanin"/>
          <w:spacing w:val="-2"/>
          <w:sz w:val="36"/>
          <w:szCs w:val="36"/>
        </w:rPr>
        <w:fldChar w:fldCharType="begin"/>
      </w:r>
      <w:r w:rsidRPr="00E850AE">
        <w:rPr>
          <w:rFonts w:ascii="IRANSans" w:eastAsia="Times New Roman" w:hAnsi="IRANSans" w:cs="B Nazanin"/>
          <w:spacing w:val="-2"/>
          <w:sz w:val="36"/>
          <w:szCs w:val="36"/>
        </w:rPr>
        <w:instrText xml:space="preserve"> HYPERLINK "http://babakhani.github.io/PersianWebToolkit/doc/datepicker/options/" \l "configobserver-boolean" \o "Permanent link" </w:instrText>
      </w:r>
      <w:r w:rsidRPr="00E850AE">
        <w:rPr>
          <w:rFonts w:ascii="IRANSans" w:eastAsia="Times New Roman" w:hAnsi="IRANSans" w:cs="B Nazanin"/>
          <w:spacing w:val="-2"/>
          <w:sz w:val="36"/>
          <w:szCs w:val="36"/>
        </w:rPr>
        <w:fldChar w:fldCharType="separate"/>
      </w:r>
      <w:r w:rsidRPr="00E850AE">
        <w:rPr>
          <w:rFonts w:ascii="IRANSans" w:eastAsia="Times New Roman" w:hAnsi="IRANSans" w:cs="B Nazanin"/>
          <w:color w:val="0000FF"/>
          <w:spacing w:val="-2"/>
          <w:sz w:val="36"/>
          <w:szCs w:val="36"/>
          <w:u w:val="single"/>
        </w:rPr>
        <w:t>¶</w:t>
      </w:r>
      <w:r w:rsidRPr="00E850AE">
        <w:rPr>
          <w:rFonts w:ascii="IRANSans" w:eastAsia="Times New Roman" w:hAnsi="IRANSans" w:cs="B Nazanin"/>
          <w:spacing w:val="-2"/>
          <w:sz w:val="36"/>
          <w:szCs w:val="36"/>
        </w:rPr>
        <w:fldChar w:fldCharType="end"/>
      </w:r>
    </w:p>
    <w:p w:rsidR="00E850AE" w:rsidRPr="00E850AE" w:rsidRDefault="00E850AE" w:rsidP="00E850AE">
      <w:pPr>
        <w:bidi w:val="0"/>
        <w:spacing w:before="240" w:after="240" w:line="240" w:lineRule="auto"/>
        <w:rPr>
          <w:rFonts w:ascii="IRANSans" w:eastAsia="Times New Roman" w:hAnsi="IRANSans" w:cs="B Nazanin"/>
          <w:sz w:val="26"/>
          <w:szCs w:val="26"/>
        </w:rPr>
      </w:pPr>
      <w:proofErr w:type="gramStart"/>
      <w:r w:rsidRPr="00E850AE">
        <w:rPr>
          <w:rFonts w:ascii="IRANSans" w:eastAsia="Times New Roman" w:hAnsi="IRANSans" w:cs="B Nazanin"/>
          <w:sz w:val="26"/>
          <w:szCs w:val="26"/>
        </w:rPr>
        <w:t>if</w:t>
      </w:r>
      <w:proofErr w:type="gramEnd"/>
      <w:r w:rsidRPr="00E850AE">
        <w:rPr>
          <w:rFonts w:ascii="IRANSans" w:eastAsia="Times New Roman" w:hAnsi="IRANSans" w:cs="B Nazanin"/>
          <w:sz w:val="26"/>
          <w:szCs w:val="26"/>
        </w:rPr>
        <w:t xml:space="preserve"> true </w:t>
      </w:r>
      <w:proofErr w:type="spellStart"/>
      <w:r w:rsidRPr="00E850AE">
        <w:rPr>
          <w:rFonts w:ascii="IRANSans" w:eastAsia="Times New Roman" w:hAnsi="IRANSans" w:cs="B Nazanin"/>
          <w:sz w:val="26"/>
          <w:szCs w:val="26"/>
        </w:rPr>
        <w:t>datepicker</w:t>
      </w:r>
      <w:proofErr w:type="spellEnd"/>
      <w:r w:rsidRPr="00E850AE">
        <w:rPr>
          <w:rFonts w:ascii="IRANSans" w:eastAsia="Times New Roman" w:hAnsi="IRANSans" w:cs="B Nazanin"/>
          <w:sz w:val="26"/>
          <w:szCs w:val="26"/>
        </w:rPr>
        <w:t xml:space="preserve"> update self by user inputted date string, accept '</w:t>
      </w:r>
      <w:proofErr w:type="spellStart"/>
      <w:r w:rsidRPr="00E850AE">
        <w:rPr>
          <w:rFonts w:ascii="IRANSans" w:eastAsia="Times New Roman" w:hAnsi="IRANSans" w:cs="B Nazanin"/>
          <w:sz w:val="26"/>
          <w:szCs w:val="26"/>
        </w:rPr>
        <w:t>yyyy</w:t>
      </w:r>
      <w:proofErr w:type="spellEnd"/>
      <w:r w:rsidRPr="00E850AE">
        <w:rPr>
          <w:rFonts w:ascii="IRANSans" w:eastAsia="Times New Roman" w:hAnsi="IRANSans" w:cs="B Nazanin"/>
          <w:sz w:val="26"/>
          <w:szCs w:val="26"/>
        </w:rPr>
        <w:t>/mm/</w:t>
      </w:r>
      <w:proofErr w:type="spellStart"/>
      <w:r w:rsidRPr="00E850AE">
        <w:rPr>
          <w:rFonts w:ascii="IRANSans" w:eastAsia="Times New Roman" w:hAnsi="IRANSans" w:cs="B Nazanin"/>
          <w:sz w:val="26"/>
          <w:szCs w:val="26"/>
        </w:rPr>
        <w:t>dd</w:t>
      </w:r>
      <w:proofErr w:type="spellEnd"/>
      <w:r w:rsidRPr="00E850AE">
        <w:rPr>
          <w:rFonts w:ascii="IRANSans" w:eastAsia="Times New Roman" w:hAnsi="IRANSans" w:cs="B Nazanin"/>
          <w:sz w:val="26"/>
          <w:szCs w:val="26"/>
        </w:rPr>
        <w:t>'</w:t>
      </w:r>
    </w:p>
    <w:p w:rsidR="00E850AE" w:rsidRPr="00E850AE" w:rsidRDefault="00E850AE" w:rsidP="00E850AE">
      <w:pPr>
        <w:bidi w:val="0"/>
        <w:spacing w:after="0" w:line="240" w:lineRule="auto"/>
        <w:rPr>
          <w:rFonts w:ascii="IRANSans" w:eastAsia="Times New Roman" w:hAnsi="IRANSans" w:cs="B Nazanin"/>
          <w:sz w:val="26"/>
          <w:szCs w:val="26"/>
        </w:rPr>
      </w:pPr>
      <w:r w:rsidRPr="00E850AE">
        <w:rPr>
          <w:rFonts w:ascii="IRANSans" w:eastAsia="Times New Roman" w:hAnsi="IRANSans" w:cs="B Nazanin"/>
          <w:b/>
          <w:bCs/>
          <w:sz w:val="26"/>
        </w:rPr>
        <w:t>Kind</w:t>
      </w:r>
      <w:r w:rsidRPr="00E850AE">
        <w:rPr>
          <w:rFonts w:ascii="IRANSans" w:eastAsia="Times New Roman" w:hAnsi="IRANSans" w:cs="B Nazanin"/>
          <w:sz w:val="26"/>
          <w:szCs w:val="26"/>
        </w:rPr>
        <w:t>: static property of </w:t>
      </w:r>
      <w:proofErr w:type="spellStart"/>
      <w:r w:rsidRPr="00E850AE">
        <w:rPr>
          <w:rFonts w:ascii="IRANSans" w:eastAsia="Times New Roman" w:hAnsi="IRANSans" w:cs="B Nazanin"/>
          <w:sz w:val="26"/>
          <w:szCs w:val="26"/>
        </w:rPr>
        <w:fldChar w:fldCharType="begin"/>
      </w:r>
      <w:r w:rsidRPr="00E850AE">
        <w:rPr>
          <w:rFonts w:ascii="IRANSans" w:eastAsia="Times New Roman" w:hAnsi="IRANSans" w:cs="B Nazanin"/>
          <w:sz w:val="26"/>
          <w:szCs w:val="26"/>
        </w:rPr>
        <w:instrText xml:space="preserve"> HYPERLINK "http://babakhani.github.io/PersianWebToolkit/doc/datepicker/options/" \l "Config" </w:instrText>
      </w:r>
      <w:r w:rsidRPr="00E850AE">
        <w:rPr>
          <w:rFonts w:ascii="IRANSans" w:eastAsia="Times New Roman" w:hAnsi="IRANSans" w:cs="B Nazanin"/>
          <w:sz w:val="26"/>
          <w:szCs w:val="26"/>
        </w:rPr>
        <w:fldChar w:fldCharType="separate"/>
      </w:r>
      <w:r w:rsidRPr="00E850AE">
        <w:rPr>
          <w:rFonts w:ascii="Courier New" w:eastAsia="Times New Roman" w:hAnsi="Courier New" w:cs="Courier New"/>
          <w:color w:val="EF5350"/>
        </w:rPr>
        <w:t>Config</w:t>
      </w:r>
      <w:proofErr w:type="spellEnd"/>
      <w:r w:rsidRPr="00E850AE">
        <w:rPr>
          <w:rFonts w:ascii="IRANSans" w:eastAsia="Times New Roman" w:hAnsi="IRANSans" w:cs="B Nazanin"/>
          <w:sz w:val="26"/>
          <w:szCs w:val="26"/>
        </w:rPr>
        <w:fldChar w:fldCharType="end"/>
      </w:r>
      <w:r w:rsidRPr="00E850AE">
        <w:rPr>
          <w:rFonts w:ascii="IRANSans" w:eastAsia="Times New Roman" w:hAnsi="IRANSans" w:cs="B Nazanin"/>
          <w:sz w:val="26"/>
          <w:szCs w:val="26"/>
        </w:rPr>
        <w:br/>
      </w:r>
      <w:r w:rsidRPr="00E850AE">
        <w:rPr>
          <w:rFonts w:ascii="IRANSans" w:eastAsia="Times New Roman" w:hAnsi="IRANSans" w:cs="B Nazanin"/>
          <w:b/>
          <w:bCs/>
          <w:sz w:val="26"/>
        </w:rPr>
        <w:t>Default</w:t>
      </w:r>
      <w:r w:rsidRPr="00E850AE">
        <w:rPr>
          <w:rFonts w:ascii="IRANSans" w:eastAsia="Times New Roman" w:hAnsi="IRANSans" w:cs="B Nazanin"/>
          <w:sz w:val="26"/>
          <w:szCs w:val="26"/>
        </w:rPr>
        <w:t>: </w:t>
      </w:r>
      <w:r w:rsidRPr="00E850AE">
        <w:rPr>
          <w:rFonts w:ascii="Courier New" w:eastAsia="Times New Roman" w:hAnsi="Courier New" w:cs="Courier New"/>
          <w:color w:val="37474F"/>
        </w:rPr>
        <w:t>false</w:t>
      </w:r>
      <w:r w:rsidRPr="00E850AE">
        <w:rPr>
          <w:rFonts w:ascii="IRANSans" w:eastAsia="Times New Roman" w:hAnsi="IRANSans" w:cs="B Nazanin"/>
          <w:sz w:val="26"/>
          <w:szCs w:val="26"/>
        </w:rPr>
        <w:br/>
      </w:r>
      <w:r w:rsidRPr="00E850AE">
        <w:rPr>
          <w:rFonts w:ascii="IRANSans" w:eastAsia="Times New Roman" w:hAnsi="IRANSans" w:cs="B Nazanin"/>
          <w:b/>
          <w:bCs/>
          <w:sz w:val="26"/>
        </w:rPr>
        <w:t>Example</w:t>
      </w:r>
    </w:p>
    <w:p w:rsidR="00E850AE" w:rsidRPr="00E850AE" w:rsidRDefault="00E850AE" w:rsidP="00E85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line="240" w:lineRule="auto"/>
        <w:textAlignment w:val="top"/>
        <w:rPr>
          <w:rFonts w:ascii="Courier New" w:eastAsia="Times New Roman" w:hAnsi="Courier New" w:cs="Courier New"/>
          <w:color w:val="37474F"/>
        </w:rPr>
      </w:pPr>
      <w:r w:rsidRPr="00E850AE">
        <w:rPr>
          <w:rFonts w:ascii="IRANSans" w:eastAsia="Times New Roman" w:hAnsi="IRANSans" w:cs="Courier New"/>
          <w:color w:val="0D904F"/>
        </w:rPr>
        <w:t>'1396/10/2'</w:t>
      </w:r>
      <w:r w:rsidRPr="00E850AE">
        <w:rPr>
          <w:rFonts w:ascii="IRANSans" w:eastAsia="Times New Roman" w:hAnsi="IRANSans" w:cs="Courier New"/>
          <w:color w:val="37474F"/>
        </w:rPr>
        <w:t>,</w:t>
      </w:r>
      <w:r w:rsidRPr="00E850AE">
        <w:rPr>
          <w:rFonts w:ascii="Courier New" w:eastAsia="Times New Roman" w:hAnsi="Courier New" w:cs="Courier New"/>
          <w:color w:val="37474F"/>
        </w:rPr>
        <w:t xml:space="preserve"> </w:t>
      </w:r>
      <w:r w:rsidRPr="00E850AE">
        <w:rPr>
          <w:rFonts w:ascii="IRANSans" w:eastAsia="Times New Roman" w:hAnsi="IRANSans" w:cs="Courier New"/>
          <w:color w:val="0D904F"/>
        </w:rPr>
        <w:t>''</w:t>
      </w:r>
    </w:p>
    <w:p w:rsidR="00E850AE" w:rsidRPr="00E850AE" w:rsidRDefault="00E850AE" w:rsidP="00E850AE">
      <w:pPr>
        <w:bidi w:val="0"/>
        <w:spacing w:beforeAutospacing="1" w:after="0" w:afterAutospacing="1" w:line="240" w:lineRule="auto"/>
        <w:outlineLvl w:val="1"/>
        <w:rPr>
          <w:rFonts w:ascii="IRANSans" w:eastAsia="Times New Roman" w:hAnsi="IRANSans" w:cs="B Nazanin"/>
          <w:spacing w:val="-2"/>
          <w:sz w:val="36"/>
          <w:szCs w:val="36"/>
        </w:rPr>
      </w:pPr>
      <w:bookmarkStart w:id="97" w:name="Config.inputDelay"/>
      <w:bookmarkEnd w:id="97"/>
      <w:proofErr w:type="spellStart"/>
      <w:proofErr w:type="gramStart"/>
      <w:r w:rsidRPr="00E850AE">
        <w:rPr>
          <w:rFonts w:ascii="IRANSans" w:eastAsia="Times New Roman" w:hAnsi="IRANSans" w:cs="B Nazanin"/>
          <w:spacing w:val="-2"/>
          <w:sz w:val="36"/>
          <w:szCs w:val="36"/>
        </w:rPr>
        <w:lastRenderedPageBreak/>
        <w:t>Config.inputDelay</w:t>
      </w:r>
      <w:proofErr w:type="spellEnd"/>
      <w:r w:rsidRPr="00E850AE">
        <w:rPr>
          <w:rFonts w:ascii="IRANSans" w:eastAsia="Times New Roman" w:hAnsi="IRANSans" w:cs="B Nazanin"/>
          <w:spacing w:val="-2"/>
          <w:sz w:val="36"/>
          <w:szCs w:val="36"/>
        </w:rPr>
        <w:t xml:space="preserve"> :</w:t>
      </w:r>
      <w:proofErr w:type="gramEnd"/>
      <w:r w:rsidRPr="00E850AE">
        <w:rPr>
          <w:rFonts w:ascii="IRANSans" w:eastAsia="Times New Roman" w:hAnsi="IRANSans" w:cs="B Nazanin"/>
          <w:spacing w:val="-2"/>
          <w:sz w:val="36"/>
          <w:szCs w:val="36"/>
        </w:rPr>
        <w:t> </w:t>
      </w:r>
      <w:r w:rsidRPr="00E850AE">
        <w:rPr>
          <w:rFonts w:ascii="Courier New" w:eastAsia="Times New Roman" w:hAnsi="Courier New" w:cs="Courier New"/>
          <w:color w:val="37474F"/>
          <w:spacing w:val="-2"/>
          <w:sz w:val="35"/>
        </w:rPr>
        <w:t>number</w:t>
      </w:r>
      <w:hyperlink r:id="rId292" w:anchor="configinputdelay-number" w:tooltip="Permanent link" w:history="1">
        <w:r w:rsidRPr="00E850AE">
          <w:rPr>
            <w:rFonts w:ascii="IRANSans" w:eastAsia="Times New Roman" w:hAnsi="IRANSans" w:cs="B Nazanin"/>
            <w:color w:val="0000FF"/>
            <w:spacing w:val="-2"/>
            <w:sz w:val="36"/>
            <w:szCs w:val="36"/>
            <w:u w:val="single"/>
          </w:rPr>
          <w:t>¶</w:t>
        </w:r>
      </w:hyperlink>
    </w:p>
    <w:p w:rsidR="00E850AE" w:rsidRPr="00E850AE" w:rsidRDefault="00E850AE" w:rsidP="00E850AE">
      <w:pPr>
        <w:bidi w:val="0"/>
        <w:spacing w:before="240" w:after="240" w:line="240" w:lineRule="auto"/>
        <w:rPr>
          <w:rFonts w:ascii="IRANSans" w:eastAsia="Times New Roman" w:hAnsi="IRANSans" w:cs="B Nazanin"/>
          <w:sz w:val="26"/>
          <w:szCs w:val="26"/>
        </w:rPr>
      </w:pPr>
      <w:proofErr w:type="spellStart"/>
      <w:proofErr w:type="gramStart"/>
      <w:r w:rsidRPr="00E850AE">
        <w:rPr>
          <w:rFonts w:ascii="IRANSans" w:eastAsia="Times New Roman" w:hAnsi="IRANSans" w:cs="B Nazanin"/>
          <w:sz w:val="26"/>
          <w:szCs w:val="26"/>
        </w:rPr>
        <w:t>waite</w:t>
      </w:r>
      <w:proofErr w:type="spellEnd"/>
      <w:proofErr w:type="gramEnd"/>
      <w:r w:rsidRPr="00E850AE">
        <w:rPr>
          <w:rFonts w:ascii="IRANSans" w:eastAsia="Times New Roman" w:hAnsi="IRANSans" w:cs="B Nazanin"/>
          <w:sz w:val="26"/>
          <w:szCs w:val="26"/>
        </w:rPr>
        <w:t xml:space="preserve"> time for last user key-down event, accept millisecond</w:t>
      </w:r>
    </w:p>
    <w:p w:rsidR="00E850AE" w:rsidRPr="00E850AE" w:rsidRDefault="00E850AE" w:rsidP="00E850AE">
      <w:pPr>
        <w:bidi w:val="0"/>
        <w:spacing w:after="0" w:line="240" w:lineRule="auto"/>
        <w:rPr>
          <w:rFonts w:ascii="IRANSans" w:eastAsia="Times New Roman" w:hAnsi="IRANSans" w:cs="B Nazanin"/>
          <w:sz w:val="26"/>
          <w:szCs w:val="26"/>
        </w:rPr>
      </w:pPr>
      <w:r w:rsidRPr="00E850AE">
        <w:rPr>
          <w:rFonts w:ascii="IRANSans" w:eastAsia="Times New Roman" w:hAnsi="IRANSans" w:cs="B Nazanin"/>
          <w:b/>
          <w:bCs/>
          <w:sz w:val="26"/>
        </w:rPr>
        <w:t>Kind</w:t>
      </w:r>
      <w:r w:rsidRPr="00E850AE">
        <w:rPr>
          <w:rFonts w:ascii="IRANSans" w:eastAsia="Times New Roman" w:hAnsi="IRANSans" w:cs="B Nazanin"/>
          <w:sz w:val="26"/>
          <w:szCs w:val="26"/>
        </w:rPr>
        <w:t>: static property of </w:t>
      </w:r>
      <w:proofErr w:type="spellStart"/>
      <w:r w:rsidRPr="00E850AE">
        <w:rPr>
          <w:rFonts w:ascii="IRANSans" w:eastAsia="Times New Roman" w:hAnsi="IRANSans" w:cs="B Nazanin"/>
          <w:sz w:val="26"/>
          <w:szCs w:val="26"/>
        </w:rPr>
        <w:fldChar w:fldCharType="begin"/>
      </w:r>
      <w:r w:rsidRPr="00E850AE">
        <w:rPr>
          <w:rFonts w:ascii="IRANSans" w:eastAsia="Times New Roman" w:hAnsi="IRANSans" w:cs="B Nazanin"/>
          <w:sz w:val="26"/>
          <w:szCs w:val="26"/>
        </w:rPr>
        <w:instrText xml:space="preserve"> HYPERLINK "http://babakhani.github.io/PersianWebToolkit/doc/datepicker/options/" \l "Config" </w:instrText>
      </w:r>
      <w:r w:rsidRPr="00E850AE">
        <w:rPr>
          <w:rFonts w:ascii="IRANSans" w:eastAsia="Times New Roman" w:hAnsi="IRANSans" w:cs="B Nazanin"/>
          <w:sz w:val="26"/>
          <w:szCs w:val="26"/>
        </w:rPr>
        <w:fldChar w:fldCharType="separate"/>
      </w:r>
      <w:r w:rsidRPr="00E850AE">
        <w:rPr>
          <w:rFonts w:ascii="Courier New" w:eastAsia="Times New Roman" w:hAnsi="Courier New" w:cs="Courier New"/>
          <w:color w:val="EF5350"/>
        </w:rPr>
        <w:t>Config</w:t>
      </w:r>
      <w:proofErr w:type="spellEnd"/>
      <w:r w:rsidRPr="00E850AE">
        <w:rPr>
          <w:rFonts w:ascii="IRANSans" w:eastAsia="Times New Roman" w:hAnsi="IRANSans" w:cs="B Nazanin"/>
          <w:sz w:val="26"/>
          <w:szCs w:val="26"/>
        </w:rPr>
        <w:fldChar w:fldCharType="end"/>
      </w:r>
      <w:r w:rsidRPr="00E850AE">
        <w:rPr>
          <w:rFonts w:ascii="IRANSans" w:eastAsia="Times New Roman" w:hAnsi="IRANSans" w:cs="B Nazanin"/>
          <w:sz w:val="26"/>
          <w:szCs w:val="26"/>
        </w:rPr>
        <w:br/>
      </w:r>
      <w:r w:rsidRPr="00E850AE">
        <w:rPr>
          <w:rFonts w:ascii="IRANSans" w:eastAsia="Times New Roman" w:hAnsi="IRANSans" w:cs="B Nazanin"/>
          <w:b/>
          <w:bCs/>
          <w:sz w:val="26"/>
        </w:rPr>
        <w:t>Default</w:t>
      </w:r>
      <w:r w:rsidRPr="00E850AE">
        <w:rPr>
          <w:rFonts w:ascii="IRANSans" w:eastAsia="Times New Roman" w:hAnsi="IRANSans" w:cs="B Nazanin"/>
          <w:sz w:val="26"/>
          <w:szCs w:val="26"/>
        </w:rPr>
        <w:t>: </w:t>
      </w:r>
      <w:r w:rsidRPr="00E850AE">
        <w:rPr>
          <w:rFonts w:ascii="Courier New" w:eastAsia="Times New Roman" w:hAnsi="Courier New" w:cs="Courier New"/>
          <w:color w:val="37474F"/>
        </w:rPr>
        <w:t>800</w:t>
      </w:r>
      <w:r w:rsidRPr="00E850AE">
        <w:rPr>
          <w:rFonts w:ascii="IRANSans" w:eastAsia="Times New Roman" w:hAnsi="IRANSans" w:cs="B Nazanin"/>
          <w:sz w:val="26"/>
          <w:szCs w:val="26"/>
        </w:rPr>
        <w:br/>
      </w:r>
      <w:bookmarkStart w:id="98" w:name="Config.formatter"/>
      <w:bookmarkEnd w:id="98"/>
    </w:p>
    <w:p w:rsidR="00E850AE" w:rsidRPr="00E850AE" w:rsidRDefault="00E850AE" w:rsidP="00E850AE">
      <w:pPr>
        <w:bidi w:val="0"/>
        <w:spacing w:before="100" w:beforeAutospacing="1" w:after="100" w:afterAutospacing="1" w:line="240" w:lineRule="auto"/>
        <w:outlineLvl w:val="1"/>
        <w:rPr>
          <w:rFonts w:ascii="IRANSans" w:eastAsia="Times New Roman" w:hAnsi="IRANSans" w:cs="B Nazanin"/>
          <w:spacing w:val="-2"/>
          <w:sz w:val="36"/>
          <w:szCs w:val="36"/>
        </w:rPr>
      </w:pPr>
      <w:proofErr w:type="spellStart"/>
      <w:proofErr w:type="gramStart"/>
      <w:r w:rsidRPr="00E850AE">
        <w:rPr>
          <w:rFonts w:ascii="IRANSans" w:eastAsia="Times New Roman" w:hAnsi="IRANSans" w:cs="B Nazanin"/>
          <w:spacing w:val="-2"/>
          <w:sz w:val="36"/>
          <w:szCs w:val="36"/>
        </w:rPr>
        <w:t>Config.formatter</w:t>
      </w:r>
      <w:proofErr w:type="spellEnd"/>
      <w:r w:rsidRPr="00E850AE">
        <w:rPr>
          <w:rFonts w:ascii="IRANSans" w:eastAsia="Times New Roman" w:hAnsi="IRANSans" w:cs="B Nazanin"/>
          <w:spacing w:val="-2"/>
          <w:sz w:val="36"/>
          <w:szCs w:val="36"/>
        </w:rPr>
        <w:t>(</w:t>
      </w:r>
      <w:proofErr w:type="spellStart"/>
      <w:proofErr w:type="gramEnd"/>
      <w:r w:rsidRPr="00E850AE">
        <w:rPr>
          <w:rFonts w:ascii="IRANSans" w:eastAsia="Times New Roman" w:hAnsi="IRANSans" w:cs="B Nazanin"/>
          <w:spacing w:val="-2"/>
          <w:sz w:val="36"/>
          <w:szCs w:val="36"/>
        </w:rPr>
        <w:t>unixDate</w:t>
      </w:r>
      <w:proofErr w:type="spellEnd"/>
      <w:r w:rsidRPr="00E850AE">
        <w:rPr>
          <w:rFonts w:ascii="IRANSans" w:eastAsia="Times New Roman" w:hAnsi="IRANSans" w:cs="B Nazanin"/>
          <w:spacing w:val="-2"/>
          <w:sz w:val="36"/>
          <w:szCs w:val="36"/>
        </w:rPr>
        <w:t>)</w:t>
      </w:r>
      <w:hyperlink r:id="rId293" w:anchor="configformatterunixdate" w:tooltip="Permanent link" w:history="1">
        <w:r w:rsidRPr="00E850AE">
          <w:rPr>
            <w:rFonts w:ascii="IRANSans" w:eastAsia="Times New Roman" w:hAnsi="IRANSans" w:cs="B Nazanin"/>
            <w:color w:val="0000FF"/>
            <w:spacing w:val="-2"/>
            <w:sz w:val="36"/>
            <w:szCs w:val="36"/>
            <w:u w:val="single"/>
          </w:rPr>
          <w:t>¶</w:t>
        </w:r>
      </w:hyperlink>
    </w:p>
    <w:p w:rsidR="00E850AE" w:rsidRPr="00E850AE" w:rsidRDefault="00E850AE" w:rsidP="00E850AE">
      <w:pPr>
        <w:bidi w:val="0"/>
        <w:spacing w:before="240" w:after="240" w:line="240" w:lineRule="auto"/>
        <w:rPr>
          <w:rFonts w:ascii="IRANSans" w:eastAsia="Times New Roman" w:hAnsi="IRANSans" w:cs="B Nazanin"/>
          <w:sz w:val="26"/>
          <w:szCs w:val="26"/>
        </w:rPr>
      </w:pPr>
      <w:proofErr w:type="gramStart"/>
      <w:r w:rsidRPr="00E850AE">
        <w:rPr>
          <w:rFonts w:ascii="IRANSans" w:eastAsia="Times New Roman" w:hAnsi="IRANSans" w:cs="B Nazanin"/>
          <w:sz w:val="26"/>
          <w:szCs w:val="26"/>
        </w:rPr>
        <w:t>format</w:t>
      </w:r>
      <w:proofErr w:type="gramEnd"/>
      <w:r w:rsidRPr="00E850AE">
        <w:rPr>
          <w:rFonts w:ascii="IRANSans" w:eastAsia="Times New Roman" w:hAnsi="IRANSans" w:cs="B Nazanin"/>
          <w:sz w:val="26"/>
          <w:szCs w:val="26"/>
        </w:rPr>
        <w:t xml:space="preserve"> value of input</w:t>
      </w:r>
    </w:p>
    <w:p w:rsidR="00E850AE" w:rsidRPr="00E850AE" w:rsidRDefault="00E850AE" w:rsidP="00E850AE">
      <w:pPr>
        <w:bidi w:val="0"/>
        <w:spacing w:after="0" w:line="240" w:lineRule="auto"/>
        <w:rPr>
          <w:rFonts w:ascii="IRANSans" w:eastAsia="Times New Roman" w:hAnsi="IRANSans" w:cs="B Nazanin"/>
          <w:sz w:val="26"/>
          <w:szCs w:val="26"/>
        </w:rPr>
      </w:pPr>
      <w:r w:rsidRPr="00E850AE">
        <w:rPr>
          <w:rFonts w:ascii="IRANSans" w:eastAsia="Times New Roman" w:hAnsi="IRANSans" w:cs="B Nazanin"/>
          <w:b/>
          <w:bCs/>
          <w:sz w:val="26"/>
        </w:rPr>
        <w:t>Kind</w:t>
      </w:r>
      <w:r w:rsidRPr="00E850AE">
        <w:rPr>
          <w:rFonts w:ascii="IRANSans" w:eastAsia="Times New Roman" w:hAnsi="IRANSans" w:cs="B Nazanin"/>
          <w:sz w:val="26"/>
          <w:szCs w:val="26"/>
        </w:rPr>
        <w:t>: static method of </w:t>
      </w:r>
      <w:proofErr w:type="spellStart"/>
      <w:r w:rsidRPr="00E850AE">
        <w:rPr>
          <w:rFonts w:ascii="IRANSans" w:eastAsia="Times New Roman" w:hAnsi="IRANSans" w:cs="B Nazanin"/>
          <w:sz w:val="26"/>
          <w:szCs w:val="26"/>
        </w:rPr>
        <w:fldChar w:fldCharType="begin"/>
      </w:r>
      <w:r w:rsidRPr="00E850AE">
        <w:rPr>
          <w:rFonts w:ascii="IRANSans" w:eastAsia="Times New Roman" w:hAnsi="IRANSans" w:cs="B Nazanin"/>
          <w:sz w:val="26"/>
          <w:szCs w:val="26"/>
        </w:rPr>
        <w:instrText xml:space="preserve"> HYPERLINK "http://babakhani.github.io/PersianWebToolkit/doc/datepicker/options/" \l "Config" </w:instrText>
      </w:r>
      <w:r w:rsidRPr="00E850AE">
        <w:rPr>
          <w:rFonts w:ascii="IRANSans" w:eastAsia="Times New Roman" w:hAnsi="IRANSans" w:cs="B Nazanin"/>
          <w:sz w:val="26"/>
          <w:szCs w:val="26"/>
        </w:rPr>
        <w:fldChar w:fldCharType="separate"/>
      </w:r>
      <w:r w:rsidRPr="00E850AE">
        <w:rPr>
          <w:rFonts w:ascii="Courier New" w:eastAsia="Times New Roman" w:hAnsi="Courier New" w:cs="Courier New"/>
          <w:color w:val="EF5350"/>
        </w:rPr>
        <w:t>Config</w:t>
      </w:r>
      <w:proofErr w:type="spellEnd"/>
      <w:r w:rsidRPr="00E850AE">
        <w:rPr>
          <w:rFonts w:ascii="IRANSans" w:eastAsia="Times New Roman" w:hAnsi="IRANSans" w:cs="B Nazanin"/>
          <w:sz w:val="26"/>
          <w:szCs w:val="26"/>
        </w:rPr>
        <w:fldChar w:fldCharType="end"/>
      </w:r>
      <w:r w:rsidRPr="00E850AE">
        <w:rPr>
          <w:rFonts w:ascii="IRANSans" w:eastAsia="Times New Roman" w:hAnsi="IRANSans" w:cs="B Nazanin"/>
          <w:sz w:val="26"/>
          <w:szCs w:val="26"/>
        </w:rPr>
        <w:br/>
      </w:r>
      <w:r w:rsidRPr="00E850AE">
        <w:rPr>
          <w:rFonts w:ascii="IRANSans" w:eastAsia="Times New Roman" w:hAnsi="IRANSans" w:cs="B Nazanin"/>
          <w:b/>
          <w:bCs/>
          <w:sz w:val="26"/>
        </w:rPr>
        <w:t>Default</w:t>
      </w:r>
      <w:r w:rsidRPr="00E850AE">
        <w:rPr>
          <w:rFonts w:ascii="IRANSans" w:eastAsia="Times New Roman" w:hAnsi="IRANSans" w:cs="B Nazanin"/>
          <w:sz w:val="26"/>
          <w:szCs w:val="26"/>
        </w:rPr>
        <w:t>: </w:t>
      </w:r>
      <w:r w:rsidRPr="00E850AE">
        <w:rPr>
          <w:rFonts w:ascii="Courier New" w:eastAsia="Times New Roman" w:hAnsi="Courier New" w:cs="Courier New"/>
          <w:color w:val="37474F"/>
        </w:rPr>
        <w:t>function</w:t>
      </w:r>
    </w:p>
    <w:tbl>
      <w:tblPr>
        <w:tblW w:w="16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0"/>
      </w:tblGrid>
      <w:tr w:rsidR="00E850AE" w:rsidRPr="00E850AE" w:rsidTr="00E850AE">
        <w:trPr>
          <w:tblHeader/>
        </w:trPr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rPr>
                <w:rFonts w:ascii="IRANSans" w:eastAsia="Times New Roman" w:hAnsi="IRANSans" w:cs="B Nazanin"/>
                <w:color w:val="FFFFFF"/>
                <w:sz w:val="24"/>
                <w:szCs w:val="24"/>
              </w:rPr>
            </w:pPr>
            <w:proofErr w:type="spellStart"/>
            <w:r w:rsidRPr="00E850AE">
              <w:rPr>
                <w:rFonts w:ascii="IRANSans" w:eastAsia="Times New Roman" w:hAnsi="IRANSans" w:cs="B Nazanin"/>
                <w:color w:val="FFFFFF"/>
                <w:sz w:val="24"/>
                <w:szCs w:val="24"/>
              </w:rPr>
              <w:t>Param</w:t>
            </w:r>
            <w:proofErr w:type="spellEnd"/>
          </w:p>
        </w:tc>
      </w:tr>
      <w:tr w:rsidR="00E850AE" w:rsidRPr="00E850AE" w:rsidTr="00E850AE">
        <w:tc>
          <w:tcPr>
            <w:tcW w:w="0" w:type="auto"/>
            <w:tcBorders>
              <w:top w:val="nil"/>
            </w:tcBorders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rPr>
                <w:rFonts w:ascii="IRANSans" w:eastAsia="Times New Roman" w:hAnsi="IRANSans" w:cs="B Nazanin"/>
                <w:sz w:val="24"/>
                <w:szCs w:val="24"/>
              </w:rPr>
            </w:pPr>
            <w:proofErr w:type="spellStart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unixDate</w:t>
            </w:r>
            <w:proofErr w:type="spellEnd"/>
          </w:p>
        </w:tc>
      </w:tr>
    </w:tbl>
    <w:p w:rsidR="00E850AE" w:rsidRPr="00E850AE" w:rsidRDefault="00E850AE" w:rsidP="00E850AE">
      <w:pPr>
        <w:bidi w:val="0"/>
        <w:spacing w:before="240" w:after="240" w:line="240" w:lineRule="auto"/>
        <w:rPr>
          <w:rFonts w:ascii="IRANSans" w:eastAsia="Times New Roman" w:hAnsi="IRANSans" w:cs="B Nazanin"/>
          <w:sz w:val="26"/>
          <w:szCs w:val="26"/>
        </w:rPr>
      </w:pPr>
      <w:r w:rsidRPr="00E850AE">
        <w:rPr>
          <w:rFonts w:ascii="IRANSans" w:eastAsia="Times New Roman" w:hAnsi="IRANSans" w:cs="B Nazanin"/>
          <w:b/>
          <w:bCs/>
          <w:sz w:val="26"/>
        </w:rPr>
        <w:t>Example</w:t>
      </w:r>
    </w:p>
    <w:p w:rsidR="00E850AE" w:rsidRPr="00E850AE" w:rsidRDefault="00E850AE" w:rsidP="00E85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textAlignment w:val="top"/>
        <w:rPr>
          <w:rFonts w:ascii="Courier New" w:eastAsia="Times New Roman" w:hAnsi="Courier New" w:cs="Courier New"/>
          <w:color w:val="37474F"/>
        </w:rPr>
      </w:pPr>
      <w:proofErr w:type="gramStart"/>
      <w:r w:rsidRPr="00E850AE">
        <w:rPr>
          <w:rFonts w:ascii="IRANSans" w:eastAsia="Times New Roman" w:hAnsi="IRANSans" w:cs="Courier New"/>
          <w:color w:val="3B78E7"/>
        </w:rPr>
        <w:t>function</w:t>
      </w:r>
      <w:proofErr w:type="gramEnd"/>
      <w:r w:rsidRPr="00E850AE">
        <w:rPr>
          <w:rFonts w:ascii="Courier New" w:eastAsia="Times New Roman" w:hAnsi="Courier New" w:cs="Courier New"/>
          <w:color w:val="37474F"/>
        </w:rPr>
        <w:t xml:space="preserve"> </w:t>
      </w:r>
      <w:r w:rsidRPr="00E850AE">
        <w:rPr>
          <w:rFonts w:ascii="IRANSans" w:eastAsia="Times New Roman" w:hAnsi="IRANSans" w:cs="Courier New"/>
          <w:color w:val="37474F"/>
        </w:rPr>
        <w:t>(</w:t>
      </w:r>
      <w:proofErr w:type="spellStart"/>
      <w:r w:rsidRPr="00E850AE">
        <w:rPr>
          <w:rFonts w:ascii="IRANSans" w:eastAsia="Times New Roman" w:hAnsi="IRANSans" w:cs="Courier New"/>
          <w:color w:val="EC407A"/>
        </w:rPr>
        <w:t>unixDate</w:t>
      </w:r>
      <w:proofErr w:type="spellEnd"/>
      <w:r w:rsidRPr="00E850AE">
        <w:rPr>
          <w:rFonts w:ascii="IRANSans" w:eastAsia="Times New Roman" w:hAnsi="IRANSans" w:cs="Courier New"/>
          <w:color w:val="37474F"/>
        </w:rPr>
        <w:t>)</w:t>
      </w:r>
      <w:r w:rsidRPr="00E850AE">
        <w:rPr>
          <w:rFonts w:ascii="Courier New" w:eastAsia="Times New Roman" w:hAnsi="Courier New" w:cs="Courier New"/>
          <w:color w:val="37474F"/>
        </w:rPr>
        <w:t xml:space="preserve"> </w:t>
      </w:r>
      <w:r w:rsidRPr="00E850AE">
        <w:rPr>
          <w:rFonts w:ascii="IRANSans" w:eastAsia="Times New Roman" w:hAnsi="IRANSans" w:cs="Courier New"/>
          <w:color w:val="37474F"/>
        </w:rPr>
        <w:t>{</w:t>
      </w:r>
    </w:p>
    <w:p w:rsidR="00E850AE" w:rsidRPr="00E850AE" w:rsidRDefault="00E850AE" w:rsidP="00E85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textAlignment w:val="top"/>
        <w:rPr>
          <w:rFonts w:ascii="Courier New" w:eastAsia="Times New Roman" w:hAnsi="Courier New" w:cs="Courier New"/>
          <w:color w:val="37474F"/>
        </w:rPr>
      </w:pPr>
      <w:r w:rsidRPr="00E850AE">
        <w:rPr>
          <w:rFonts w:ascii="Courier New" w:eastAsia="Times New Roman" w:hAnsi="Courier New" w:cs="Courier New"/>
          <w:color w:val="37474F"/>
        </w:rPr>
        <w:t xml:space="preserve">     </w:t>
      </w:r>
      <w:proofErr w:type="spellStart"/>
      <w:proofErr w:type="gramStart"/>
      <w:r w:rsidRPr="00E850AE">
        <w:rPr>
          <w:rFonts w:ascii="IRANSans" w:eastAsia="Times New Roman" w:hAnsi="IRANSans" w:cs="Courier New"/>
          <w:color w:val="3B78E7"/>
        </w:rPr>
        <w:t>var</w:t>
      </w:r>
      <w:proofErr w:type="spellEnd"/>
      <w:proofErr w:type="gramEnd"/>
      <w:r w:rsidRPr="00E850AE">
        <w:rPr>
          <w:rFonts w:ascii="Courier New" w:eastAsia="Times New Roman" w:hAnsi="Courier New" w:cs="Courier New"/>
          <w:color w:val="37474F"/>
        </w:rPr>
        <w:t xml:space="preserve"> </w:t>
      </w:r>
      <w:r w:rsidRPr="00E850AE">
        <w:rPr>
          <w:rFonts w:ascii="IRANSans" w:eastAsia="Times New Roman" w:hAnsi="IRANSans" w:cs="Courier New"/>
          <w:color w:val="EC407A"/>
        </w:rPr>
        <w:t>self</w:t>
      </w:r>
      <w:r w:rsidRPr="00E850AE">
        <w:rPr>
          <w:rFonts w:ascii="Courier New" w:eastAsia="Times New Roman" w:hAnsi="Courier New" w:cs="Courier New"/>
          <w:color w:val="37474F"/>
        </w:rPr>
        <w:t xml:space="preserve"> </w:t>
      </w:r>
      <w:r w:rsidRPr="00E850AE">
        <w:rPr>
          <w:rFonts w:ascii="IRANSans" w:eastAsia="Times New Roman" w:hAnsi="IRANSans" w:cs="Courier New"/>
          <w:color w:val="37474F"/>
        </w:rPr>
        <w:t>=</w:t>
      </w:r>
      <w:r w:rsidRPr="00E850AE">
        <w:rPr>
          <w:rFonts w:ascii="Courier New" w:eastAsia="Times New Roman" w:hAnsi="Courier New" w:cs="Courier New"/>
          <w:color w:val="37474F"/>
        </w:rPr>
        <w:t xml:space="preserve"> </w:t>
      </w:r>
      <w:r w:rsidRPr="00E850AE">
        <w:rPr>
          <w:rFonts w:ascii="IRANSans" w:eastAsia="Times New Roman" w:hAnsi="IRANSans" w:cs="Courier New"/>
          <w:color w:val="3B78E7"/>
        </w:rPr>
        <w:t>this</w:t>
      </w:r>
      <w:r w:rsidRPr="00E850AE">
        <w:rPr>
          <w:rFonts w:ascii="IRANSans" w:eastAsia="Times New Roman" w:hAnsi="IRANSans" w:cs="Courier New"/>
          <w:color w:val="37474F"/>
        </w:rPr>
        <w:t>;</w:t>
      </w:r>
    </w:p>
    <w:p w:rsidR="00E850AE" w:rsidRPr="00E850AE" w:rsidRDefault="00E850AE" w:rsidP="00E85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textAlignment w:val="top"/>
        <w:rPr>
          <w:rFonts w:ascii="Courier New" w:eastAsia="Times New Roman" w:hAnsi="Courier New" w:cs="Courier New"/>
          <w:color w:val="37474F"/>
        </w:rPr>
      </w:pPr>
      <w:r w:rsidRPr="00E850AE">
        <w:rPr>
          <w:rFonts w:ascii="Courier New" w:eastAsia="Times New Roman" w:hAnsi="Courier New" w:cs="Courier New"/>
          <w:color w:val="37474F"/>
        </w:rPr>
        <w:t xml:space="preserve">     </w:t>
      </w:r>
      <w:proofErr w:type="spellStart"/>
      <w:proofErr w:type="gramStart"/>
      <w:r w:rsidRPr="00E850AE">
        <w:rPr>
          <w:rFonts w:ascii="IRANSans" w:eastAsia="Times New Roman" w:hAnsi="IRANSans" w:cs="Courier New"/>
          <w:color w:val="3B78E7"/>
        </w:rPr>
        <w:t>var</w:t>
      </w:r>
      <w:proofErr w:type="spellEnd"/>
      <w:proofErr w:type="gramEnd"/>
      <w:r w:rsidRPr="00E850AE">
        <w:rPr>
          <w:rFonts w:ascii="Courier New" w:eastAsia="Times New Roman" w:hAnsi="Courier New" w:cs="Courier New"/>
          <w:color w:val="37474F"/>
        </w:rPr>
        <w:t xml:space="preserve"> </w:t>
      </w:r>
      <w:proofErr w:type="spellStart"/>
      <w:r w:rsidRPr="00E850AE">
        <w:rPr>
          <w:rFonts w:ascii="IRANSans" w:eastAsia="Times New Roman" w:hAnsi="IRANSans" w:cs="Courier New"/>
          <w:color w:val="EC407A"/>
        </w:rPr>
        <w:t>pdate</w:t>
      </w:r>
      <w:proofErr w:type="spellEnd"/>
      <w:r w:rsidRPr="00E850AE">
        <w:rPr>
          <w:rFonts w:ascii="Courier New" w:eastAsia="Times New Roman" w:hAnsi="Courier New" w:cs="Courier New"/>
          <w:color w:val="37474F"/>
        </w:rPr>
        <w:t xml:space="preserve"> </w:t>
      </w:r>
      <w:r w:rsidRPr="00E850AE">
        <w:rPr>
          <w:rFonts w:ascii="IRANSans" w:eastAsia="Times New Roman" w:hAnsi="IRANSans" w:cs="Courier New"/>
          <w:color w:val="37474F"/>
        </w:rPr>
        <w:t>=</w:t>
      </w:r>
      <w:r w:rsidRPr="00E850AE">
        <w:rPr>
          <w:rFonts w:ascii="Courier New" w:eastAsia="Times New Roman" w:hAnsi="Courier New" w:cs="Courier New"/>
          <w:color w:val="37474F"/>
        </w:rPr>
        <w:t xml:space="preserve"> </w:t>
      </w:r>
      <w:r w:rsidRPr="00E850AE">
        <w:rPr>
          <w:rFonts w:ascii="IRANSans" w:eastAsia="Times New Roman" w:hAnsi="IRANSans" w:cs="Courier New"/>
          <w:color w:val="3B78E7"/>
        </w:rPr>
        <w:t>new</w:t>
      </w:r>
      <w:r w:rsidRPr="00E850AE">
        <w:rPr>
          <w:rFonts w:ascii="Courier New" w:eastAsia="Times New Roman" w:hAnsi="Courier New" w:cs="Courier New"/>
          <w:color w:val="37474F"/>
        </w:rPr>
        <w:t xml:space="preserve"> </w:t>
      </w:r>
      <w:proofErr w:type="spellStart"/>
      <w:r w:rsidRPr="00E850AE">
        <w:rPr>
          <w:rFonts w:ascii="IRANSans" w:eastAsia="Times New Roman" w:hAnsi="IRANSans" w:cs="Courier New"/>
          <w:color w:val="EC407A"/>
        </w:rPr>
        <w:t>persianDate</w:t>
      </w:r>
      <w:proofErr w:type="spellEnd"/>
      <w:r w:rsidRPr="00E850AE">
        <w:rPr>
          <w:rFonts w:ascii="IRANSans" w:eastAsia="Times New Roman" w:hAnsi="IRANSans" w:cs="Courier New"/>
          <w:color w:val="37474F"/>
        </w:rPr>
        <w:t>(</w:t>
      </w:r>
      <w:proofErr w:type="spellStart"/>
      <w:r w:rsidRPr="00E850AE">
        <w:rPr>
          <w:rFonts w:ascii="IRANSans" w:eastAsia="Times New Roman" w:hAnsi="IRANSans" w:cs="Courier New"/>
          <w:color w:val="EC407A"/>
        </w:rPr>
        <w:t>unixDate</w:t>
      </w:r>
      <w:proofErr w:type="spellEnd"/>
      <w:r w:rsidRPr="00E850AE">
        <w:rPr>
          <w:rFonts w:ascii="IRANSans" w:eastAsia="Times New Roman" w:hAnsi="IRANSans" w:cs="Courier New"/>
          <w:color w:val="37474F"/>
        </w:rPr>
        <w:t>);</w:t>
      </w:r>
    </w:p>
    <w:p w:rsidR="00E850AE" w:rsidRPr="00E850AE" w:rsidRDefault="00E850AE" w:rsidP="00E85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textAlignment w:val="top"/>
        <w:rPr>
          <w:rFonts w:ascii="Courier New" w:eastAsia="Times New Roman" w:hAnsi="Courier New" w:cs="Courier New"/>
          <w:color w:val="37474F"/>
        </w:rPr>
      </w:pPr>
      <w:r w:rsidRPr="00E850AE">
        <w:rPr>
          <w:rFonts w:ascii="Courier New" w:eastAsia="Times New Roman" w:hAnsi="Courier New" w:cs="Courier New"/>
          <w:color w:val="37474F"/>
        </w:rPr>
        <w:t xml:space="preserve">     </w:t>
      </w:r>
      <w:proofErr w:type="spellStart"/>
      <w:r w:rsidRPr="00E850AE">
        <w:rPr>
          <w:rFonts w:ascii="IRANSans" w:eastAsia="Times New Roman" w:hAnsi="IRANSans" w:cs="Courier New"/>
          <w:color w:val="EC407A"/>
        </w:rPr>
        <w:t>pdate</w:t>
      </w:r>
      <w:r w:rsidRPr="00E850AE">
        <w:rPr>
          <w:rFonts w:ascii="IRANSans" w:eastAsia="Times New Roman" w:hAnsi="IRANSans" w:cs="Courier New"/>
          <w:color w:val="37474F"/>
        </w:rPr>
        <w:t>.</w:t>
      </w:r>
      <w:r w:rsidRPr="00E850AE">
        <w:rPr>
          <w:rFonts w:ascii="IRANSans" w:eastAsia="Times New Roman" w:hAnsi="IRANSans" w:cs="Courier New"/>
          <w:color w:val="EC407A"/>
        </w:rPr>
        <w:t>formatPersian</w:t>
      </w:r>
      <w:proofErr w:type="spellEnd"/>
      <w:r w:rsidRPr="00E850AE">
        <w:rPr>
          <w:rFonts w:ascii="Courier New" w:eastAsia="Times New Roman" w:hAnsi="Courier New" w:cs="Courier New"/>
          <w:color w:val="37474F"/>
        </w:rPr>
        <w:t xml:space="preserve"> </w:t>
      </w:r>
      <w:r w:rsidRPr="00E850AE">
        <w:rPr>
          <w:rFonts w:ascii="IRANSans" w:eastAsia="Times New Roman" w:hAnsi="IRANSans" w:cs="Courier New"/>
          <w:color w:val="37474F"/>
        </w:rPr>
        <w:t>=</w:t>
      </w:r>
      <w:r w:rsidRPr="00E850AE">
        <w:rPr>
          <w:rFonts w:ascii="Courier New" w:eastAsia="Times New Roman" w:hAnsi="Courier New" w:cs="Courier New"/>
          <w:color w:val="37474F"/>
        </w:rPr>
        <w:t xml:space="preserve"> </w:t>
      </w:r>
      <w:proofErr w:type="spellStart"/>
      <w:r w:rsidRPr="00E850AE">
        <w:rPr>
          <w:rFonts w:ascii="IRANSans" w:eastAsia="Times New Roman" w:hAnsi="IRANSans" w:cs="Courier New"/>
          <w:color w:val="3B78E7"/>
        </w:rPr>
        <w:t>this</w:t>
      </w:r>
      <w:r w:rsidRPr="00E850AE">
        <w:rPr>
          <w:rFonts w:ascii="IRANSans" w:eastAsia="Times New Roman" w:hAnsi="IRANSans" w:cs="Courier New"/>
          <w:color w:val="37474F"/>
        </w:rPr>
        <w:t>.</w:t>
      </w:r>
      <w:r w:rsidRPr="00E850AE">
        <w:rPr>
          <w:rFonts w:ascii="IRANSans" w:eastAsia="Times New Roman" w:hAnsi="IRANSans" w:cs="Courier New"/>
          <w:color w:val="EC407A"/>
        </w:rPr>
        <w:t>persianDigit</w:t>
      </w:r>
      <w:proofErr w:type="spellEnd"/>
      <w:r w:rsidRPr="00E850AE">
        <w:rPr>
          <w:rFonts w:ascii="IRANSans" w:eastAsia="Times New Roman" w:hAnsi="IRANSans" w:cs="Courier New"/>
          <w:color w:val="37474F"/>
        </w:rPr>
        <w:t>;</w:t>
      </w:r>
    </w:p>
    <w:p w:rsidR="00E850AE" w:rsidRPr="00E850AE" w:rsidRDefault="00E850AE" w:rsidP="00E85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textAlignment w:val="top"/>
        <w:rPr>
          <w:rFonts w:ascii="Courier New" w:eastAsia="Times New Roman" w:hAnsi="Courier New" w:cs="Courier New"/>
          <w:color w:val="37474F"/>
        </w:rPr>
      </w:pPr>
      <w:r w:rsidRPr="00E850AE">
        <w:rPr>
          <w:rFonts w:ascii="Courier New" w:eastAsia="Times New Roman" w:hAnsi="Courier New" w:cs="Courier New"/>
          <w:color w:val="37474F"/>
        </w:rPr>
        <w:t xml:space="preserve">     </w:t>
      </w:r>
      <w:proofErr w:type="gramStart"/>
      <w:r w:rsidRPr="00E850AE">
        <w:rPr>
          <w:rFonts w:ascii="IRANSans" w:eastAsia="Times New Roman" w:hAnsi="IRANSans" w:cs="Courier New"/>
          <w:color w:val="3B78E7"/>
        </w:rPr>
        <w:t>return</w:t>
      </w:r>
      <w:proofErr w:type="gramEnd"/>
      <w:r w:rsidRPr="00E850AE">
        <w:rPr>
          <w:rFonts w:ascii="Courier New" w:eastAsia="Times New Roman" w:hAnsi="Courier New" w:cs="Courier New"/>
          <w:color w:val="37474F"/>
        </w:rPr>
        <w:t xml:space="preserve"> </w:t>
      </w:r>
      <w:proofErr w:type="spellStart"/>
      <w:r w:rsidRPr="00E850AE">
        <w:rPr>
          <w:rFonts w:ascii="IRANSans" w:eastAsia="Times New Roman" w:hAnsi="IRANSans" w:cs="Courier New"/>
          <w:color w:val="EC407A"/>
        </w:rPr>
        <w:t>pdate</w:t>
      </w:r>
      <w:r w:rsidRPr="00E850AE">
        <w:rPr>
          <w:rFonts w:ascii="IRANSans" w:eastAsia="Times New Roman" w:hAnsi="IRANSans" w:cs="Courier New"/>
          <w:color w:val="37474F"/>
        </w:rPr>
        <w:t>.</w:t>
      </w:r>
      <w:r w:rsidRPr="00E850AE">
        <w:rPr>
          <w:rFonts w:ascii="IRANSans" w:eastAsia="Times New Roman" w:hAnsi="IRANSans" w:cs="Courier New"/>
          <w:color w:val="EC407A"/>
        </w:rPr>
        <w:t>format</w:t>
      </w:r>
      <w:proofErr w:type="spellEnd"/>
      <w:r w:rsidRPr="00E850AE">
        <w:rPr>
          <w:rFonts w:ascii="IRANSans" w:eastAsia="Times New Roman" w:hAnsi="IRANSans" w:cs="Courier New"/>
          <w:color w:val="37474F"/>
        </w:rPr>
        <w:t>(</w:t>
      </w:r>
      <w:proofErr w:type="spellStart"/>
      <w:r w:rsidRPr="00E850AE">
        <w:rPr>
          <w:rFonts w:ascii="IRANSans" w:eastAsia="Times New Roman" w:hAnsi="IRANSans" w:cs="Courier New"/>
          <w:color w:val="EC407A"/>
        </w:rPr>
        <w:t>self</w:t>
      </w:r>
      <w:r w:rsidRPr="00E850AE">
        <w:rPr>
          <w:rFonts w:ascii="IRANSans" w:eastAsia="Times New Roman" w:hAnsi="IRANSans" w:cs="Courier New"/>
          <w:color w:val="37474F"/>
        </w:rPr>
        <w:t>.</w:t>
      </w:r>
      <w:r w:rsidRPr="00E850AE">
        <w:rPr>
          <w:rFonts w:ascii="IRANSans" w:eastAsia="Times New Roman" w:hAnsi="IRANSans" w:cs="Courier New"/>
          <w:color w:val="EC407A"/>
        </w:rPr>
        <w:t>format</w:t>
      </w:r>
      <w:proofErr w:type="spellEnd"/>
      <w:r w:rsidRPr="00E850AE">
        <w:rPr>
          <w:rFonts w:ascii="IRANSans" w:eastAsia="Times New Roman" w:hAnsi="IRANSans" w:cs="Courier New"/>
          <w:color w:val="37474F"/>
        </w:rPr>
        <w:t>);</w:t>
      </w:r>
    </w:p>
    <w:p w:rsidR="00E850AE" w:rsidRPr="00E850AE" w:rsidRDefault="00E850AE" w:rsidP="00E85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line="240" w:lineRule="auto"/>
        <w:textAlignment w:val="top"/>
        <w:rPr>
          <w:rFonts w:ascii="Courier New" w:eastAsia="Times New Roman" w:hAnsi="Courier New" w:cs="Courier New"/>
          <w:color w:val="37474F"/>
        </w:rPr>
      </w:pPr>
      <w:r w:rsidRPr="00E850AE">
        <w:rPr>
          <w:rFonts w:ascii="Courier New" w:eastAsia="Times New Roman" w:hAnsi="Courier New" w:cs="Courier New"/>
          <w:color w:val="37474F"/>
        </w:rPr>
        <w:t xml:space="preserve"> </w:t>
      </w:r>
      <w:r w:rsidRPr="00E850AE">
        <w:rPr>
          <w:rFonts w:ascii="IRANSans" w:eastAsia="Times New Roman" w:hAnsi="IRANSans" w:cs="Courier New"/>
          <w:color w:val="37474F"/>
        </w:rPr>
        <w:t>}</w:t>
      </w:r>
    </w:p>
    <w:p w:rsidR="00E850AE" w:rsidRPr="00E850AE" w:rsidRDefault="00E850AE" w:rsidP="00E850AE">
      <w:pPr>
        <w:bidi w:val="0"/>
        <w:spacing w:before="100" w:beforeAutospacing="1" w:after="100" w:afterAutospacing="1" w:line="240" w:lineRule="auto"/>
        <w:outlineLvl w:val="1"/>
        <w:rPr>
          <w:rFonts w:ascii="IRANSans" w:eastAsia="Times New Roman" w:hAnsi="IRANSans" w:cs="B Nazanin"/>
          <w:spacing w:val="-2"/>
          <w:sz w:val="36"/>
          <w:szCs w:val="36"/>
        </w:rPr>
      </w:pPr>
      <w:bookmarkStart w:id="99" w:name="Config.altFieldFormatter"/>
      <w:bookmarkEnd w:id="99"/>
      <w:proofErr w:type="spellStart"/>
      <w:proofErr w:type="gramStart"/>
      <w:r w:rsidRPr="00E850AE">
        <w:rPr>
          <w:rFonts w:ascii="IRANSans" w:eastAsia="Times New Roman" w:hAnsi="IRANSans" w:cs="B Nazanin"/>
          <w:spacing w:val="-2"/>
          <w:sz w:val="36"/>
          <w:szCs w:val="36"/>
        </w:rPr>
        <w:t>Config.altFieldFormatter</w:t>
      </w:r>
      <w:proofErr w:type="spellEnd"/>
      <w:r w:rsidRPr="00E850AE">
        <w:rPr>
          <w:rFonts w:ascii="IRANSans" w:eastAsia="Times New Roman" w:hAnsi="IRANSans" w:cs="B Nazanin"/>
          <w:spacing w:val="-2"/>
          <w:sz w:val="36"/>
          <w:szCs w:val="36"/>
        </w:rPr>
        <w:t>(</w:t>
      </w:r>
      <w:proofErr w:type="spellStart"/>
      <w:proofErr w:type="gramEnd"/>
      <w:r w:rsidRPr="00E850AE">
        <w:rPr>
          <w:rFonts w:ascii="IRANSans" w:eastAsia="Times New Roman" w:hAnsi="IRANSans" w:cs="B Nazanin"/>
          <w:spacing w:val="-2"/>
          <w:sz w:val="36"/>
          <w:szCs w:val="36"/>
        </w:rPr>
        <w:t>unixDate</w:t>
      </w:r>
      <w:proofErr w:type="spellEnd"/>
      <w:r w:rsidRPr="00E850AE">
        <w:rPr>
          <w:rFonts w:ascii="IRANSans" w:eastAsia="Times New Roman" w:hAnsi="IRANSans" w:cs="B Nazanin"/>
          <w:spacing w:val="-2"/>
          <w:sz w:val="36"/>
          <w:szCs w:val="36"/>
        </w:rPr>
        <w:t>)</w:t>
      </w:r>
      <w:hyperlink r:id="rId294" w:anchor="configaltfieldformatterunixdate" w:tooltip="Permanent link" w:history="1">
        <w:r w:rsidRPr="00E850AE">
          <w:rPr>
            <w:rFonts w:ascii="IRANSans" w:eastAsia="Times New Roman" w:hAnsi="IRANSans" w:cs="B Nazanin"/>
            <w:color w:val="0000FF"/>
            <w:spacing w:val="-2"/>
            <w:sz w:val="36"/>
            <w:szCs w:val="36"/>
            <w:u w:val="single"/>
          </w:rPr>
          <w:t>¶</w:t>
        </w:r>
      </w:hyperlink>
    </w:p>
    <w:p w:rsidR="00E850AE" w:rsidRPr="00E850AE" w:rsidRDefault="00E850AE" w:rsidP="00E850AE">
      <w:pPr>
        <w:bidi w:val="0"/>
        <w:spacing w:before="240" w:after="240" w:line="240" w:lineRule="auto"/>
        <w:rPr>
          <w:rFonts w:ascii="IRANSans" w:eastAsia="Times New Roman" w:hAnsi="IRANSans" w:cs="B Nazanin"/>
          <w:sz w:val="26"/>
          <w:szCs w:val="26"/>
        </w:rPr>
      </w:pPr>
      <w:proofErr w:type="gramStart"/>
      <w:r w:rsidRPr="00E850AE">
        <w:rPr>
          <w:rFonts w:ascii="IRANSans" w:eastAsia="Times New Roman" w:hAnsi="IRANSans" w:cs="B Nazanin"/>
          <w:sz w:val="26"/>
          <w:szCs w:val="26"/>
        </w:rPr>
        <w:t>format</w:t>
      </w:r>
      <w:proofErr w:type="gramEnd"/>
      <w:r w:rsidRPr="00E850AE">
        <w:rPr>
          <w:rFonts w:ascii="IRANSans" w:eastAsia="Times New Roman" w:hAnsi="IRANSans" w:cs="B Nazanin"/>
          <w:sz w:val="26"/>
          <w:szCs w:val="26"/>
        </w:rPr>
        <w:t xml:space="preserve"> value of '</w:t>
      </w:r>
      <w:proofErr w:type="spellStart"/>
      <w:r w:rsidRPr="00E850AE">
        <w:rPr>
          <w:rFonts w:ascii="IRANSans" w:eastAsia="Times New Roman" w:hAnsi="IRANSans" w:cs="B Nazanin"/>
          <w:sz w:val="26"/>
          <w:szCs w:val="26"/>
        </w:rPr>
        <w:t>altField</w:t>
      </w:r>
      <w:proofErr w:type="spellEnd"/>
      <w:r w:rsidRPr="00E850AE">
        <w:rPr>
          <w:rFonts w:ascii="IRANSans" w:eastAsia="Times New Roman" w:hAnsi="IRANSans" w:cs="B Nazanin"/>
          <w:sz w:val="26"/>
          <w:szCs w:val="26"/>
        </w:rPr>
        <w:t>' input</w:t>
      </w:r>
    </w:p>
    <w:p w:rsidR="00E850AE" w:rsidRPr="00E850AE" w:rsidRDefault="00E850AE" w:rsidP="00E850AE">
      <w:pPr>
        <w:bidi w:val="0"/>
        <w:spacing w:after="0" w:line="240" w:lineRule="auto"/>
        <w:rPr>
          <w:rFonts w:ascii="IRANSans" w:eastAsia="Times New Roman" w:hAnsi="IRANSans" w:cs="B Nazanin"/>
          <w:sz w:val="26"/>
          <w:szCs w:val="26"/>
        </w:rPr>
      </w:pPr>
      <w:r w:rsidRPr="00E850AE">
        <w:rPr>
          <w:rFonts w:ascii="IRANSans" w:eastAsia="Times New Roman" w:hAnsi="IRANSans" w:cs="B Nazanin"/>
          <w:b/>
          <w:bCs/>
          <w:sz w:val="26"/>
        </w:rPr>
        <w:lastRenderedPageBreak/>
        <w:t>Kind</w:t>
      </w:r>
      <w:r w:rsidRPr="00E850AE">
        <w:rPr>
          <w:rFonts w:ascii="IRANSans" w:eastAsia="Times New Roman" w:hAnsi="IRANSans" w:cs="B Nazanin"/>
          <w:sz w:val="26"/>
          <w:szCs w:val="26"/>
        </w:rPr>
        <w:t>: static method of </w:t>
      </w:r>
      <w:proofErr w:type="spellStart"/>
      <w:r w:rsidRPr="00E850AE">
        <w:rPr>
          <w:rFonts w:ascii="IRANSans" w:eastAsia="Times New Roman" w:hAnsi="IRANSans" w:cs="B Nazanin"/>
          <w:sz w:val="26"/>
          <w:szCs w:val="26"/>
        </w:rPr>
        <w:fldChar w:fldCharType="begin"/>
      </w:r>
      <w:r w:rsidRPr="00E850AE">
        <w:rPr>
          <w:rFonts w:ascii="IRANSans" w:eastAsia="Times New Roman" w:hAnsi="IRANSans" w:cs="B Nazanin"/>
          <w:sz w:val="26"/>
          <w:szCs w:val="26"/>
        </w:rPr>
        <w:instrText xml:space="preserve"> HYPERLINK "http://babakhani.github.io/PersianWebToolkit/doc/datepicker/options/" \l "Config" </w:instrText>
      </w:r>
      <w:r w:rsidRPr="00E850AE">
        <w:rPr>
          <w:rFonts w:ascii="IRANSans" w:eastAsia="Times New Roman" w:hAnsi="IRANSans" w:cs="B Nazanin"/>
          <w:sz w:val="26"/>
          <w:szCs w:val="26"/>
        </w:rPr>
        <w:fldChar w:fldCharType="separate"/>
      </w:r>
      <w:r w:rsidRPr="00E850AE">
        <w:rPr>
          <w:rFonts w:ascii="Courier New" w:eastAsia="Times New Roman" w:hAnsi="Courier New" w:cs="Courier New"/>
          <w:color w:val="EF5350"/>
        </w:rPr>
        <w:t>Config</w:t>
      </w:r>
      <w:proofErr w:type="spellEnd"/>
      <w:r w:rsidRPr="00E850AE">
        <w:rPr>
          <w:rFonts w:ascii="IRANSans" w:eastAsia="Times New Roman" w:hAnsi="IRANSans" w:cs="B Nazanin"/>
          <w:sz w:val="26"/>
          <w:szCs w:val="26"/>
        </w:rPr>
        <w:fldChar w:fldCharType="end"/>
      </w:r>
      <w:r w:rsidRPr="00E850AE">
        <w:rPr>
          <w:rFonts w:ascii="IRANSans" w:eastAsia="Times New Roman" w:hAnsi="IRANSans" w:cs="B Nazanin"/>
          <w:sz w:val="26"/>
          <w:szCs w:val="26"/>
        </w:rPr>
        <w:br/>
      </w:r>
      <w:r w:rsidRPr="00E850AE">
        <w:rPr>
          <w:rFonts w:ascii="IRANSans" w:eastAsia="Times New Roman" w:hAnsi="IRANSans" w:cs="B Nazanin"/>
          <w:b/>
          <w:bCs/>
          <w:sz w:val="26"/>
        </w:rPr>
        <w:t>Default</w:t>
      </w:r>
      <w:r w:rsidRPr="00E850AE">
        <w:rPr>
          <w:rFonts w:ascii="IRANSans" w:eastAsia="Times New Roman" w:hAnsi="IRANSans" w:cs="B Nazanin"/>
          <w:sz w:val="26"/>
          <w:szCs w:val="26"/>
        </w:rPr>
        <w:t>: </w:t>
      </w:r>
      <w:r w:rsidRPr="00E850AE">
        <w:rPr>
          <w:rFonts w:ascii="Courier New" w:eastAsia="Times New Roman" w:hAnsi="Courier New" w:cs="Courier New"/>
          <w:color w:val="37474F"/>
        </w:rPr>
        <w:t>function</w:t>
      </w:r>
    </w:p>
    <w:tbl>
      <w:tblPr>
        <w:tblW w:w="16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0"/>
      </w:tblGrid>
      <w:tr w:rsidR="00E850AE" w:rsidRPr="00E850AE" w:rsidTr="00E850AE">
        <w:trPr>
          <w:tblHeader/>
        </w:trPr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rPr>
                <w:rFonts w:ascii="IRANSans" w:eastAsia="Times New Roman" w:hAnsi="IRANSans" w:cs="B Nazanin"/>
                <w:color w:val="FFFFFF"/>
                <w:sz w:val="24"/>
                <w:szCs w:val="24"/>
              </w:rPr>
            </w:pPr>
            <w:proofErr w:type="spellStart"/>
            <w:r w:rsidRPr="00E850AE">
              <w:rPr>
                <w:rFonts w:ascii="IRANSans" w:eastAsia="Times New Roman" w:hAnsi="IRANSans" w:cs="B Nazanin"/>
                <w:color w:val="FFFFFF"/>
                <w:sz w:val="24"/>
                <w:szCs w:val="24"/>
              </w:rPr>
              <w:t>Param</w:t>
            </w:r>
            <w:proofErr w:type="spellEnd"/>
          </w:p>
        </w:tc>
      </w:tr>
      <w:tr w:rsidR="00E850AE" w:rsidRPr="00E850AE" w:rsidTr="00E850AE">
        <w:tc>
          <w:tcPr>
            <w:tcW w:w="0" w:type="auto"/>
            <w:tcBorders>
              <w:top w:val="nil"/>
            </w:tcBorders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rPr>
                <w:rFonts w:ascii="IRANSans" w:eastAsia="Times New Roman" w:hAnsi="IRANSans" w:cs="B Nazanin"/>
                <w:sz w:val="24"/>
                <w:szCs w:val="24"/>
              </w:rPr>
            </w:pPr>
            <w:proofErr w:type="spellStart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unixDate</w:t>
            </w:r>
            <w:proofErr w:type="spellEnd"/>
          </w:p>
        </w:tc>
      </w:tr>
    </w:tbl>
    <w:p w:rsidR="00E850AE" w:rsidRPr="00E850AE" w:rsidRDefault="00E850AE" w:rsidP="00E850AE">
      <w:pPr>
        <w:bidi w:val="0"/>
        <w:spacing w:before="240" w:after="240" w:line="240" w:lineRule="auto"/>
        <w:rPr>
          <w:rFonts w:ascii="IRANSans" w:eastAsia="Times New Roman" w:hAnsi="IRANSans" w:cs="B Nazanin"/>
          <w:sz w:val="26"/>
          <w:szCs w:val="26"/>
        </w:rPr>
      </w:pPr>
      <w:r w:rsidRPr="00E850AE">
        <w:rPr>
          <w:rFonts w:ascii="IRANSans" w:eastAsia="Times New Roman" w:hAnsi="IRANSans" w:cs="B Nazanin"/>
          <w:b/>
          <w:bCs/>
          <w:sz w:val="26"/>
        </w:rPr>
        <w:t>Example</w:t>
      </w:r>
    </w:p>
    <w:p w:rsidR="00E850AE" w:rsidRPr="00E850AE" w:rsidRDefault="00E850AE" w:rsidP="00E85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textAlignment w:val="top"/>
        <w:rPr>
          <w:rFonts w:ascii="Courier New" w:eastAsia="Times New Roman" w:hAnsi="Courier New" w:cs="Courier New"/>
          <w:color w:val="37474F"/>
        </w:rPr>
      </w:pPr>
      <w:proofErr w:type="gramStart"/>
      <w:r w:rsidRPr="00E850AE">
        <w:rPr>
          <w:rFonts w:ascii="IRANSans" w:eastAsia="Times New Roman" w:hAnsi="IRANSans" w:cs="Courier New"/>
          <w:color w:val="3B78E7"/>
        </w:rPr>
        <w:t>function</w:t>
      </w:r>
      <w:proofErr w:type="gramEnd"/>
      <w:r w:rsidRPr="00E850AE">
        <w:rPr>
          <w:rFonts w:ascii="Courier New" w:eastAsia="Times New Roman" w:hAnsi="Courier New" w:cs="Courier New"/>
          <w:color w:val="37474F"/>
        </w:rPr>
        <w:t xml:space="preserve"> </w:t>
      </w:r>
      <w:r w:rsidRPr="00E850AE">
        <w:rPr>
          <w:rFonts w:ascii="IRANSans" w:eastAsia="Times New Roman" w:hAnsi="IRANSans" w:cs="Courier New"/>
          <w:color w:val="37474F"/>
        </w:rPr>
        <w:t>(</w:t>
      </w:r>
      <w:proofErr w:type="spellStart"/>
      <w:r w:rsidRPr="00E850AE">
        <w:rPr>
          <w:rFonts w:ascii="IRANSans" w:eastAsia="Times New Roman" w:hAnsi="IRANSans" w:cs="Courier New"/>
          <w:color w:val="EC407A"/>
        </w:rPr>
        <w:t>unixDate</w:t>
      </w:r>
      <w:proofErr w:type="spellEnd"/>
      <w:r w:rsidRPr="00E850AE">
        <w:rPr>
          <w:rFonts w:ascii="IRANSans" w:eastAsia="Times New Roman" w:hAnsi="IRANSans" w:cs="Courier New"/>
          <w:color w:val="37474F"/>
        </w:rPr>
        <w:t>)</w:t>
      </w:r>
      <w:r w:rsidRPr="00E850AE">
        <w:rPr>
          <w:rFonts w:ascii="Courier New" w:eastAsia="Times New Roman" w:hAnsi="Courier New" w:cs="Courier New"/>
          <w:color w:val="37474F"/>
        </w:rPr>
        <w:t xml:space="preserve"> </w:t>
      </w:r>
      <w:r w:rsidRPr="00E850AE">
        <w:rPr>
          <w:rFonts w:ascii="IRANSans" w:eastAsia="Times New Roman" w:hAnsi="IRANSans" w:cs="Courier New"/>
          <w:color w:val="37474F"/>
        </w:rPr>
        <w:t>{</w:t>
      </w:r>
    </w:p>
    <w:p w:rsidR="00E850AE" w:rsidRPr="00E850AE" w:rsidRDefault="00E850AE" w:rsidP="00E85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textAlignment w:val="top"/>
        <w:rPr>
          <w:rFonts w:ascii="Courier New" w:eastAsia="Times New Roman" w:hAnsi="Courier New" w:cs="Courier New"/>
          <w:color w:val="37474F"/>
        </w:rPr>
      </w:pPr>
      <w:r w:rsidRPr="00E850AE">
        <w:rPr>
          <w:rFonts w:ascii="Courier New" w:eastAsia="Times New Roman" w:hAnsi="Courier New" w:cs="Courier New"/>
          <w:color w:val="37474F"/>
        </w:rPr>
        <w:t xml:space="preserve">     </w:t>
      </w:r>
      <w:proofErr w:type="spellStart"/>
      <w:proofErr w:type="gramStart"/>
      <w:r w:rsidRPr="00E850AE">
        <w:rPr>
          <w:rFonts w:ascii="IRANSans" w:eastAsia="Times New Roman" w:hAnsi="IRANSans" w:cs="Courier New"/>
          <w:color w:val="3B78E7"/>
        </w:rPr>
        <w:t>var</w:t>
      </w:r>
      <w:proofErr w:type="spellEnd"/>
      <w:proofErr w:type="gramEnd"/>
      <w:r w:rsidRPr="00E850AE">
        <w:rPr>
          <w:rFonts w:ascii="Courier New" w:eastAsia="Times New Roman" w:hAnsi="Courier New" w:cs="Courier New"/>
          <w:color w:val="37474F"/>
        </w:rPr>
        <w:t xml:space="preserve"> </w:t>
      </w:r>
      <w:r w:rsidRPr="00E850AE">
        <w:rPr>
          <w:rFonts w:ascii="IRANSans" w:eastAsia="Times New Roman" w:hAnsi="IRANSans" w:cs="Courier New"/>
          <w:color w:val="EC407A"/>
        </w:rPr>
        <w:t>self</w:t>
      </w:r>
      <w:r w:rsidRPr="00E850AE">
        <w:rPr>
          <w:rFonts w:ascii="Courier New" w:eastAsia="Times New Roman" w:hAnsi="Courier New" w:cs="Courier New"/>
          <w:color w:val="37474F"/>
        </w:rPr>
        <w:t xml:space="preserve"> </w:t>
      </w:r>
      <w:r w:rsidRPr="00E850AE">
        <w:rPr>
          <w:rFonts w:ascii="IRANSans" w:eastAsia="Times New Roman" w:hAnsi="IRANSans" w:cs="Courier New"/>
          <w:color w:val="37474F"/>
        </w:rPr>
        <w:t>=</w:t>
      </w:r>
      <w:r w:rsidRPr="00E850AE">
        <w:rPr>
          <w:rFonts w:ascii="Courier New" w:eastAsia="Times New Roman" w:hAnsi="Courier New" w:cs="Courier New"/>
          <w:color w:val="37474F"/>
        </w:rPr>
        <w:t xml:space="preserve"> </w:t>
      </w:r>
      <w:r w:rsidRPr="00E850AE">
        <w:rPr>
          <w:rFonts w:ascii="IRANSans" w:eastAsia="Times New Roman" w:hAnsi="IRANSans" w:cs="Courier New"/>
          <w:color w:val="3B78E7"/>
        </w:rPr>
        <w:t>this</w:t>
      </w:r>
      <w:r w:rsidRPr="00E850AE">
        <w:rPr>
          <w:rFonts w:ascii="IRANSans" w:eastAsia="Times New Roman" w:hAnsi="IRANSans" w:cs="Courier New"/>
          <w:color w:val="37474F"/>
        </w:rPr>
        <w:t>;</w:t>
      </w:r>
    </w:p>
    <w:p w:rsidR="00E850AE" w:rsidRPr="00E850AE" w:rsidRDefault="00E850AE" w:rsidP="00E85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textAlignment w:val="top"/>
        <w:rPr>
          <w:rFonts w:ascii="Courier New" w:eastAsia="Times New Roman" w:hAnsi="Courier New" w:cs="Courier New"/>
          <w:color w:val="37474F"/>
        </w:rPr>
      </w:pPr>
      <w:r w:rsidRPr="00E850AE">
        <w:rPr>
          <w:rFonts w:ascii="Courier New" w:eastAsia="Times New Roman" w:hAnsi="Courier New" w:cs="Courier New"/>
          <w:color w:val="37474F"/>
        </w:rPr>
        <w:t xml:space="preserve">     </w:t>
      </w:r>
      <w:proofErr w:type="spellStart"/>
      <w:proofErr w:type="gramStart"/>
      <w:r w:rsidRPr="00E850AE">
        <w:rPr>
          <w:rFonts w:ascii="IRANSans" w:eastAsia="Times New Roman" w:hAnsi="IRANSans" w:cs="Courier New"/>
          <w:color w:val="3B78E7"/>
        </w:rPr>
        <w:t>var</w:t>
      </w:r>
      <w:proofErr w:type="spellEnd"/>
      <w:proofErr w:type="gramEnd"/>
      <w:r w:rsidRPr="00E850AE">
        <w:rPr>
          <w:rFonts w:ascii="Courier New" w:eastAsia="Times New Roman" w:hAnsi="Courier New" w:cs="Courier New"/>
          <w:color w:val="37474F"/>
        </w:rPr>
        <w:t xml:space="preserve"> </w:t>
      </w:r>
      <w:proofErr w:type="spellStart"/>
      <w:r w:rsidRPr="00E850AE">
        <w:rPr>
          <w:rFonts w:ascii="IRANSans" w:eastAsia="Times New Roman" w:hAnsi="IRANSans" w:cs="Courier New"/>
          <w:color w:val="EC407A"/>
        </w:rPr>
        <w:t>thisAltFormat</w:t>
      </w:r>
      <w:proofErr w:type="spellEnd"/>
      <w:r w:rsidRPr="00E850AE">
        <w:rPr>
          <w:rFonts w:ascii="Courier New" w:eastAsia="Times New Roman" w:hAnsi="Courier New" w:cs="Courier New"/>
          <w:color w:val="37474F"/>
        </w:rPr>
        <w:t xml:space="preserve"> </w:t>
      </w:r>
      <w:r w:rsidRPr="00E850AE">
        <w:rPr>
          <w:rFonts w:ascii="IRANSans" w:eastAsia="Times New Roman" w:hAnsi="IRANSans" w:cs="Courier New"/>
          <w:color w:val="37474F"/>
        </w:rPr>
        <w:t>=</w:t>
      </w:r>
      <w:r w:rsidRPr="00E850AE">
        <w:rPr>
          <w:rFonts w:ascii="Courier New" w:eastAsia="Times New Roman" w:hAnsi="Courier New" w:cs="Courier New"/>
          <w:color w:val="37474F"/>
        </w:rPr>
        <w:t xml:space="preserve"> </w:t>
      </w:r>
      <w:proofErr w:type="spellStart"/>
      <w:r w:rsidRPr="00E850AE">
        <w:rPr>
          <w:rFonts w:ascii="IRANSans" w:eastAsia="Times New Roman" w:hAnsi="IRANSans" w:cs="Courier New"/>
          <w:color w:val="EC407A"/>
        </w:rPr>
        <w:t>self</w:t>
      </w:r>
      <w:r w:rsidRPr="00E850AE">
        <w:rPr>
          <w:rFonts w:ascii="IRANSans" w:eastAsia="Times New Roman" w:hAnsi="IRANSans" w:cs="Courier New"/>
          <w:color w:val="37474F"/>
        </w:rPr>
        <w:t>.</w:t>
      </w:r>
      <w:r w:rsidRPr="00E850AE">
        <w:rPr>
          <w:rFonts w:ascii="IRANSans" w:eastAsia="Times New Roman" w:hAnsi="IRANSans" w:cs="Courier New"/>
          <w:color w:val="EC407A"/>
        </w:rPr>
        <w:t>altFormat</w:t>
      </w:r>
      <w:r w:rsidRPr="00E850AE">
        <w:rPr>
          <w:rFonts w:ascii="IRANSans" w:eastAsia="Times New Roman" w:hAnsi="IRANSans" w:cs="Courier New"/>
          <w:color w:val="37474F"/>
        </w:rPr>
        <w:t>.</w:t>
      </w:r>
      <w:r w:rsidRPr="00E850AE">
        <w:rPr>
          <w:rFonts w:ascii="IRANSans" w:eastAsia="Times New Roman" w:hAnsi="IRANSans" w:cs="Courier New"/>
          <w:color w:val="EC407A"/>
        </w:rPr>
        <w:t>toLowerCase</w:t>
      </w:r>
      <w:proofErr w:type="spellEnd"/>
      <w:r w:rsidRPr="00E850AE">
        <w:rPr>
          <w:rFonts w:ascii="IRANSans" w:eastAsia="Times New Roman" w:hAnsi="IRANSans" w:cs="Courier New"/>
          <w:color w:val="37474F"/>
        </w:rPr>
        <w:t>();</w:t>
      </w:r>
    </w:p>
    <w:p w:rsidR="00E850AE" w:rsidRPr="00E850AE" w:rsidRDefault="00E850AE" w:rsidP="00E85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textAlignment w:val="top"/>
        <w:rPr>
          <w:rFonts w:ascii="Courier New" w:eastAsia="Times New Roman" w:hAnsi="Courier New" w:cs="Courier New"/>
          <w:color w:val="37474F"/>
        </w:rPr>
      </w:pPr>
      <w:r w:rsidRPr="00E850AE">
        <w:rPr>
          <w:rFonts w:ascii="Courier New" w:eastAsia="Times New Roman" w:hAnsi="Courier New" w:cs="Courier New"/>
          <w:color w:val="37474F"/>
        </w:rPr>
        <w:t xml:space="preserve">     </w:t>
      </w:r>
      <w:proofErr w:type="gramStart"/>
      <w:r w:rsidRPr="00E850AE">
        <w:rPr>
          <w:rFonts w:ascii="IRANSans" w:eastAsia="Times New Roman" w:hAnsi="IRANSans" w:cs="Courier New"/>
          <w:color w:val="3B78E7"/>
        </w:rPr>
        <w:t>if</w:t>
      </w:r>
      <w:proofErr w:type="gramEnd"/>
      <w:r w:rsidRPr="00E850AE">
        <w:rPr>
          <w:rFonts w:ascii="Courier New" w:eastAsia="Times New Roman" w:hAnsi="Courier New" w:cs="Courier New"/>
          <w:color w:val="37474F"/>
        </w:rPr>
        <w:t xml:space="preserve"> </w:t>
      </w:r>
      <w:r w:rsidRPr="00E850AE">
        <w:rPr>
          <w:rFonts w:ascii="IRANSans" w:eastAsia="Times New Roman" w:hAnsi="IRANSans" w:cs="Courier New"/>
          <w:color w:val="37474F"/>
        </w:rPr>
        <w:t>(</w:t>
      </w:r>
      <w:proofErr w:type="spellStart"/>
      <w:r w:rsidRPr="00E850AE">
        <w:rPr>
          <w:rFonts w:ascii="IRANSans" w:eastAsia="Times New Roman" w:hAnsi="IRANSans" w:cs="Courier New"/>
          <w:color w:val="EC407A"/>
        </w:rPr>
        <w:t>thisAltFormat</w:t>
      </w:r>
      <w:proofErr w:type="spellEnd"/>
      <w:r w:rsidRPr="00E850AE">
        <w:rPr>
          <w:rFonts w:ascii="Courier New" w:eastAsia="Times New Roman" w:hAnsi="Courier New" w:cs="Courier New"/>
          <w:color w:val="37474F"/>
        </w:rPr>
        <w:t xml:space="preserve"> </w:t>
      </w:r>
      <w:r w:rsidRPr="00E850AE">
        <w:rPr>
          <w:rFonts w:ascii="IRANSans" w:eastAsia="Times New Roman" w:hAnsi="IRANSans" w:cs="Courier New"/>
          <w:color w:val="37474F"/>
        </w:rPr>
        <w:t>===</w:t>
      </w:r>
      <w:r w:rsidRPr="00E850AE">
        <w:rPr>
          <w:rFonts w:ascii="Courier New" w:eastAsia="Times New Roman" w:hAnsi="Courier New" w:cs="Courier New"/>
          <w:color w:val="37474F"/>
        </w:rPr>
        <w:t xml:space="preserve"> </w:t>
      </w:r>
      <w:r w:rsidRPr="00E850AE">
        <w:rPr>
          <w:rFonts w:ascii="IRANSans" w:eastAsia="Times New Roman" w:hAnsi="IRANSans" w:cs="Courier New"/>
          <w:color w:val="0D904F"/>
        </w:rPr>
        <w:t>'</w:t>
      </w:r>
      <w:proofErr w:type="spellStart"/>
      <w:r w:rsidRPr="00E850AE">
        <w:rPr>
          <w:rFonts w:ascii="IRANSans" w:eastAsia="Times New Roman" w:hAnsi="IRANSans" w:cs="Courier New"/>
          <w:color w:val="0D904F"/>
        </w:rPr>
        <w:t>gregorian</w:t>
      </w:r>
      <w:proofErr w:type="spellEnd"/>
      <w:r w:rsidRPr="00E850AE">
        <w:rPr>
          <w:rFonts w:ascii="IRANSans" w:eastAsia="Times New Roman" w:hAnsi="IRANSans" w:cs="Courier New"/>
          <w:color w:val="0D904F"/>
        </w:rPr>
        <w:t>'</w:t>
      </w:r>
      <w:r w:rsidRPr="00E850AE">
        <w:rPr>
          <w:rFonts w:ascii="Courier New" w:eastAsia="Times New Roman" w:hAnsi="Courier New" w:cs="Courier New"/>
          <w:color w:val="37474F"/>
        </w:rPr>
        <w:t xml:space="preserve"> </w:t>
      </w:r>
      <w:r w:rsidRPr="00E850AE">
        <w:rPr>
          <w:rFonts w:ascii="IRANSans" w:eastAsia="Times New Roman" w:hAnsi="IRANSans" w:cs="Courier New"/>
          <w:color w:val="37474F"/>
        </w:rPr>
        <w:t>||</w:t>
      </w:r>
      <w:r w:rsidRPr="00E850AE">
        <w:rPr>
          <w:rFonts w:ascii="Courier New" w:eastAsia="Times New Roman" w:hAnsi="Courier New" w:cs="Courier New"/>
          <w:color w:val="37474F"/>
        </w:rPr>
        <w:t xml:space="preserve"> </w:t>
      </w:r>
      <w:proofErr w:type="spellStart"/>
      <w:r w:rsidRPr="00E850AE">
        <w:rPr>
          <w:rFonts w:ascii="IRANSans" w:eastAsia="Times New Roman" w:hAnsi="IRANSans" w:cs="Courier New"/>
          <w:color w:val="EC407A"/>
        </w:rPr>
        <w:t>thisAltFormat</w:t>
      </w:r>
      <w:proofErr w:type="spellEnd"/>
      <w:r w:rsidRPr="00E850AE">
        <w:rPr>
          <w:rFonts w:ascii="Courier New" w:eastAsia="Times New Roman" w:hAnsi="Courier New" w:cs="Courier New"/>
          <w:color w:val="37474F"/>
        </w:rPr>
        <w:t xml:space="preserve"> </w:t>
      </w:r>
      <w:r w:rsidRPr="00E850AE">
        <w:rPr>
          <w:rFonts w:ascii="IRANSans" w:eastAsia="Times New Roman" w:hAnsi="IRANSans" w:cs="Courier New"/>
          <w:color w:val="37474F"/>
        </w:rPr>
        <w:t>===</w:t>
      </w:r>
      <w:r w:rsidRPr="00E850AE">
        <w:rPr>
          <w:rFonts w:ascii="Courier New" w:eastAsia="Times New Roman" w:hAnsi="Courier New" w:cs="Courier New"/>
          <w:color w:val="37474F"/>
        </w:rPr>
        <w:t xml:space="preserve"> </w:t>
      </w:r>
      <w:r w:rsidRPr="00E850AE">
        <w:rPr>
          <w:rFonts w:ascii="IRANSans" w:eastAsia="Times New Roman" w:hAnsi="IRANSans" w:cs="Courier New"/>
          <w:color w:val="0D904F"/>
        </w:rPr>
        <w:t>'g'</w:t>
      </w:r>
      <w:r w:rsidRPr="00E850AE">
        <w:rPr>
          <w:rFonts w:ascii="IRANSans" w:eastAsia="Times New Roman" w:hAnsi="IRANSans" w:cs="Courier New"/>
          <w:color w:val="37474F"/>
        </w:rPr>
        <w:t>)</w:t>
      </w:r>
      <w:r w:rsidRPr="00E850AE">
        <w:rPr>
          <w:rFonts w:ascii="Courier New" w:eastAsia="Times New Roman" w:hAnsi="Courier New" w:cs="Courier New"/>
          <w:color w:val="37474F"/>
        </w:rPr>
        <w:t xml:space="preserve"> </w:t>
      </w:r>
      <w:r w:rsidRPr="00E850AE">
        <w:rPr>
          <w:rFonts w:ascii="IRANSans" w:eastAsia="Times New Roman" w:hAnsi="IRANSans" w:cs="Courier New"/>
          <w:color w:val="37474F"/>
        </w:rPr>
        <w:t>{</w:t>
      </w:r>
    </w:p>
    <w:p w:rsidR="00E850AE" w:rsidRPr="00E850AE" w:rsidRDefault="00E850AE" w:rsidP="00E85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textAlignment w:val="top"/>
        <w:rPr>
          <w:rFonts w:ascii="Courier New" w:eastAsia="Times New Roman" w:hAnsi="Courier New" w:cs="Courier New"/>
          <w:color w:val="37474F"/>
        </w:rPr>
      </w:pPr>
      <w:r w:rsidRPr="00E850AE">
        <w:rPr>
          <w:rFonts w:ascii="Courier New" w:eastAsia="Times New Roman" w:hAnsi="Courier New" w:cs="Courier New"/>
          <w:color w:val="37474F"/>
        </w:rPr>
        <w:t xml:space="preserve">         </w:t>
      </w:r>
      <w:proofErr w:type="gramStart"/>
      <w:r w:rsidRPr="00E850AE">
        <w:rPr>
          <w:rFonts w:ascii="IRANSans" w:eastAsia="Times New Roman" w:hAnsi="IRANSans" w:cs="Courier New"/>
          <w:color w:val="3B78E7"/>
        </w:rPr>
        <w:t>return</w:t>
      </w:r>
      <w:proofErr w:type="gramEnd"/>
      <w:r w:rsidRPr="00E850AE">
        <w:rPr>
          <w:rFonts w:ascii="Courier New" w:eastAsia="Times New Roman" w:hAnsi="Courier New" w:cs="Courier New"/>
          <w:color w:val="37474F"/>
        </w:rPr>
        <w:t xml:space="preserve"> </w:t>
      </w:r>
      <w:r w:rsidRPr="00E850AE">
        <w:rPr>
          <w:rFonts w:ascii="IRANSans" w:eastAsia="Times New Roman" w:hAnsi="IRANSans" w:cs="Courier New"/>
          <w:color w:val="3B78E7"/>
        </w:rPr>
        <w:t>new</w:t>
      </w:r>
      <w:r w:rsidRPr="00E850AE">
        <w:rPr>
          <w:rFonts w:ascii="Courier New" w:eastAsia="Times New Roman" w:hAnsi="Courier New" w:cs="Courier New"/>
          <w:color w:val="37474F"/>
        </w:rPr>
        <w:t xml:space="preserve"> </w:t>
      </w:r>
      <w:r w:rsidRPr="00E850AE">
        <w:rPr>
          <w:rFonts w:ascii="IRANSans" w:eastAsia="Times New Roman" w:hAnsi="IRANSans" w:cs="Courier New"/>
          <w:color w:val="C2185B"/>
        </w:rPr>
        <w:t>Date</w:t>
      </w:r>
      <w:r w:rsidRPr="00E850AE">
        <w:rPr>
          <w:rFonts w:ascii="IRANSans" w:eastAsia="Times New Roman" w:hAnsi="IRANSans" w:cs="Courier New"/>
          <w:color w:val="37474F"/>
        </w:rPr>
        <w:t>(</w:t>
      </w:r>
      <w:proofErr w:type="spellStart"/>
      <w:r w:rsidRPr="00E850AE">
        <w:rPr>
          <w:rFonts w:ascii="IRANSans" w:eastAsia="Times New Roman" w:hAnsi="IRANSans" w:cs="Courier New"/>
          <w:color w:val="EC407A"/>
        </w:rPr>
        <w:t>unixDate</w:t>
      </w:r>
      <w:proofErr w:type="spellEnd"/>
      <w:r w:rsidRPr="00E850AE">
        <w:rPr>
          <w:rFonts w:ascii="IRANSans" w:eastAsia="Times New Roman" w:hAnsi="IRANSans" w:cs="Courier New"/>
          <w:color w:val="37474F"/>
        </w:rPr>
        <w:t>);</w:t>
      </w:r>
    </w:p>
    <w:p w:rsidR="00E850AE" w:rsidRPr="00E850AE" w:rsidRDefault="00E850AE" w:rsidP="00E85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textAlignment w:val="top"/>
        <w:rPr>
          <w:rFonts w:ascii="Courier New" w:eastAsia="Times New Roman" w:hAnsi="Courier New" w:cs="Courier New"/>
          <w:color w:val="37474F"/>
        </w:rPr>
      </w:pPr>
      <w:r w:rsidRPr="00E850AE">
        <w:rPr>
          <w:rFonts w:ascii="Courier New" w:eastAsia="Times New Roman" w:hAnsi="Courier New" w:cs="Courier New"/>
          <w:color w:val="37474F"/>
        </w:rPr>
        <w:t xml:space="preserve">     </w:t>
      </w:r>
      <w:r w:rsidRPr="00E850AE">
        <w:rPr>
          <w:rFonts w:ascii="IRANSans" w:eastAsia="Times New Roman" w:hAnsi="IRANSans" w:cs="Courier New"/>
          <w:color w:val="37474F"/>
        </w:rPr>
        <w:t>}</w:t>
      </w:r>
    </w:p>
    <w:p w:rsidR="00E850AE" w:rsidRPr="00E850AE" w:rsidRDefault="00E850AE" w:rsidP="00E85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textAlignment w:val="top"/>
        <w:rPr>
          <w:rFonts w:ascii="Courier New" w:eastAsia="Times New Roman" w:hAnsi="Courier New" w:cs="Courier New"/>
          <w:color w:val="37474F"/>
        </w:rPr>
      </w:pPr>
      <w:r w:rsidRPr="00E850AE">
        <w:rPr>
          <w:rFonts w:ascii="Courier New" w:eastAsia="Times New Roman" w:hAnsi="Courier New" w:cs="Courier New"/>
          <w:color w:val="37474F"/>
        </w:rPr>
        <w:t xml:space="preserve">     </w:t>
      </w:r>
      <w:proofErr w:type="gramStart"/>
      <w:r w:rsidRPr="00E850AE">
        <w:rPr>
          <w:rFonts w:ascii="IRANSans" w:eastAsia="Times New Roman" w:hAnsi="IRANSans" w:cs="Courier New"/>
          <w:color w:val="3B78E7"/>
        </w:rPr>
        <w:t>if</w:t>
      </w:r>
      <w:proofErr w:type="gramEnd"/>
      <w:r w:rsidRPr="00E850AE">
        <w:rPr>
          <w:rFonts w:ascii="Courier New" w:eastAsia="Times New Roman" w:hAnsi="Courier New" w:cs="Courier New"/>
          <w:color w:val="37474F"/>
        </w:rPr>
        <w:t xml:space="preserve"> </w:t>
      </w:r>
      <w:r w:rsidRPr="00E850AE">
        <w:rPr>
          <w:rFonts w:ascii="IRANSans" w:eastAsia="Times New Roman" w:hAnsi="IRANSans" w:cs="Courier New"/>
          <w:color w:val="37474F"/>
        </w:rPr>
        <w:t>(</w:t>
      </w:r>
      <w:proofErr w:type="spellStart"/>
      <w:r w:rsidRPr="00E850AE">
        <w:rPr>
          <w:rFonts w:ascii="IRANSans" w:eastAsia="Times New Roman" w:hAnsi="IRANSans" w:cs="Courier New"/>
          <w:color w:val="EC407A"/>
        </w:rPr>
        <w:t>thisAltFormat</w:t>
      </w:r>
      <w:proofErr w:type="spellEnd"/>
      <w:r w:rsidRPr="00E850AE">
        <w:rPr>
          <w:rFonts w:ascii="Courier New" w:eastAsia="Times New Roman" w:hAnsi="Courier New" w:cs="Courier New"/>
          <w:color w:val="37474F"/>
        </w:rPr>
        <w:t xml:space="preserve"> </w:t>
      </w:r>
      <w:r w:rsidRPr="00E850AE">
        <w:rPr>
          <w:rFonts w:ascii="IRANSans" w:eastAsia="Times New Roman" w:hAnsi="IRANSans" w:cs="Courier New"/>
          <w:color w:val="37474F"/>
        </w:rPr>
        <w:t>===</w:t>
      </w:r>
      <w:r w:rsidRPr="00E850AE">
        <w:rPr>
          <w:rFonts w:ascii="Courier New" w:eastAsia="Times New Roman" w:hAnsi="Courier New" w:cs="Courier New"/>
          <w:color w:val="37474F"/>
        </w:rPr>
        <w:t xml:space="preserve"> </w:t>
      </w:r>
      <w:r w:rsidRPr="00E850AE">
        <w:rPr>
          <w:rFonts w:ascii="IRANSans" w:eastAsia="Times New Roman" w:hAnsi="IRANSans" w:cs="Courier New"/>
          <w:color w:val="0D904F"/>
        </w:rPr>
        <w:t>'</w:t>
      </w:r>
      <w:proofErr w:type="spellStart"/>
      <w:r w:rsidRPr="00E850AE">
        <w:rPr>
          <w:rFonts w:ascii="IRANSans" w:eastAsia="Times New Roman" w:hAnsi="IRANSans" w:cs="Courier New"/>
          <w:color w:val="0D904F"/>
        </w:rPr>
        <w:t>unix</w:t>
      </w:r>
      <w:proofErr w:type="spellEnd"/>
      <w:r w:rsidRPr="00E850AE">
        <w:rPr>
          <w:rFonts w:ascii="IRANSans" w:eastAsia="Times New Roman" w:hAnsi="IRANSans" w:cs="Courier New"/>
          <w:color w:val="0D904F"/>
        </w:rPr>
        <w:t>'</w:t>
      </w:r>
      <w:r w:rsidRPr="00E850AE">
        <w:rPr>
          <w:rFonts w:ascii="Courier New" w:eastAsia="Times New Roman" w:hAnsi="Courier New" w:cs="Courier New"/>
          <w:color w:val="37474F"/>
        </w:rPr>
        <w:t xml:space="preserve"> </w:t>
      </w:r>
      <w:r w:rsidRPr="00E850AE">
        <w:rPr>
          <w:rFonts w:ascii="IRANSans" w:eastAsia="Times New Roman" w:hAnsi="IRANSans" w:cs="Courier New"/>
          <w:color w:val="37474F"/>
        </w:rPr>
        <w:t>||</w:t>
      </w:r>
      <w:r w:rsidRPr="00E850AE">
        <w:rPr>
          <w:rFonts w:ascii="Courier New" w:eastAsia="Times New Roman" w:hAnsi="Courier New" w:cs="Courier New"/>
          <w:color w:val="37474F"/>
        </w:rPr>
        <w:t xml:space="preserve"> </w:t>
      </w:r>
      <w:proofErr w:type="spellStart"/>
      <w:r w:rsidRPr="00E850AE">
        <w:rPr>
          <w:rFonts w:ascii="IRANSans" w:eastAsia="Times New Roman" w:hAnsi="IRANSans" w:cs="Courier New"/>
          <w:color w:val="EC407A"/>
        </w:rPr>
        <w:t>thisAltFormat</w:t>
      </w:r>
      <w:proofErr w:type="spellEnd"/>
      <w:r w:rsidRPr="00E850AE">
        <w:rPr>
          <w:rFonts w:ascii="Courier New" w:eastAsia="Times New Roman" w:hAnsi="Courier New" w:cs="Courier New"/>
          <w:color w:val="37474F"/>
        </w:rPr>
        <w:t xml:space="preserve"> </w:t>
      </w:r>
      <w:r w:rsidRPr="00E850AE">
        <w:rPr>
          <w:rFonts w:ascii="IRANSans" w:eastAsia="Times New Roman" w:hAnsi="IRANSans" w:cs="Courier New"/>
          <w:color w:val="37474F"/>
        </w:rPr>
        <w:t>===</w:t>
      </w:r>
      <w:r w:rsidRPr="00E850AE">
        <w:rPr>
          <w:rFonts w:ascii="Courier New" w:eastAsia="Times New Roman" w:hAnsi="Courier New" w:cs="Courier New"/>
          <w:color w:val="37474F"/>
        </w:rPr>
        <w:t xml:space="preserve"> </w:t>
      </w:r>
      <w:r w:rsidRPr="00E850AE">
        <w:rPr>
          <w:rFonts w:ascii="IRANSans" w:eastAsia="Times New Roman" w:hAnsi="IRANSans" w:cs="Courier New"/>
          <w:color w:val="0D904F"/>
        </w:rPr>
        <w:t>'u'</w:t>
      </w:r>
      <w:r w:rsidRPr="00E850AE">
        <w:rPr>
          <w:rFonts w:ascii="IRANSans" w:eastAsia="Times New Roman" w:hAnsi="IRANSans" w:cs="Courier New"/>
          <w:color w:val="37474F"/>
        </w:rPr>
        <w:t>)</w:t>
      </w:r>
      <w:r w:rsidRPr="00E850AE">
        <w:rPr>
          <w:rFonts w:ascii="Courier New" w:eastAsia="Times New Roman" w:hAnsi="Courier New" w:cs="Courier New"/>
          <w:color w:val="37474F"/>
        </w:rPr>
        <w:t xml:space="preserve"> </w:t>
      </w:r>
      <w:r w:rsidRPr="00E850AE">
        <w:rPr>
          <w:rFonts w:ascii="IRANSans" w:eastAsia="Times New Roman" w:hAnsi="IRANSans" w:cs="Courier New"/>
          <w:color w:val="37474F"/>
        </w:rPr>
        <w:t>{</w:t>
      </w:r>
    </w:p>
    <w:p w:rsidR="00E850AE" w:rsidRPr="00E850AE" w:rsidRDefault="00E850AE" w:rsidP="00E85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textAlignment w:val="top"/>
        <w:rPr>
          <w:rFonts w:ascii="Courier New" w:eastAsia="Times New Roman" w:hAnsi="Courier New" w:cs="Courier New"/>
          <w:color w:val="37474F"/>
        </w:rPr>
      </w:pPr>
      <w:r w:rsidRPr="00E850AE">
        <w:rPr>
          <w:rFonts w:ascii="Courier New" w:eastAsia="Times New Roman" w:hAnsi="Courier New" w:cs="Courier New"/>
          <w:color w:val="37474F"/>
        </w:rPr>
        <w:t xml:space="preserve">         </w:t>
      </w:r>
      <w:proofErr w:type="gramStart"/>
      <w:r w:rsidRPr="00E850AE">
        <w:rPr>
          <w:rFonts w:ascii="IRANSans" w:eastAsia="Times New Roman" w:hAnsi="IRANSans" w:cs="Courier New"/>
          <w:color w:val="3B78E7"/>
        </w:rPr>
        <w:t>return</w:t>
      </w:r>
      <w:proofErr w:type="gramEnd"/>
      <w:r w:rsidRPr="00E850AE">
        <w:rPr>
          <w:rFonts w:ascii="Courier New" w:eastAsia="Times New Roman" w:hAnsi="Courier New" w:cs="Courier New"/>
          <w:color w:val="37474F"/>
        </w:rPr>
        <w:t xml:space="preserve"> </w:t>
      </w:r>
      <w:proofErr w:type="spellStart"/>
      <w:r w:rsidRPr="00E850AE">
        <w:rPr>
          <w:rFonts w:ascii="IRANSans" w:eastAsia="Times New Roman" w:hAnsi="IRANSans" w:cs="Courier New"/>
          <w:color w:val="EC407A"/>
        </w:rPr>
        <w:t>unixDate</w:t>
      </w:r>
      <w:proofErr w:type="spellEnd"/>
      <w:r w:rsidRPr="00E850AE">
        <w:rPr>
          <w:rFonts w:ascii="IRANSans" w:eastAsia="Times New Roman" w:hAnsi="IRANSans" w:cs="Courier New"/>
          <w:color w:val="37474F"/>
        </w:rPr>
        <w:t>;</w:t>
      </w:r>
    </w:p>
    <w:p w:rsidR="00E850AE" w:rsidRPr="00E850AE" w:rsidRDefault="00E850AE" w:rsidP="00E85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textAlignment w:val="top"/>
        <w:rPr>
          <w:rFonts w:ascii="Courier New" w:eastAsia="Times New Roman" w:hAnsi="Courier New" w:cs="Courier New"/>
          <w:color w:val="37474F"/>
        </w:rPr>
      </w:pPr>
      <w:r w:rsidRPr="00E850AE">
        <w:rPr>
          <w:rFonts w:ascii="Courier New" w:eastAsia="Times New Roman" w:hAnsi="Courier New" w:cs="Courier New"/>
          <w:color w:val="37474F"/>
        </w:rPr>
        <w:t xml:space="preserve">     </w:t>
      </w:r>
      <w:r w:rsidRPr="00E850AE">
        <w:rPr>
          <w:rFonts w:ascii="IRANSans" w:eastAsia="Times New Roman" w:hAnsi="IRANSans" w:cs="Courier New"/>
          <w:color w:val="37474F"/>
        </w:rPr>
        <w:t>}</w:t>
      </w:r>
    </w:p>
    <w:p w:rsidR="00E850AE" w:rsidRPr="00E850AE" w:rsidRDefault="00E850AE" w:rsidP="00E85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textAlignment w:val="top"/>
        <w:rPr>
          <w:rFonts w:ascii="Courier New" w:eastAsia="Times New Roman" w:hAnsi="Courier New" w:cs="Courier New"/>
          <w:color w:val="37474F"/>
        </w:rPr>
      </w:pPr>
      <w:r w:rsidRPr="00E850AE">
        <w:rPr>
          <w:rFonts w:ascii="Courier New" w:eastAsia="Times New Roman" w:hAnsi="Courier New" w:cs="Courier New"/>
          <w:color w:val="37474F"/>
        </w:rPr>
        <w:t xml:space="preserve">     </w:t>
      </w:r>
      <w:proofErr w:type="gramStart"/>
      <w:r w:rsidRPr="00E850AE">
        <w:rPr>
          <w:rFonts w:ascii="IRANSans" w:eastAsia="Times New Roman" w:hAnsi="IRANSans" w:cs="Courier New"/>
          <w:color w:val="3B78E7"/>
        </w:rPr>
        <w:t>else</w:t>
      </w:r>
      <w:proofErr w:type="gramEnd"/>
      <w:r w:rsidRPr="00E850AE">
        <w:rPr>
          <w:rFonts w:ascii="Courier New" w:eastAsia="Times New Roman" w:hAnsi="Courier New" w:cs="Courier New"/>
          <w:color w:val="37474F"/>
        </w:rPr>
        <w:t xml:space="preserve"> </w:t>
      </w:r>
      <w:r w:rsidRPr="00E850AE">
        <w:rPr>
          <w:rFonts w:ascii="IRANSans" w:eastAsia="Times New Roman" w:hAnsi="IRANSans" w:cs="Courier New"/>
          <w:color w:val="37474F"/>
        </w:rPr>
        <w:t>{</w:t>
      </w:r>
    </w:p>
    <w:p w:rsidR="00E850AE" w:rsidRPr="00E850AE" w:rsidRDefault="00E850AE" w:rsidP="00E85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textAlignment w:val="top"/>
        <w:rPr>
          <w:rFonts w:ascii="Courier New" w:eastAsia="Times New Roman" w:hAnsi="Courier New" w:cs="Courier New"/>
          <w:color w:val="37474F"/>
        </w:rPr>
      </w:pPr>
      <w:r w:rsidRPr="00E850AE">
        <w:rPr>
          <w:rFonts w:ascii="Courier New" w:eastAsia="Times New Roman" w:hAnsi="Courier New" w:cs="Courier New"/>
          <w:color w:val="37474F"/>
        </w:rPr>
        <w:t xml:space="preserve">         </w:t>
      </w:r>
      <w:proofErr w:type="spellStart"/>
      <w:proofErr w:type="gramStart"/>
      <w:r w:rsidRPr="00E850AE">
        <w:rPr>
          <w:rFonts w:ascii="IRANSans" w:eastAsia="Times New Roman" w:hAnsi="IRANSans" w:cs="Courier New"/>
          <w:color w:val="3B78E7"/>
        </w:rPr>
        <w:t>var</w:t>
      </w:r>
      <w:proofErr w:type="spellEnd"/>
      <w:proofErr w:type="gramEnd"/>
      <w:r w:rsidRPr="00E850AE">
        <w:rPr>
          <w:rFonts w:ascii="Courier New" w:eastAsia="Times New Roman" w:hAnsi="Courier New" w:cs="Courier New"/>
          <w:color w:val="37474F"/>
        </w:rPr>
        <w:t xml:space="preserve"> </w:t>
      </w:r>
      <w:proofErr w:type="spellStart"/>
      <w:r w:rsidRPr="00E850AE">
        <w:rPr>
          <w:rFonts w:ascii="IRANSans" w:eastAsia="Times New Roman" w:hAnsi="IRANSans" w:cs="Courier New"/>
          <w:color w:val="EC407A"/>
        </w:rPr>
        <w:t>pd</w:t>
      </w:r>
      <w:proofErr w:type="spellEnd"/>
      <w:r w:rsidRPr="00E850AE">
        <w:rPr>
          <w:rFonts w:ascii="Courier New" w:eastAsia="Times New Roman" w:hAnsi="Courier New" w:cs="Courier New"/>
          <w:color w:val="37474F"/>
        </w:rPr>
        <w:t xml:space="preserve"> </w:t>
      </w:r>
      <w:r w:rsidRPr="00E850AE">
        <w:rPr>
          <w:rFonts w:ascii="IRANSans" w:eastAsia="Times New Roman" w:hAnsi="IRANSans" w:cs="Courier New"/>
          <w:color w:val="37474F"/>
        </w:rPr>
        <w:t>=</w:t>
      </w:r>
      <w:r w:rsidRPr="00E850AE">
        <w:rPr>
          <w:rFonts w:ascii="Courier New" w:eastAsia="Times New Roman" w:hAnsi="Courier New" w:cs="Courier New"/>
          <w:color w:val="37474F"/>
        </w:rPr>
        <w:t xml:space="preserve"> </w:t>
      </w:r>
      <w:r w:rsidRPr="00E850AE">
        <w:rPr>
          <w:rFonts w:ascii="IRANSans" w:eastAsia="Times New Roman" w:hAnsi="IRANSans" w:cs="Courier New"/>
          <w:color w:val="3B78E7"/>
        </w:rPr>
        <w:t>new</w:t>
      </w:r>
      <w:r w:rsidRPr="00E850AE">
        <w:rPr>
          <w:rFonts w:ascii="Courier New" w:eastAsia="Times New Roman" w:hAnsi="Courier New" w:cs="Courier New"/>
          <w:color w:val="37474F"/>
        </w:rPr>
        <w:t xml:space="preserve"> </w:t>
      </w:r>
      <w:proofErr w:type="spellStart"/>
      <w:r w:rsidRPr="00E850AE">
        <w:rPr>
          <w:rFonts w:ascii="IRANSans" w:eastAsia="Times New Roman" w:hAnsi="IRANSans" w:cs="Courier New"/>
          <w:color w:val="EC407A"/>
        </w:rPr>
        <w:t>persianDate</w:t>
      </w:r>
      <w:proofErr w:type="spellEnd"/>
      <w:r w:rsidRPr="00E850AE">
        <w:rPr>
          <w:rFonts w:ascii="IRANSans" w:eastAsia="Times New Roman" w:hAnsi="IRANSans" w:cs="Courier New"/>
          <w:color w:val="37474F"/>
        </w:rPr>
        <w:t>(</w:t>
      </w:r>
      <w:proofErr w:type="spellStart"/>
      <w:r w:rsidRPr="00E850AE">
        <w:rPr>
          <w:rFonts w:ascii="IRANSans" w:eastAsia="Times New Roman" w:hAnsi="IRANSans" w:cs="Courier New"/>
          <w:color w:val="EC407A"/>
        </w:rPr>
        <w:t>unixDate</w:t>
      </w:r>
      <w:proofErr w:type="spellEnd"/>
      <w:r w:rsidRPr="00E850AE">
        <w:rPr>
          <w:rFonts w:ascii="IRANSans" w:eastAsia="Times New Roman" w:hAnsi="IRANSans" w:cs="Courier New"/>
          <w:color w:val="37474F"/>
        </w:rPr>
        <w:t>);</w:t>
      </w:r>
    </w:p>
    <w:p w:rsidR="00E850AE" w:rsidRPr="00E850AE" w:rsidRDefault="00E850AE" w:rsidP="00E85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textAlignment w:val="top"/>
        <w:rPr>
          <w:rFonts w:ascii="Courier New" w:eastAsia="Times New Roman" w:hAnsi="Courier New" w:cs="Courier New"/>
          <w:color w:val="37474F"/>
        </w:rPr>
      </w:pPr>
      <w:r w:rsidRPr="00E850AE">
        <w:rPr>
          <w:rFonts w:ascii="Courier New" w:eastAsia="Times New Roman" w:hAnsi="Courier New" w:cs="Courier New"/>
          <w:color w:val="37474F"/>
        </w:rPr>
        <w:t xml:space="preserve">         </w:t>
      </w:r>
      <w:proofErr w:type="spellStart"/>
      <w:r w:rsidRPr="00E850AE">
        <w:rPr>
          <w:rFonts w:ascii="IRANSans" w:eastAsia="Times New Roman" w:hAnsi="IRANSans" w:cs="Courier New"/>
          <w:color w:val="EC407A"/>
        </w:rPr>
        <w:t>pd</w:t>
      </w:r>
      <w:r w:rsidRPr="00E850AE">
        <w:rPr>
          <w:rFonts w:ascii="IRANSans" w:eastAsia="Times New Roman" w:hAnsi="IRANSans" w:cs="Courier New"/>
          <w:color w:val="37474F"/>
        </w:rPr>
        <w:t>.</w:t>
      </w:r>
      <w:r w:rsidRPr="00E850AE">
        <w:rPr>
          <w:rFonts w:ascii="IRANSans" w:eastAsia="Times New Roman" w:hAnsi="IRANSans" w:cs="Courier New"/>
          <w:color w:val="EC407A"/>
        </w:rPr>
        <w:t>formatPersian</w:t>
      </w:r>
      <w:proofErr w:type="spellEnd"/>
      <w:r w:rsidRPr="00E850AE">
        <w:rPr>
          <w:rFonts w:ascii="Courier New" w:eastAsia="Times New Roman" w:hAnsi="Courier New" w:cs="Courier New"/>
          <w:color w:val="37474F"/>
        </w:rPr>
        <w:t xml:space="preserve"> </w:t>
      </w:r>
      <w:r w:rsidRPr="00E850AE">
        <w:rPr>
          <w:rFonts w:ascii="IRANSans" w:eastAsia="Times New Roman" w:hAnsi="IRANSans" w:cs="Courier New"/>
          <w:color w:val="37474F"/>
        </w:rPr>
        <w:t>=</w:t>
      </w:r>
      <w:r w:rsidRPr="00E850AE">
        <w:rPr>
          <w:rFonts w:ascii="Courier New" w:eastAsia="Times New Roman" w:hAnsi="Courier New" w:cs="Courier New"/>
          <w:color w:val="37474F"/>
        </w:rPr>
        <w:t xml:space="preserve"> </w:t>
      </w:r>
      <w:proofErr w:type="spellStart"/>
      <w:r w:rsidRPr="00E850AE">
        <w:rPr>
          <w:rFonts w:ascii="IRANSans" w:eastAsia="Times New Roman" w:hAnsi="IRANSans" w:cs="Courier New"/>
          <w:color w:val="3B78E7"/>
        </w:rPr>
        <w:t>this</w:t>
      </w:r>
      <w:r w:rsidRPr="00E850AE">
        <w:rPr>
          <w:rFonts w:ascii="IRANSans" w:eastAsia="Times New Roman" w:hAnsi="IRANSans" w:cs="Courier New"/>
          <w:color w:val="37474F"/>
        </w:rPr>
        <w:t>.</w:t>
      </w:r>
      <w:r w:rsidRPr="00E850AE">
        <w:rPr>
          <w:rFonts w:ascii="IRANSans" w:eastAsia="Times New Roman" w:hAnsi="IRANSans" w:cs="Courier New"/>
          <w:color w:val="EC407A"/>
        </w:rPr>
        <w:t>persianDigit</w:t>
      </w:r>
      <w:proofErr w:type="spellEnd"/>
      <w:r w:rsidRPr="00E850AE">
        <w:rPr>
          <w:rFonts w:ascii="IRANSans" w:eastAsia="Times New Roman" w:hAnsi="IRANSans" w:cs="Courier New"/>
          <w:color w:val="37474F"/>
        </w:rPr>
        <w:t>;</w:t>
      </w:r>
    </w:p>
    <w:p w:rsidR="00E850AE" w:rsidRPr="00E850AE" w:rsidRDefault="00E850AE" w:rsidP="00E85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textAlignment w:val="top"/>
        <w:rPr>
          <w:rFonts w:ascii="Courier New" w:eastAsia="Times New Roman" w:hAnsi="Courier New" w:cs="Courier New"/>
          <w:color w:val="37474F"/>
        </w:rPr>
      </w:pPr>
      <w:r w:rsidRPr="00E850AE">
        <w:rPr>
          <w:rFonts w:ascii="Courier New" w:eastAsia="Times New Roman" w:hAnsi="Courier New" w:cs="Courier New"/>
          <w:color w:val="37474F"/>
        </w:rPr>
        <w:t xml:space="preserve">         </w:t>
      </w:r>
      <w:proofErr w:type="gramStart"/>
      <w:r w:rsidRPr="00E850AE">
        <w:rPr>
          <w:rFonts w:ascii="IRANSans" w:eastAsia="Times New Roman" w:hAnsi="IRANSans" w:cs="Courier New"/>
          <w:color w:val="3B78E7"/>
        </w:rPr>
        <w:t>return</w:t>
      </w:r>
      <w:proofErr w:type="gramEnd"/>
      <w:r w:rsidRPr="00E850AE">
        <w:rPr>
          <w:rFonts w:ascii="Courier New" w:eastAsia="Times New Roman" w:hAnsi="Courier New" w:cs="Courier New"/>
          <w:color w:val="37474F"/>
        </w:rPr>
        <w:t xml:space="preserve"> </w:t>
      </w:r>
      <w:proofErr w:type="spellStart"/>
      <w:r w:rsidRPr="00E850AE">
        <w:rPr>
          <w:rFonts w:ascii="IRANSans" w:eastAsia="Times New Roman" w:hAnsi="IRANSans" w:cs="Courier New"/>
          <w:color w:val="EC407A"/>
        </w:rPr>
        <w:t>pd</w:t>
      </w:r>
      <w:r w:rsidRPr="00E850AE">
        <w:rPr>
          <w:rFonts w:ascii="IRANSans" w:eastAsia="Times New Roman" w:hAnsi="IRANSans" w:cs="Courier New"/>
          <w:color w:val="37474F"/>
        </w:rPr>
        <w:t>.</w:t>
      </w:r>
      <w:r w:rsidRPr="00E850AE">
        <w:rPr>
          <w:rFonts w:ascii="IRANSans" w:eastAsia="Times New Roman" w:hAnsi="IRANSans" w:cs="Courier New"/>
          <w:color w:val="EC407A"/>
        </w:rPr>
        <w:t>format</w:t>
      </w:r>
      <w:proofErr w:type="spellEnd"/>
      <w:r w:rsidRPr="00E850AE">
        <w:rPr>
          <w:rFonts w:ascii="IRANSans" w:eastAsia="Times New Roman" w:hAnsi="IRANSans" w:cs="Courier New"/>
          <w:color w:val="37474F"/>
        </w:rPr>
        <w:t>(</w:t>
      </w:r>
      <w:proofErr w:type="spellStart"/>
      <w:r w:rsidRPr="00E850AE">
        <w:rPr>
          <w:rFonts w:ascii="IRANSans" w:eastAsia="Times New Roman" w:hAnsi="IRANSans" w:cs="Courier New"/>
          <w:color w:val="EC407A"/>
        </w:rPr>
        <w:t>self</w:t>
      </w:r>
      <w:r w:rsidRPr="00E850AE">
        <w:rPr>
          <w:rFonts w:ascii="IRANSans" w:eastAsia="Times New Roman" w:hAnsi="IRANSans" w:cs="Courier New"/>
          <w:color w:val="37474F"/>
        </w:rPr>
        <w:t>.</w:t>
      </w:r>
      <w:r w:rsidRPr="00E850AE">
        <w:rPr>
          <w:rFonts w:ascii="IRANSans" w:eastAsia="Times New Roman" w:hAnsi="IRANSans" w:cs="Courier New"/>
          <w:color w:val="EC407A"/>
        </w:rPr>
        <w:t>altFormat</w:t>
      </w:r>
      <w:proofErr w:type="spellEnd"/>
      <w:r w:rsidRPr="00E850AE">
        <w:rPr>
          <w:rFonts w:ascii="IRANSans" w:eastAsia="Times New Roman" w:hAnsi="IRANSans" w:cs="Courier New"/>
          <w:color w:val="37474F"/>
        </w:rPr>
        <w:t>);</w:t>
      </w:r>
    </w:p>
    <w:p w:rsidR="00E850AE" w:rsidRPr="00E850AE" w:rsidRDefault="00E850AE" w:rsidP="00E85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textAlignment w:val="top"/>
        <w:rPr>
          <w:rFonts w:ascii="Courier New" w:eastAsia="Times New Roman" w:hAnsi="Courier New" w:cs="Courier New"/>
          <w:color w:val="37474F"/>
        </w:rPr>
      </w:pPr>
      <w:r w:rsidRPr="00E850AE">
        <w:rPr>
          <w:rFonts w:ascii="Courier New" w:eastAsia="Times New Roman" w:hAnsi="Courier New" w:cs="Courier New"/>
          <w:color w:val="37474F"/>
        </w:rPr>
        <w:t xml:space="preserve">     </w:t>
      </w:r>
      <w:r w:rsidRPr="00E850AE">
        <w:rPr>
          <w:rFonts w:ascii="IRANSans" w:eastAsia="Times New Roman" w:hAnsi="IRANSans" w:cs="Courier New"/>
          <w:color w:val="37474F"/>
        </w:rPr>
        <w:t>}</w:t>
      </w:r>
    </w:p>
    <w:p w:rsidR="00E850AE" w:rsidRPr="00E850AE" w:rsidRDefault="00E850AE" w:rsidP="00E85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line="240" w:lineRule="auto"/>
        <w:textAlignment w:val="top"/>
        <w:rPr>
          <w:rFonts w:ascii="Courier New" w:eastAsia="Times New Roman" w:hAnsi="Courier New" w:cs="Courier New"/>
          <w:color w:val="37474F"/>
        </w:rPr>
      </w:pPr>
      <w:r w:rsidRPr="00E850AE">
        <w:rPr>
          <w:rFonts w:ascii="Courier New" w:eastAsia="Times New Roman" w:hAnsi="Courier New" w:cs="Courier New"/>
          <w:color w:val="37474F"/>
        </w:rPr>
        <w:t xml:space="preserve"> </w:t>
      </w:r>
      <w:r w:rsidRPr="00E850AE">
        <w:rPr>
          <w:rFonts w:ascii="IRANSans" w:eastAsia="Times New Roman" w:hAnsi="IRANSans" w:cs="Courier New"/>
          <w:color w:val="37474F"/>
        </w:rPr>
        <w:t>}</w:t>
      </w:r>
    </w:p>
    <w:p w:rsidR="00E850AE" w:rsidRPr="00E850AE" w:rsidRDefault="00E850AE" w:rsidP="00E850AE">
      <w:pPr>
        <w:bidi w:val="0"/>
        <w:spacing w:beforeAutospacing="1" w:after="0" w:afterAutospacing="1" w:line="240" w:lineRule="auto"/>
        <w:outlineLvl w:val="1"/>
        <w:rPr>
          <w:rFonts w:ascii="IRANSans" w:eastAsia="Times New Roman" w:hAnsi="IRANSans" w:cs="B Nazanin"/>
          <w:spacing w:val="-2"/>
          <w:sz w:val="36"/>
          <w:szCs w:val="36"/>
        </w:rPr>
      </w:pPr>
      <w:bookmarkStart w:id="100" w:name="Config.checkDate"/>
      <w:bookmarkEnd w:id="100"/>
      <w:proofErr w:type="spellStart"/>
      <w:proofErr w:type="gramStart"/>
      <w:r w:rsidRPr="00E850AE">
        <w:rPr>
          <w:rFonts w:ascii="IRANSans" w:eastAsia="Times New Roman" w:hAnsi="IRANSans" w:cs="B Nazanin"/>
          <w:spacing w:val="-2"/>
          <w:sz w:val="36"/>
          <w:szCs w:val="36"/>
        </w:rPr>
        <w:t>Config.checkDate</w:t>
      </w:r>
      <w:proofErr w:type="spellEnd"/>
      <w:r w:rsidRPr="00E850AE">
        <w:rPr>
          <w:rFonts w:ascii="IRANSans" w:eastAsia="Times New Roman" w:hAnsi="IRANSans" w:cs="B Nazanin"/>
          <w:spacing w:val="-2"/>
          <w:sz w:val="36"/>
          <w:szCs w:val="36"/>
        </w:rPr>
        <w:t>(</w:t>
      </w:r>
      <w:proofErr w:type="gramEnd"/>
      <w:r w:rsidRPr="00E850AE">
        <w:rPr>
          <w:rFonts w:ascii="IRANSans" w:eastAsia="Times New Roman" w:hAnsi="IRANSans" w:cs="B Nazanin"/>
          <w:spacing w:val="-2"/>
          <w:sz w:val="36"/>
          <w:szCs w:val="36"/>
        </w:rPr>
        <w:t>) : </w:t>
      </w:r>
      <w:r w:rsidRPr="00E850AE">
        <w:rPr>
          <w:rFonts w:ascii="Courier New" w:eastAsia="Times New Roman" w:hAnsi="Courier New" w:cs="Courier New"/>
          <w:color w:val="37474F"/>
          <w:spacing w:val="-2"/>
          <w:sz w:val="35"/>
        </w:rPr>
        <w:t>function</w:t>
      </w:r>
      <w:hyperlink r:id="rId295" w:anchor="configcheckdate-function" w:tooltip="Permanent link" w:history="1">
        <w:r w:rsidRPr="00E850AE">
          <w:rPr>
            <w:rFonts w:ascii="IRANSans" w:eastAsia="Times New Roman" w:hAnsi="IRANSans" w:cs="B Nazanin"/>
            <w:color w:val="0000FF"/>
            <w:spacing w:val="-2"/>
            <w:sz w:val="36"/>
            <w:szCs w:val="36"/>
            <w:u w:val="single"/>
          </w:rPr>
          <w:t>¶</w:t>
        </w:r>
      </w:hyperlink>
    </w:p>
    <w:p w:rsidR="00E850AE" w:rsidRPr="00E850AE" w:rsidRDefault="00E850AE" w:rsidP="00E850AE">
      <w:pPr>
        <w:bidi w:val="0"/>
        <w:spacing w:before="240" w:after="240" w:line="240" w:lineRule="auto"/>
        <w:rPr>
          <w:rFonts w:ascii="IRANSans" w:eastAsia="Times New Roman" w:hAnsi="IRANSans" w:cs="B Nazanin"/>
          <w:sz w:val="26"/>
          <w:szCs w:val="26"/>
        </w:rPr>
      </w:pPr>
      <w:r w:rsidRPr="00E850AE">
        <w:rPr>
          <w:rFonts w:ascii="IRANSans" w:eastAsia="Times New Roman" w:hAnsi="IRANSans" w:cs="B Nazanin"/>
          <w:sz w:val="26"/>
          <w:szCs w:val="26"/>
        </w:rPr>
        <w:t>Validate date access before render</w:t>
      </w:r>
    </w:p>
    <w:p w:rsidR="00E850AE" w:rsidRPr="00E850AE" w:rsidRDefault="00E850AE" w:rsidP="00E850AE">
      <w:pPr>
        <w:bidi w:val="0"/>
        <w:spacing w:before="240" w:after="240" w:line="240" w:lineRule="auto"/>
        <w:rPr>
          <w:rFonts w:ascii="IRANSans" w:eastAsia="Times New Roman" w:hAnsi="IRANSans" w:cs="B Nazanin"/>
          <w:sz w:val="26"/>
          <w:szCs w:val="26"/>
        </w:rPr>
      </w:pPr>
      <w:r w:rsidRPr="00E850AE">
        <w:rPr>
          <w:rFonts w:ascii="IRANSans" w:eastAsia="Times New Roman" w:hAnsi="IRANSans" w:cs="B Nazanin"/>
          <w:b/>
          <w:bCs/>
          <w:sz w:val="26"/>
        </w:rPr>
        <w:t>Kind</w:t>
      </w:r>
      <w:r w:rsidRPr="00E850AE">
        <w:rPr>
          <w:rFonts w:ascii="IRANSans" w:eastAsia="Times New Roman" w:hAnsi="IRANSans" w:cs="B Nazanin"/>
          <w:sz w:val="26"/>
          <w:szCs w:val="26"/>
        </w:rPr>
        <w:t>: static method of </w:t>
      </w:r>
      <w:proofErr w:type="spellStart"/>
      <w:r w:rsidRPr="00E850AE">
        <w:rPr>
          <w:rFonts w:ascii="IRANSans" w:eastAsia="Times New Roman" w:hAnsi="IRANSans" w:cs="B Nazanin"/>
          <w:sz w:val="26"/>
          <w:szCs w:val="26"/>
        </w:rPr>
        <w:fldChar w:fldCharType="begin"/>
      </w:r>
      <w:r w:rsidRPr="00E850AE">
        <w:rPr>
          <w:rFonts w:ascii="IRANSans" w:eastAsia="Times New Roman" w:hAnsi="IRANSans" w:cs="B Nazanin"/>
          <w:sz w:val="26"/>
          <w:szCs w:val="26"/>
        </w:rPr>
        <w:instrText xml:space="preserve"> HYPERLINK "http://babakhani.github.io/PersianWebToolkit/doc/datepicker/options/" \l "Config" </w:instrText>
      </w:r>
      <w:r w:rsidRPr="00E850AE">
        <w:rPr>
          <w:rFonts w:ascii="IRANSans" w:eastAsia="Times New Roman" w:hAnsi="IRANSans" w:cs="B Nazanin"/>
          <w:sz w:val="26"/>
          <w:szCs w:val="26"/>
        </w:rPr>
        <w:fldChar w:fldCharType="separate"/>
      </w:r>
      <w:r w:rsidRPr="00E850AE">
        <w:rPr>
          <w:rFonts w:ascii="Courier New" w:eastAsia="Times New Roman" w:hAnsi="Courier New" w:cs="Courier New"/>
          <w:color w:val="EF5350"/>
        </w:rPr>
        <w:t>Config</w:t>
      </w:r>
      <w:proofErr w:type="spellEnd"/>
      <w:r w:rsidRPr="00E850AE">
        <w:rPr>
          <w:rFonts w:ascii="IRANSans" w:eastAsia="Times New Roman" w:hAnsi="IRANSans" w:cs="B Nazanin"/>
          <w:sz w:val="26"/>
          <w:szCs w:val="26"/>
        </w:rPr>
        <w:fldChar w:fldCharType="end"/>
      </w:r>
      <w:r w:rsidRPr="00E850AE">
        <w:rPr>
          <w:rFonts w:ascii="IRANSans" w:eastAsia="Times New Roman" w:hAnsi="IRANSans" w:cs="B Nazanin"/>
          <w:sz w:val="26"/>
          <w:szCs w:val="26"/>
        </w:rPr>
        <w:br/>
      </w:r>
      <w:bookmarkStart w:id="101" w:name="Config.checkMonth"/>
      <w:bookmarkEnd w:id="101"/>
    </w:p>
    <w:p w:rsidR="00E850AE" w:rsidRPr="00E850AE" w:rsidRDefault="00E850AE" w:rsidP="00E850AE">
      <w:pPr>
        <w:bidi w:val="0"/>
        <w:spacing w:beforeAutospacing="1" w:after="0" w:afterAutospacing="1" w:line="240" w:lineRule="auto"/>
        <w:outlineLvl w:val="1"/>
        <w:rPr>
          <w:rFonts w:ascii="IRANSans" w:eastAsia="Times New Roman" w:hAnsi="IRANSans" w:cs="B Nazanin"/>
          <w:spacing w:val="-2"/>
          <w:sz w:val="36"/>
          <w:szCs w:val="36"/>
        </w:rPr>
      </w:pPr>
      <w:proofErr w:type="spellStart"/>
      <w:proofErr w:type="gramStart"/>
      <w:r w:rsidRPr="00E850AE">
        <w:rPr>
          <w:rFonts w:ascii="IRANSans" w:eastAsia="Times New Roman" w:hAnsi="IRANSans" w:cs="B Nazanin"/>
          <w:spacing w:val="-2"/>
          <w:sz w:val="36"/>
          <w:szCs w:val="36"/>
        </w:rPr>
        <w:t>Config.checkMonth</w:t>
      </w:r>
      <w:proofErr w:type="spellEnd"/>
      <w:r w:rsidRPr="00E850AE">
        <w:rPr>
          <w:rFonts w:ascii="IRANSans" w:eastAsia="Times New Roman" w:hAnsi="IRANSans" w:cs="B Nazanin"/>
          <w:spacing w:val="-2"/>
          <w:sz w:val="36"/>
          <w:szCs w:val="36"/>
        </w:rPr>
        <w:t>(</w:t>
      </w:r>
      <w:proofErr w:type="gramEnd"/>
      <w:r w:rsidRPr="00E850AE">
        <w:rPr>
          <w:rFonts w:ascii="IRANSans" w:eastAsia="Times New Roman" w:hAnsi="IRANSans" w:cs="B Nazanin"/>
          <w:spacing w:val="-2"/>
          <w:sz w:val="36"/>
          <w:szCs w:val="36"/>
        </w:rPr>
        <w:t>) : </w:t>
      </w:r>
      <w:r w:rsidRPr="00E850AE">
        <w:rPr>
          <w:rFonts w:ascii="Courier New" w:eastAsia="Times New Roman" w:hAnsi="Courier New" w:cs="Courier New"/>
          <w:color w:val="37474F"/>
          <w:spacing w:val="-2"/>
          <w:sz w:val="35"/>
        </w:rPr>
        <w:t>function</w:t>
      </w:r>
      <w:hyperlink r:id="rId296" w:anchor="configcheckmonth-function" w:tooltip="Permanent link" w:history="1">
        <w:r w:rsidRPr="00E850AE">
          <w:rPr>
            <w:rFonts w:ascii="IRANSans" w:eastAsia="Times New Roman" w:hAnsi="IRANSans" w:cs="B Nazanin"/>
            <w:color w:val="0000FF"/>
            <w:spacing w:val="-2"/>
            <w:sz w:val="36"/>
            <w:szCs w:val="36"/>
            <w:u w:val="single"/>
          </w:rPr>
          <w:t>¶</w:t>
        </w:r>
      </w:hyperlink>
    </w:p>
    <w:p w:rsidR="00E850AE" w:rsidRPr="00E850AE" w:rsidRDefault="00E850AE" w:rsidP="00E850AE">
      <w:pPr>
        <w:bidi w:val="0"/>
        <w:spacing w:before="240" w:after="240" w:line="240" w:lineRule="auto"/>
        <w:rPr>
          <w:rFonts w:ascii="IRANSans" w:eastAsia="Times New Roman" w:hAnsi="IRANSans" w:cs="B Nazanin"/>
          <w:sz w:val="26"/>
          <w:szCs w:val="26"/>
        </w:rPr>
      </w:pPr>
      <w:r w:rsidRPr="00E850AE">
        <w:rPr>
          <w:rFonts w:ascii="IRANSans" w:eastAsia="Times New Roman" w:hAnsi="IRANSans" w:cs="B Nazanin"/>
          <w:sz w:val="26"/>
          <w:szCs w:val="26"/>
        </w:rPr>
        <w:lastRenderedPageBreak/>
        <w:t>Validate month access before render</w:t>
      </w:r>
    </w:p>
    <w:p w:rsidR="00E850AE" w:rsidRPr="00E850AE" w:rsidRDefault="00E850AE" w:rsidP="00E850AE">
      <w:pPr>
        <w:bidi w:val="0"/>
        <w:spacing w:before="240" w:after="240" w:line="240" w:lineRule="auto"/>
        <w:rPr>
          <w:rFonts w:ascii="IRANSans" w:eastAsia="Times New Roman" w:hAnsi="IRANSans" w:cs="B Nazanin"/>
          <w:sz w:val="26"/>
          <w:szCs w:val="26"/>
        </w:rPr>
      </w:pPr>
      <w:r w:rsidRPr="00E850AE">
        <w:rPr>
          <w:rFonts w:ascii="IRANSans" w:eastAsia="Times New Roman" w:hAnsi="IRANSans" w:cs="B Nazanin"/>
          <w:b/>
          <w:bCs/>
          <w:sz w:val="26"/>
        </w:rPr>
        <w:t>Kind</w:t>
      </w:r>
      <w:r w:rsidRPr="00E850AE">
        <w:rPr>
          <w:rFonts w:ascii="IRANSans" w:eastAsia="Times New Roman" w:hAnsi="IRANSans" w:cs="B Nazanin"/>
          <w:sz w:val="26"/>
          <w:szCs w:val="26"/>
        </w:rPr>
        <w:t>: static method of </w:t>
      </w:r>
      <w:proofErr w:type="spellStart"/>
      <w:r w:rsidRPr="00E850AE">
        <w:rPr>
          <w:rFonts w:ascii="IRANSans" w:eastAsia="Times New Roman" w:hAnsi="IRANSans" w:cs="B Nazanin"/>
          <w:sz w:val="26"/>
          <w:szCs w:val="26"/>
        </w:rPr>
        <w:fldChar w:fldCharType="begin"/>
      </w:r>
      <w:r w:rsidRPr="00E850AE">
        <w:rPr>
          <w:rFonts w:ascii="IRANSans" w:eastAsia="Times New Roman" w:hAnsi="IRANSans" w:cs="B Nazanin"/>
          <w:sz w:val="26"/>
          <w:szCs w:val="26"/>
        </w:rPr>
        <w:instrText xml:space="preserve"> HYPERLINK "http://babakhani.github.io/PersianWebToolkit/doc/datepicker/options/" \l "Config" </w:instrText>
      </w:r>
      <w:r w:rsidRPr="00E850AE">
        <w:rPr>
          <w:rFonts w:ascii="IRANSans" w:eastAsia="Times New Roman" w:hAnsi="IRANSans" w:cs="B Nazanin"/>
          <w:sz w:val="26"/>
          <w:szCs w:val="26"/>
        </w:rPr>
        <w:fldChar w:fldCharType="separate"/>
      </w:r>
      <w:r w:rsidRPr="00E850AE">
        <w:rPr>
          <w:rFonts w:ascii="Courier New" w:eastAsia="Times New Roman" w:hAnsi="Courier New" w:cs="Courier New"/>
          <w:color w:val="EF5350"/>
        </w:rPr>
        <w:t>Config</w:t>
      </w:r>
      <w:proofErr w:type="spellEnd"/>
      <w:r w:rsidRPr="00E850AE">
        <w:rPr>
          <w:rFonts w:ascii="IRANSans" w:eastAsia="Times New Roman" w:hAnsi="IRANSans" w:cs="B Nazanin"/>
          <w:sz w:val="26"/>
          <w:szCs w:val="26"/>
        </w:rPr>
        <w:fldChar w:fldCharType="end"/>
      </w:r>
      <w:r w:rsidRPr="00E850AE">
        <w:rPr>
          <w:rFonts w:ascii="IRANSans" w:eastAsia="Times New Roman" w:hAnsi="IRANSans" w:cs="B Nazanin"/>
          <w:sz w:val="26"/>
          <w:szCs w:val="26"/>
        </w:rPr>
        <w:br/>
      </w:r>
      <w:bookmarkStart w:id="102" w:name="Config.checkYear"/>
      <w:bookmarkEnd w:id="102"/>
    </w:p>
    <w:p w:rsidR="00E850AE" w:rsidRPr="00E850AE" w:rsidRDefault="00E850AE" w:rsidP="00E850AE">
      <w:pPr>
        <w:bidi w:val="0"/>
        <w:spacing w:beforeAutospacing="1" w:after="0" w:afterAutospacing="1" w:line="240" w:lineRule="auto"/>
        <w:outlineLvl w:val="1"/>
        <w:rPr>
          <w:rFonts w:ascii="IRANSans" w:eastAsia="Times New Roman" w:hAnsi="IRANSans" w:cs="B Nazanin"/>
          <w:spacing w:val="-2"/>
          <w:sz w:val="36"/>
          <w:szCs w:val="36"/>
        </w:rPr>
      </w:pPr>
      <w:proofErr w:type="spellStart"/>
      <w:proofErr w:type="gramStart"/>
      <w:r w:rsidRPr="00E850AE">
        <w:rPr>
          <w:rFonts w:ascii="IRANSans" w:eastAsia="Times New Roman" w:hAnsi="IRANSans" w:cs="B Nazanin"/>
          <w:spacing w:val="-2"/>
          <w:sz w:val="36"/>
          <w:szCs w:val="36"/>
        </w:rPr>
        <w:t>Config.checkYear</w:t>
      </w:r>
      <w:proofErr w:type="spellEnd"/>
      <w:r w:rsidRPr="00E850AE">
        <w:rPr>
          <w:rFonts w:ascii="IRANSans" w:eastAsia="Times New Roman" w:hAnsi="IRANSans" w:cs="B Nazanin"/>
          <w:spacing w:val="-2"/>
          <w:sz w:val="36"/>
          <w:szCs w:val="36"/>
        </w:rPr>
        <w:t>(</w:t>
      </w:r>
      <w:proofErr w:type="gramEnd"/>
      <w:r w:rsidRPr="00E850AE">
        <w:rPr>
          <w:rFonts w:ascii="IRANSans" w:eastAsia="Times New Roman" w:hAnsi="IRANSans" w:cs="B Nazanin"/>
          <w:spacing w:val="-2"/>
          <w:sz w:val="36"/>
          <w:szCs w:val="36"/>
        </w:rPr>
        <w:t>) : </w:t>
      </w:r>
      <w:r w:rsidRPr="00E850AE">
        <w:rPr>
          <w:rFonts w:ascii="Courier New" w:eastAsia="Times New Roman" w:hAnsi="Courier New" w:cs="Courier New"/>
          <w:color w:val="37474F"/>
          <w:spacing w:val="-2"/>
          <w:sz w:val="35"/>
        </w:rPr>
        <w:t>function</w:t>
      </w:r>
      <w:hyperlink r:id="rId297" w:anchor="configcheckyear-function" w:tooltip="Permanent link" w:history="1">
        <w:r w:rsidRPr="00E850AE">
          <w:rPr>
            <w:rFonts w:ascii="IRANSans" w:eastAsia="Times New Roman" w:hAnsi="IRANSans" w:cs="B Nazanin"/>
            <w:color w:val="0000FF"/>
            <w:spacing w:val="-2"/>
            <w:sz w:val="36"/>
            <w:szCs w:val="36"/>
            <w:u w:val="single"/>
          </w:rPr>
          <w:t>¶</w:t>
        </w:r>
      </w:hyperlink>
    </w:p>
    <w:p w:rsidR="00E850AE" w:rsidRPr="00E850AE" w:rsidRDefault="00E850AE" w:rsidP="00E850AE">
      <w:pPr>
        <w:bidi w:val="0"/>
        <w:spacing w:before="240" w:after="240" w:line="240" w:lineRule="auto"/>
        <w:rPr>
          <w:rFonts w:ascii="IRANSans" w:eastAsia="Times New Roman" w:hAnsi="IRANSans" w:cs="B Nazanin"/>
          <w:sz w:val="26"/>
          <w:szCs w:val="26"/>
        </w:rPr>
      </w:pPr>
      <w:r w:rsidRPr="00E850AE">
        <w:rPr>
          <w:rFonts w:ascii="IRANSans" w:eastAsia="Times New Roman" w:hAnsi="IRANSans" w:cs="B Nazanin"/>
          <w:sz w:val="26"/>
          <w:szCs w:val="26"/>
        </w:rPr>
        <w:t>Validate year access before render</w:t>
      </w:r>
    </w:p>
    <w:p w:rsidR="00E850AE" w:rsidRPr="00E850AE" w:rsidRDefault="00E850AE" w:rsidP="00E850AE">
      <w:pPr>
        <w:bidi w:val="0"/>
        <w:spacing w:before="240" w:after="240" w:line="240" w:lineRule="auto"/>
        <w:rPr>
          <w:rFonts w:ascii="IRANSans" w:eastAsia="Times New Roman" w:hAnsi="IRANSans" w:cs="B Nazanin"/>
          <w:sz w:val="26"/>
          <w:szCs w:val="26"/>
        </w:rPr>
      </w:pPr>
      <w:r w:rsidRPr="00E850AE">
        <w:rPr>
          <w:rFonts w:ascii="IRANSans" w:eastAsia="Times New Roman" w:hAnsi="IRANSans" w:cs="B Nazanin"/>
          <w:b/>
          <w:bCs/>
          <w:sz w:val="26"/>
        </w:rPr>
        <w:t>Kind</w:t>
      </w:r>
      <w:r w:rsidRPr="00E850AE">
        <w:rPr>
          <w:rFonts w:ascii="IRANSans" w:eastAsia="Times New Roman" w:hAnsi="IRANSans" w:cs="B Nazanin"/>
          <w:sz w:val="26"/>
          <w:szCs w:val="26"/>
        </w:rPr>
        <w:t>: static method of </w:t>
      </w:r>
      <w:proofErr w:type="spellStart"/>
      <w:r w:rsidRPr="00E850AE">
        <w:rPr>
          <w:rFonts w:ascii="IRANSans" w:eastAsia="Times New Roman" w:hAnsi="IRANSans" w:cs="B Nazanin"/>
          <w:sz w:val="26"/>
          <w:szCs w:val="26"/>
        </w:rPr>
        <w:fldChar w:fldCharType="begin"/>
      </w:r>
      <w:r w:rsidRPr="00E850AE">
        <w:rPr>
          <w:rFonts w:ascii="IRANSans" w:eastAsia="Times New Roman" w:hAnsi="IRANSans" w:cs="B Nazanin"/>
          <w:sz w:val="26"/>
          <w:szCs w:val="26"/>
        </w:rPr>
        <w:instrText xml:space="preserve"> HYPERLINK "http://babakhani.github.io/PersianWebToolkit/doc/datepicker/options/" \l "Config" </w:instrText>
      </w:r>
      <w:r w:rsidRPr="00E850AE">
        <w:rPr>
          <w:rFonts w:ascii="IRANSans" w:eastAsia="Times New Roman" w:hAnsi="IRANSans" w:cs="B Nazanin"/>
          <w:sz w:val="26"/>
          <w:szCs w:val="26"/>
        </w:rPr>
        <w:fldChar w:fldCharType="separate"/>
      </w:r>
      <w:r w:rsidRPr="00E850AE">
        <w:rPr>
          <w:rFonts w:ascii="Courier New" w:eastAsia="Times New Roman" w:hAnsi="Courier New" w:cs="Courier New"/>
          <w:color w:val="EF5350"/>
        </w:rPr>
        <w:t>Config</w:t>
      </w:r>
      <w:proofErr w:type="spellEnd"/>
      <w:r w:rsidRPr="00E850AE">
        <w:rPr>
          <w:rFonts w:ascii="IRANSans" w:eastAsia="Times New Roman" w:hAnsi="IRANSans" w:cs="B Nazanin"/>
          <w:sz w:val="26"/>
          <w:szCs w:val="26"/>
        </w:rPr>
        <w:fldChar w:fldCharType="end"/>
      </w:r>
      <w:r w:rsidRPr="00E850AE">
        <w:rPr>
          <w:rFonts w:ascii="IRANSans" w:eastAsia="Times New Roman" w:hAnsi="IRANSans" w:cs="B Nazanin"/>
          <w:sz w:val="26"/>
          <w:szCs w:val="26"/>
        </w:rPr>
        <w:br/>
      </w:r>
      <w:bookmarkStart w:id="103" w:name="Config.event_onSelect"/>
      <w:bookmarkEnd w:id="103"/>
    </w:p>
    <w:p w:rsidR="00E850AE" w:rsidRPr="00E850AE" w:rsidRDefault="00E850AE" w:rsidP="00E850AE">
      <w:pPr>
        <w:bidi w:val="0"/>
        <w:spacing w:before="100" w:beforeAutospacing="1" w:after="100" w:afterAutospacing="1" w:line="240" w:lineRule="auto"/>
        <w:outlineLvl w:val="1"/>
        <w:rPr>
          <w:rFonts w:ascii="IRANSans" w:eastAsia="Times New Roman" w:hAnsi="IRANSans" w:cs="B Nazanin"/>
          <w:spacing w:val="-2"/>
          <w:sz w:val="36"/>
          <w:szCs w:val="36"/>
        </w:rPr>
      </w:pPr>
      <w:r w:rsidRPr="00E850AE">
        <w:rPr>
          <w:rFonts w:ascii="IRANSans" w:eastAsia="Times New Roman" w:hAnsi="IRANSans" w:cs="B Nazanin"/>
          <w:spacing w:val="-2"/>
          <w:sz w:val="36"/>
          <w:szCs w:val="36"/>
        </w:rPr>
        <w:t>"</w:t>
      </w:r>
      <w:proofErr w:type="spellStart"/>
      <w:proofErr w:type="gramStart"/>
      <w:r w:rsidRPr="00E850AE">
        <w:rPr>
          <w:rFonts w:ascii="IRANSans" w:eastAsia="Times New Roman" w:hAnsi="IRANSans" w:cs="B Nazanin"/>
          <w:spacing w:val="-2"/>
          <w:sz w:val="36"/>
          <w:szCs w:val="36"/>
        </w:rPr>
        <w:t>onSelect</w:t>
      </w:r>
      <w:proofErr w:type="spellEnd"/>
      <w:proofErr w:type="gramEnd"/>
      <w:r w:rsidRPr="00E850AE">
        <w:rPr>
          <w:rFonts w:ascii="IRANSans" w:eastAsia="Times New Roman" w:hAnsi="IRANSans" w:cs="B Nazanin"/>
          <w:spacing w:val="-2"/>
          <w:sz w:val="36"/>
          <w:szCs w:val="36"/>
        </w:rPr>
        <w:t>" (</w:t>
      </w:r>
      <w:proofErr w:type="spellStart"/>
      <w:r w:rsidRPr="00E850AE">
        <w:rPr>
          <w:rFonts w:ascii="IRANSans" w:eastAsia="Times New Roman" w:hAnsi="IRANSans" w:cs="B Nazanin"/>
          <w:spacing w:val="-2"/>
          <w:sz w:val="36"/>
          <w:szCs w:val="36"/>
        </w:rPr>
        <w:t>unixDate</w:t>
      </w:r>
      <w:proofErr w:type="spellEnd"/>
      <w:r w:rsidRPr="00E850AE">
        <w:rPr>
          <w:rFonts w:ascii="IRANSans" w:eastAsia="Times New Roman" w:hAnsi="IRANSans" w:cs="B Nazanin"/>
          <w:spacing w:val="-2"/>
          <w:sz w:val="36"/>
          <w:szCs w:val="36"/>
        </w:rPr>
        <w:t>)</w:t>
      </w:r>
      <w:hyperlink r:id="rId298" w:anchor="onselect-unixdate" w:tooltip="Permanent link" w:history="1">
        <w:r w:rsidRPr="00E850AE">
          <w:rPr>
            <w:rFonts w:ascii="IRANSans" w:eastAsia="Times New Roman" w:hAnsi="IRANSans" w:cs="B Nazanin"/>
            <w:color w:val="0000FF"/>
            <w:spacing w:val="-2"/>
            <w:sz w:val="36"/>
            <w:szCs w:val="36"/>
            <w:u w:val="single"/>
          </w:rPr>
          <w:t>¶</w:t>
        </w:r>
      </w:hyperlink>
    </w:p>
    <w:p w:rsidR="00E850AE" w:rsidRPr="00E850AE" w:rsidRDefault="00E850AE" w:rsidP="00E850AE">
      <w:pPr>
        <w:bidi w:val="0"/>
        <w:spacing w:before="240" w:after="240" w:line="240" w:lineRule="auto"/>
        <w:rPr>
          <w:rFonts w:ascii="IRANSans" w:eastAsia="Times New Roman" w:hAnsi="IRANSans" w:cs="B Nazanin"/>
          <w:sz w:val="26"/>
          <w:szCs w:val="26"/>
        </w:rPr>
      </w:pPr>
      <w:r w:rsidRPr="00E850AE">
        <w:rPr>
          <w:rFonts w:ascii="IRANSans" w:eastAsia="Times New Roman" w:hAnsi="IRANSans" w:cs="B Nazanin"/>
          <w:sz w:val="26"/>
          <w:szCs w:val="26"/>
        </w:rPr>
        <w:t>Called when date Select by user.</w:t>
      </w:r>
    </w:p>
    <w:p w:rsidR="00E850AE" w:rsidRPr="00E850AE" w:rsidRDefault="00E850AE" w:rsidP="00E850AE">
      <w:pPr>
        <w:bidi w:val="0"/>
        <w:spacing w:before="240" w:after="240" w:line="240" w:lineRule="auto"/>
        <w:rPr>
          <w:rFonts w:ascii="IRANSans" w:eastAsia="Times New Roman" w:hAnsi="IRANSans" w:cs="B Nazanin"/>
          <w:sz w:val="26"/>
          <w:szCs w:val="26"/>
        </w:rPr>
      </w:pPr>
      <w:r w:rsidRPr="00E850AE">
        <w:rPr>
          <w:rFonts w:ascii="IRANSans" w:eastAsia="Times New Roman" w:hAnsi="IRANSans" w:cs="B Nazanin"/>
          <w:b/>
          <w:bCs/>
          <w:sz w:val="26"/>
        </w:rPr>
        <w:t>Kind</w:t>
      </w:r>
      <w:r w:rsidRPr="00E850AE">
        <w:rPr>
          <w:rFonts w:ascii="IRANSans" w:eastAsia="Times New Roman" w:hAnsi="IRANSans" w:cs="B Nazanin"/>
          <w:sz w:val="26"/>
          <w:szCs w:val="26"/>
        </w:rPr>
        <w:t>: event emitted by </w:t>
      </w:r>
      <w:proofErr w:type="spellStart"/>
      <w:r w:rsidRPr="00E850AE">
        <w:rPr>
          <w:rFonts w:ascii="IRANSans" w:eastAsia="Times New Roman" w:hAnsi="IRANSans" w:cs="B Nazanin"/>
          <w:sz w:val="26"/>
          <w:szCs w:val="26"/>
        </w:rPr>
        <w:fldChar w:fldCharType="begin"/>
      </w:r>
      <w:r w:rsidRPr="00E850AE">
        <w:rPr>
          <w:rFonts w:ascii="IRANSans" w:eastAsia="Times New Roman" w:hAnsi="IRANSans" w:cs="B Nazanin"/>
          <w:sz w:val="26"/>
          <w:szCs w:val="26"/>
        </w:rPr>
        <w:instrText xml:space="preserve"> HYPERLINK "http://babakhani.github.io/PersianWebToolkit/doc/datepicker/options/" \l "Config" </w:instrText>
      </w:r>
      <w:r w:rsidRPr="00E850AE">
        <w:rPr>
          <w:rFonts w:ascii="IRANSans" w:eastAsia="Times New Roman" w:hAnsi="IRANSans" w:cs="B Nazanin"/>
          <w:sz w:val="26"/>
          <w:szCs w:val="26"/>
        </w:rPr>
        <w:fldChar w:fldCharType="separate"/>
      </w:r>
      <w:r w:rsidRPr="00E850AE">
        <w:rPr>
          <w:rFonts w:ascii="Courier New" w:eastAsia="Times New Roman" w:hAnsi="Courier New" w:cs="Courier New"/>
          <w:color w:val="EF5350"/>
        </w:rPr>
        <w:t>Config</w:t>
      </w:r>
      <w:proofErr w:type="spellEnd"/>
      <w:r w:rsidRPr="00E850AE">
        <w:rPr>
          <w:rFonts w:ascii="IRANSans" w:eastAsia="Times New Roman" w:hAnsi="IRANSans" w:cs="B Nazanin"/>
          <w:sz w:val="26"/>
          <w:szCs w:val="26"/>
        </w:rPr>
        <w:fldChar w:fldCharType="end"/>
      </w:r>
    </w:p>
    <w:tbl>
      <w:tblPr>
        <w:tblW w:w="16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0"/>
      </w:tblGrid>
      <w:tr w:rsidR="00E850AE" w:rsidRPr="00E850AE" w:rsidTr="00E850AE">
        <w:trPr>
          <w:tblHeader/>
        </w:trPr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rPr>
                <w:rFonts w:ascii="IRANSans" w:eastAsia="Times New Roman" w:hAnsi="IRANSans" w:cs="B Nazanin"/>
                <w:color w:val="FFFFFF"/>
                <w:sz w:val="24"/>
                <w:szCs w:val="24"/>
              </w:rPr>
            </w:pPr>
            <w:proofErr w:type="spellStart"/>
            <w:r w:rsidRPr="00E850AE">
              <w:rPr>
                <w:rFonts w:ascii="IRANSans" w:eastAsia="Times New Roman" w:hAnsi="IRANSans" w:cs="B Nazanin"/>
                <w:color w:val="FFFFFF"/>
                <w:sz w:val="24"/>
                <w:szCs w:val="24"/>
              </w:rPr>
              <w:t>Param</w:t>
            </w:r>
            <w:proofErr w:type="spellEnd"/>
          </w:p>
        </w:tc>
      </w:tr>
      <w:tr w:rsidR="00E850AE" w:rsidRPr="00E850AE" w:rsidTr="00E850AE">
        <w:tc>
          <w:tcPr>
            <w:tcW w:w="0" w:type="auto"/>
            <w:tcBorders>
              <w:top w:val="nil"/>
            </w:tcBorders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rPr>
                <w:rFonts w:ascii="IRANSans" w:eastAsia="Times New Roman" w:hAnsi="IRANSans" w:cs="B Nazanin"/>
                <w:sz w:val="24"/>
                <w:szCs w:val="24"/>
              </w:rPr>
            </w:pPr>
            <w:proofErr w:type="spellStart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unixDate</w:t>
            </w:r>
            <w:proofErr w:type="spellEnd"/>
          </w:p>
        </w:tc>
      </w:tr>
    </w:tbl>
    <w:p w:rsidR="00E850AE" w:rsidRPr="00E850AE" w:rsidRDefault="00E850AE" w:rsidP="00E850AE">
      <w:pPr>
        <w:bidi w:val="0"/>
        <w:spacing w:before="100" w:beforeAutospacing="1" w:after="100" w:afterAutospacing="1" w:line="240" w:lineRule="auto"/>
        <w:outlineLvl w:val="1"/>
        <w:rPr>
          <w:rFonts w:ascii="IRANSans" w:eastAsia="Times New Roman" w:hAnsi="IRANSans" w:cs="B Nazanin"/>
          <w:spacing w:val="-2"/>
          <w:sz w:val="36"/>
          <w:szCs w:val="36"/>
        </w:rPr>
      </w:pPr>
      <w:bookmarkStart w:id="104" w:name="Config.event_onSet"/>
      <w:bookmarkEnd w:id="104"/>
      <w:r w:rsidRPr="00E850AE">
        <w:rPr>
          <w:rFonts w:ascii="IRANSans" w:eastAsia="Times New Roman" w:hAnsi="IRANSans" w:cs="B Nazanin"/>
          <w:spacing w:val="-2"/>
          <w:sz w:val="36"/>
          <w:szCs w:val="36"/>
        </w:rPr>
        <w:t>"</w:t>
      </w:r>
      <w:proofErr w:type="spellStart"/>
      <w:proofErr w:type="gramStart"/>
      <w:r w:rsidRPr="00E850AE">
        <w:rPr>
          <w:rFonts w:ascii="IRANSans" w:eastAsia="Times New Roman" w:hAnsi="IRANSans" w:cs="B Nazanin"/>
          <w:spacing w:val="-2"/>
          <w:sz w:val="36"/>
          <w:szCs w:val="36"/>
        </w:rPr>
        <w:t>onSet</w:t>
      </w:r>
      <w:proofErr w:type="spellEnd"/>
      <w:proofErr w:type="gramEnd"/>
      <w:r w:rsidRPr="00E850AE">
        <w:rPr>
          <w:rFonts w:ascii="IRANSans" w:eastAsia="Times New Roman" w:hAnsi="IRANSans" w:cs="B Nazanin"/>
          <w:spacing w:val="-2"/>
          <w:sz w:val="36"/>
          <w:szCs w:val="36"/>
        </w:rPr>
        <w:t>" (</w:t>
      </w:r>
      <w:proofErr w:type="spellStart"/>
      <w:r w:rsidRPr="00E850AE">
        <w:rPr>
          <w:rFonts w:ascii="IRANSans" w:eastAsia="Times New Roman" w:hAnsi="IRANSans" w:cs="B Nazanin"/>
          <w:spacing w:val="-2"/>
          <w:sz w:val="36"/>
          <w:szCs w:val="36"/>
        </w:rPr>
        <w:t>unixDate</w:t>
      </w:r>
      <w:proofErr w:type="spellEnd"/>
      <w:r w:rsidRPr="00E850AE">
        <w:rPr>
          <w:rFonts w:ascii="IRANSans" w:eastAsia="Times New Roman" w:hAnsi="IRANSans" w:cs="B Nazanin"/>
          <w:spacing w:val="-2"/>
          <w:sz w:val="36"/>
          <w:szCs w:val="36"/>
        </w:rPr>
        <w:t>)</w:t>
      </w:r>
      <w:hyperlink r:id="rId299" w:anchor="onset-unixdate" w:tooltip="Permanent link" w:history="1">
        <w:r w:rsidRPr="00E850AE">
          <w:rPr>
            <w:rFonts w:ascii="IRANSans" w:eastAsia="Times New Roman" w:hAnsi="IRANSans" w:cs="B Nazanin"/>
            <w:color w:val="0000FF"/>
            <w:spacing w:val="-2"/>
            <w:sz w:val="36"/>
            <w:szCs w:val="36"/>
            <w:u w:val="single"/>
          </w:rPr>
          <w:t>¶</w:t>
        </w:r>
      </w:hyperlink>
    </w:p>
    <w:p w:rsidR="00E850AE" w:rsidRPr="00E850AE" w:rsidRDefault="00E850AE" w:rsidP="00E850AE">
      <w:pPr>
        <w:bidi w:val="0"/>
        <w:spacing w:before="240" w:after="240" w:line="240" w:lineRule="auto"/>
        <w:rPr>
          <w:rFonts w:ascii="IRANSans" w:eastAsia="Times New Roman" w:hAnsi="IRANSans" w:cs="B Nazanin"/>
          <w:sz w:val="26"/>
          <w:szCs w:val="26"/>
        </w:rPr>
      </w:pPr>
      <w:r w:rsidRPr="00E850AE">
        <w:rPr>
          <w:rFonts w:ascii="IRANSans" w:eastAsia="Times New Roman" w:hAnsi="IRANSans" w:cs="B Nazanin"/>
          <w:sz w:val="26"/>
          <w:szCs w:val="26"/>
        </w:rPr>
        <w:t xml:space="preserve">Called when date Select by </w:t>
      </w:r>
      <w:proofErr w:type="spellStart"/>
      <w:proofErr w:type="gramStart"/>
      <w:r w:rsidRPr="00E850AE">
        <w:rPr>
          <w:rFonts w:ascii="IRANSans" w:eastAsia="Times New Roman" w:hAnsi="IRANSans" w:cs="B Nazanin"/>
          <w:sz w:val="26"/>
          <w:szCs w:val="26"/>
        </w:rPr>
        <w:t>api</w:t>
      </w:r>
      <w:proofErr w:type="spellEnd"/>
      <w:proofErr w:type="gramEnd"/>
      <w:r w:rsidRPr="00E850AE">
        <w:rPr>
          <w:rFonts w:ascii="IRANSans" w:eastAsia="Times New Roman" w:hAnsi="IRANSans" w:cs="B Nazanin"/>
          <w:sz w:val="26"/>
          <w:szCs w:val="26"/>
        </w:rPr>
        <w:t>.</w:t>
      </w:r>
    </w:p>
    <w:p w:rsidR="00E850AE" w:rsidRPr="00E850AE" w:rsidRDefault="00E850AE" w:rsidP="00E850AE">
      <w:pPr>
        <w:bidi w:val="0"/>
        <w:spacing w:before="240" w:after="240" w:line="240" w:lineRule="auto"/>
        <w:rPr>
          <w:rFonts w:ascii="IRANSans" w:eastAsia="Times New Roman" w:hAnsi="IRANSans" w:cs="B Nazanin"/>
          <w:sz w:val="26"/>
          <w:szCs w:val="26"/>
        </w:rPr>
      </w:pPr>
      <w:r w:rsidRPr="00E850AE">
        <w:rPr>
          <w:rFonts w:ascii="IRANSans" w:eastAsia="Times New Roman" w:hAnsi="IRANSans" w:cs="B Nazanin"/>
          <w:b/>
          <w:bCs/>
          <w:sz w:val="26"/>
        </w:rPr>
        <w:t>Kind</w:t>
      </w:r>
      <w:r w:rsidRPr="00E850AE">
        <w:rPr>
          <w:rFonts w:ascii="IRANSans" w:eastAsia="Times New Roman" w:hAnsi="IRANSans" w:cs="B Nazanin"/>
          <w:sz w:val="26"/>
          <w:szCs w:val="26"/>
        </w:rPr>
        <w:t>: event emitted by </w:t>
      </w:r>
      <w:proofErr w:type="spellStart"/>
      <w:r w:rsidRPr="00E850AE">
        <w:rPr>
          <w:rFonts w:ascii="IRANSans" w:eastAsia="Times New Roman" w:hAnsi="IRANSans" w:cs="B Nazanin"/>
          <w:sz w:val="26"/>
          <w:szCs w:val="26"/>
        </w:rPr>
        <w:fldChar w:fldCharType="begin"/>
      </w:r>
      <w:r w:rsidRPr="00E850AE">
        <w:rPr>
          <w:rFonts w:ascii="IRANSans" w:eastAsia="Times New Roman" w:hAnsi="IRANSans" w:cs="B Nazanin"/>
          <w:sz w:val="26"/>
          <w:szCs w:val="26"/>
        </w:rPr>
        <w:instrText xml:space="preserve"> HYPERLINK "http://babakhani.github.io/PersianWebToolkit/doc/datepicker/options/" \l "Config" </w:instrText>
      </w:r>
      <w:r w:rsidRPr="00E850AE">
        <w:rPr>
          <w:rFonts w:ascii="IRANSans" w:eastAsia="Times New Roman" w:hAnsi="IRANSans" w:cs="B Nazanin"/>
          <w:sz w:val="26"/>
          <w:szCs w:val="26"/>
        </w:rPr>
        <w:fldChar w:fldCharType="separate"/>
      </w:r>
      <w:r w:rsidRPr="00E850AE">
        <w:rPr>
          <w:rFonts w:ascii="Courier New" w:eastAsia="Times New Roman" w:hAnsi="Courier New" w:cs="Courier New"/>
          <w:color w:val="EF5350"/>
        </w:rPr>
        <w:t>Config</w:t>
      </w:r>
      <w:proofErr w:type="spellEnd"/>
      <w:r w:rsidRPr="00E850AE">
        <w:rPr>
          <w:rFonts w:ascii="IRANSans" w:eastAsia="Times New Roman" w:hAnsi="IRANSans" w:cs="B Nazanin"/>
          <w:sz w:val="26"/>
          <w:szCs w:val="26"/>
        </w:rPr>
        <w:fldChar w:fldCharType="end"/>
      </w:r>
    </w:p>
    <w:tbl>
      <w:tblPr>
        <w:tblW w:w="16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0"/>
      </w:tblGrid>
      <w:tr w:rsidR="00E850AE" w:rsidRPr="00E850AE" w:rsidTr="00E850AE">
        <w:trPr>
          <w:tblHeader/>
        </w:trPr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rPr>
                <w:rFonts w:ascii="IRANSans" w:eastAsia="Times New Roman" w:hAnsi="IRANSans" w:cs="B Nazanin"/>
                <w:color w:val="FFFFFF"/>
                <w:sz w:val="24"/>
                <w:szCs w:val="24"/>
              </w:rPr>
            </w:pPr>
            <w:proofErr w:type="spellStart"/>
            <w:r w:rsidRPr="00E850AE">
              <w:rPr>
                <w:rFonts w:ascii="IRANSans" w:eastAsia="Times New Roman" w:hAnsi="IRANSans" w:cs="B Nazanin"/>
                <w:color w:val="FFFFFF"/>
                <w:sz w:val="24"/>
                <w:szCs w:val="24"/>
              </w:rPr>
              <w:t>Param</w:t>
            </w:r>
            <w:proofErr w:type="spellEnd"/>
          </w:p>
        </w:tc>
      </w:tr>
      <w:tr w:rsidR="00E850AE" w:rsidRPr="00E850AE" w:rsidTr="00E850AE">
        <w:tc>
          <w:tcPr>
            <w:tcW w:w="0" w:type="auto"/>
            <w:tcBorders>
              <w:top w:val="nil"/>
            </w:tcBorders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rPr>
                <w:rFonts w:ascii="IRANSans" w:eastAsia="Times New Roman" w:hAnsi="IRANSans" w:cs="B Nazanin"/>
                <w:sz w:val="24"/>
                <w:szCs w:val="24"/>
              </w:rPr>
            </w:pPr>
            <w:proofErr w:type="spellStart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unixDate</w:t>
            </w:r>
            <w:proofErr w:type="spellEnd"/>
          </w:p>
        </w:tc>
      </w:tr>
    </w:tbl>
    <w:p w:rsidR="00E850AE" w:rsidRPr="00E850AE" w:rsidRDefault="00E850AE" w:rsidP="00E850AE">
      <w:pPr>
        <w:bidi w:val="0"/>
        <w:spacing w:before="100" w:beforeAutospacing="1" w:after="100" w:afterAutospacing="1" w:line="240" w:lineRule="auto"/>
        <w:outlineLvl w:val="1"/>
        <w:rPr>
          <w:rFonts w:ascii="IRANSans" w:eastAsia="Times New Roman" w:hAnsi="IRANSans" w:cs="B Nazanin"/>
          <w:spacing w:val="-2"/>
          <w:sz w:val="36"/>
          <w:szCs w:val="36"/>
        </w:rPr>
      </w:pPr>
      <w:bookmarkStart w:id="105" w:name="Config.event_onShow"/>
      <w:bookmarkEnd w:id="105"/>
      <w:r w:rsidRPr="00E850AE">
        <w:rPr>
          <w:rFonts w:ascii="IRANSans" w:eastAsia="Times New Roman" w:hAnsi="IRANSans" w:cs="B Nazanin"/>
          <w:spacing w:val="-2"/>
          <w:sz w:val="36"/>
          <w:szCs w:val="36"/>
        </w:rPr>
        <w:lastRenderedPageBreak/>
        <w:t>"</w:t>
      </w:r>
      <w:proofErr w:type="spellStart"/>
      <w:proofErr w:type="gramStart"/>
      <w:r w:rsidRPr="00E850AE">
        <w:rPr>
          <w:rFonts w:ascii="IRANSans" w:eastAsia="Times New Roman" w:hAnsi="IRANSans" w:cs="B Nazanin"/>
          <w:spacing w:val="-2"/>
          <w:sz w:val="36"/>
          <w:szCs w:val="36"/>
        </w:rPr>
        <w:t>onShow</w:t>
      </w:r>
      <w:proofErr w:type="spellEnd"/>
      <w:proofErr w:type="gramEnd"/>
      <w:r w:rsidRPr="00E850AE">
        <w:rPr>
          <w:rFonts w:ascii="IRANSans" w:eastAsia="Times New Roman" w:hAnsi="IRANSans" w:cs="B Nazanin"/>
          <w:spacing w:val="-2"/>
          <w:sz w:val="36"/>
          <w:szCs w:val="36"/>
        </w:rPr>
        <w:t>"</w:t>
      </w:r>
      <w:hyperlink r:id="rId300" w:anchor="onshow" w:tooltip="Permanent link" w:history="1">
        <w:r w:rsidRPr="00E850AE">
          <w:rPr>
            <w:rFonts w:ascii="IRANSans" w:eastAsia="Times New Roman" w:hAnsi="IRANSans" w:cs="B Nazanin"/>
            <w:color w:val="0000FF"/>
            <w:spacing w:val="-2"/>
            <w:sz w:val="36"/>
            <w:szCs w:val="36"/>
            <w:u w:val="single"/>
          </w:rPr>
          <w:t>¶</w:t>
        </w:r>
      </w:hyperlink>
    </w:p>
    <w:p w:rsidR="00E850AE" w:rsidRPr="00E850AE" w:rsidRDefault="00E850AE" w:rsidP="00E850AE">
      <w:pPr>
        <w:bidi w:val="0"/>
        <w:spacing w:before="240" w:after="240" w:line="240" w:lineRule="auto"/>
        <w:rPr>
          <w:rFonts w:ascii="IRANSans" w:eastAsia="Times New Roman" w:hAnsi="IRANSans" w:cs="B Nazanin"/>
          <w:sz w:val="26"/>
          <w:szCs w:val="26"/>
        </w:rPr>
      </w:pPr>
      <w:r w:rsidRPr="00E850AE">
        <w:rPr>
          <w:rFonts w:ascii="IRANSans" w:eastAsia="Times New Roman" w:hAnsi="IRANSans" w:cs="B Nazanin"/>
          <w:sz w:val="26"/>
          <w:szCs w:val="26"/>
        </w:rPr>
        <w:t xml:space="preserve">A function that takes current </w:t>
      </w:r>
      <w:proofErr w:type="spellStart"/>
      <w:r w:rsidRPr="00E850AE">
        <w:rPr>
          <w:rFonts w:ascii="IRANSans" w:eastAsia="Times New Roman" w:hAnsi="IRANSans" w:cs="B Nazanin"/>
          <w:sz w:val="26"/>
          <w:szCs w:val="26"/>
        </w:rPr>
        <w:t>datepicker</w:t>
      </w:r>
      <w:proofErr w:type="spellEnd"/>
      <w:r w:rsidRPr="00E850AE">
        <w:rPr>
          <w:rFonts w:ascii="IRANSans" w:eastAsia="Times New Roman" w:hAnsi="IRANSans" w:cs="B Nazanin"/>
          <w:sz w:val="26"/>
          <w:szCs w:val="26"/>
        </w:rPr>
        <w:t xml:space="preserve"> instance. It is called just before the </w:t>
      </w:r>
      <w:proofErr w:type="spellStart"/>
      <w:r w:rsidRPr="00E850AE">
        <w:rPr>
          <w:rFonts w:ascii="IRANSans" w:eastAsia="Times New Roman" w:hAnsi="IRANSans" w:cs="B Nazanin"/>
          <w:sz w:val="26"/>
          <w:szCs w:val="26"/>
        </w:rPr>
        <w:t>datepicker</w:t>
      </w:r>
      <w:proofErr w:type="spellEnd"/>
      <w:r w:rsidRPr="00E850AE">
        <w:rPr>
          <w:rFonts w:ascii="IRANSans" w:eastAsia="Times New Roman" w:hAnsi="IRANSans" w:cs="B Nazanin"/>
          <w:sz w:val="26"/>
          <w:szCs w:val="26"/>
        </w:rPr>
        <w:t xml:space="preserve"> is displayed.</w:t>
      </w:r>
    </w:p>
    <w:p w:rsidR="00E850AE" w:rsidRPr="00E850AE" w:rsidRDefault="00E850AE" w:rsidP="00E850AE">
      <w:pPr>
        <w:bidi w:val="0"/>
        <w:spacing w:before="240" w:after="240" w:line="240" w:lineRule="auto"/>
        <w:rPr>
          <w:rFonts w:ascii="IRANSans" w:eastAsia="Times New Roman" w:hAnsi="IRANSans" w:cs="B Nazanin"/>
          <w:sz w:val="26"/>
          <w:szCs w:val="26"/>
        </w:rPr>
      </w:pPr>
      <w:r w:rsidRPr="00E850AE">
        <w:rPr>
          <w:rFonts w:ascii="IRANSans" w:eastAsia="Times New Roman" w:hAnsi="IRANSans" w:cs="B Nazanin"/>
          <w:b/>
          <w:bCs/>
          <w:sz w:val="26"/>
        </w:rPr>
        <w:t>Kind</w:t>
      </w:r>
      <w:r w:rsidRPr="00E850AE">
        <w:rPr>
          <w:rFonts w:ascii="IRANSans" w:eastAsia="Times New Roman" w:hAnsi="IRANSans" w:cs="B Nazanin"/>
          <w:sz w:val="26"/>
          <w:szCs w:val="26"/>
        </w:rPr>
        <w:t>: event emitted by </w:t>
      </w:r>
      <w:proofErr w:type="spellStart"/>
      <w:r w:rsidRPr="00E850AE">
        <w:rPr>
          <w:rFonts w:ascii="IRANSans" w:eastAsia="Times New Roman" w:hAnsi="IRANSans" w:cs="B Nazanin"/>
          <w:sz w:val="26"/>
          <w:szCs w:val="26"/>
        </w:rPr>
        <w:fldChar w:fldCharType="begin"/>
      </w:r>
      <w:r w:rsidRPr="00E850AE">
        <w:rPr>
          <w:rFonts w:ascii="IRANSans" w:eastAsia="Times New Roman" w:hAnsi="IRANSans" w:cs="B Nazanin"/>
          <w:sz w:val="26"/>
          <w:szCs w:val="26"/>
        </w:rPr>
        <w:instrText xml:space="preserve"> HYPERLINK "http://babakhani.github.io/PersianWebToolkit/doc/datepicker/options/" \l "Config" </w:instrText>
      </w:r>
      <w:r w:rsidRPr="00E850AE">
        <w:rPr>
          <w:rFonts w:ascii="IRANSans" w:eastAsia="Times New Roman" w:hAnsi="IRANSans" w:cs="B Nazanin"/>
          <w:sz w:val="26"/>
          <w:szCs w:val="26"/>
        </w:rPr>
        <w:fldChar w:fldCharType="separate"/>
      </w:r>
      <w:r w:rsidRPr="00E850AE">
        <w:rPr>
          <w:rFonts w:ascii="Courier New" w:eastAsia="Times New Roman" w:hAnsi="Courier New" w:cs="Courier New"/>
          <w:color w:val="EF5350"/>
        </w:rPr>
        <w:t>Config</w:t>
      </w:r>
      <w:proofErr w:type="spellEnd"/>
      <w:r w:rsidRPr="00E850AE">
        <w:rPr>
          <w:rFonts w:ascii="IRANSans" w:eastAsia="Times New Roman" w:hAnsi="IRANSans" w:cs="B Nazanin"/>
          <w:sz w:val="26"/>
          <w:szCs w:val="26"/>
        </w:rPr>
        <w:fldChar w:fldCharType="end"/>
      </w:r>
      <w:r w:rsidRPr="00E850AE">
        <w:rPr>
          <w:rFonts w:ascii="IRANSans" w:eastAsia="Times New Roman" w:hAnsi="IRANSans" w:cs="B Nazanin"/>
          <w:sz w:val="26"/>
          <w:szCs w:val="26"/>
        </w:rPr>
        <w:br/>
      </w:r>
      <w:bookmarkStart w:id="106" w:name="Config.event_onHide"/>
      <w:bookmarkEnd w:id="106"/>
    </w:p>
    <w:p w:rsidR="00E850AE" w:rsidRPr="00E850AE" w:rsidRDefault="00E850AE" w:rsidP="00E850AE">
      <w:pPr>
        <w:bidi w:val="0"/>
        <w:spacing w:before="100" w:beforeAutospacing="1" w:after="100" w:afterAutospacing="1" w:line="240" w:lineRule="auto"/>
        <w:outlineLvl w:val="1"/>
        <w:rPr>
          <w:rFonts w:ascii="IRANSans" w:eastAsia="Times New Roman" w:hAnsi="IRANSans" w:cs="B Nazanin"/>
          <w:spacing w:val="-2"/>
          <w:sz w:val="36"/>
          <w:szCs w:val="36"/>
        </w:rPr>
      </w:pPr>
      <w:r w:rsidRPr="00E850AE">
        <w:rPr>
          <w:rFonts w:ascii="IRANSans" w:eastAsia="Times New Roman" w:hAnsi="IRANSans" w:cs="B Nazanin"/>
          <w:spacing w:val="-2"/>
          <w:sz w:val="36"/>
          <w:szCs w:val="36"/>
        </w:rPr>
        <w:t>"</w:t>
      </w:r>
      <w:proofErr w:type="spellStart"/>
      <w:proofErr w:type="gramStart"/>
      <w:r w:rsidRPr="00E850AE">
        <w:rPr>
          <w:rFonts w:ascii="IRANSans" w:eastAsia="Times New Roman" w:hAnsi="IRANSans" w:cs="B Nazanin"/>
          <w:spacing w:val="-2"/>
          <w:sz w:val="36"/>
          <w:szCs w:val="36"/>
        </w:rPr>
        <w:t>onHide</w:t>
      </w:r>
      <w:proofErr w:type="spellEnd"/>
      <w:proofErr w:type="gramEnd"/>
      <w:r w:rsidRPr="00E850AE">
        <w:rPr>
          <w:rFonts w:ascii="IRANSans" w:eastAsia="Times New Roman" w:hAnsi="IRANSans" w:cs="B Nazanin"/>
          <w:spacing w:val="-2"/>
          <w:sz w:val="36"/>
          <w:szCs w:val="36"/>
        </w:rPr>
        <w:t>"</w:t>
      </w:r>
      <w:hyperlink r:id="rId301" w:anchor="onhide" w:tooltip="Permanent link" w:history="1">
        <w:r w:rsidRPr="00E850AE">
          <w:rPr>
            <w:rFonts w:ascii="IRANSans" w:eastAsia="Times New Roman" w:hAnsi="IRANSans" w:cs="B Nazanin"/>
            <w:color w:val="0000FF"/>
            <w:spacing w:val="-2"/>
            <w:sz w:val="36"/>
            <w:szCs w:val="36"/>
            <w:u w:val="single"/>
          </w:rPr>
          <w:t>¶</w:t>
        </w:r>
      </w:hyperlink>
    </w:p>
    <w:p w:rsidR="00E850AE" w:rsidRPr="00E850AE" w:rsidRDefault="00E850AE" w:rsidP="00E850AE">
      <w:pPr>
        <w:bidi w:val="0"/>
        <w:spacing w:before="240" w:after="240" w:line="240" w:lineRule="auto"/>
        <w:rPr>
          <w:rFonts w:ascii="IRANSans" w:eastAsia="Times New Roman" w:hAnsi="IRANSans" w:cs="B Nazanin"/>
          <w:sz w:val="26"/>
          <w:szCs w:val="26"/>
        </w:rPr>
      </w:pPr>
      <w:r w:rsidRPr="00E850AE">
        <w:rPr>
          <w:rFonts w:ascii="IRANSans" w:eastAsia="Times New Roman" w:hAnsi="IRANSans" w:cs="B Nazanin"/>
          <w:sz w:val="26"/>
          <w:szCs w:val="26"/>
        </w:rPr>
        <w:t xml:space="preserve">A function that takes current </w:t>
      </w:r>
      <w:proofErr w:type="spellStart"/>
      <w:r w:rsidRPr="00E850AE">
        <w:rPr>
          <w:rFonts w:ascii="IRANSans" w:eastAsia="Times New Roman" w:hAnsi="IRANSans" w:cs="B Nazanin"/>
          <w:sz w:val="26"/>
          <w:szCs w:val="26"/>
        </w:rPr>
        <w:t>datepicker</w:t>
      </w:r>
      <w:proofErr w:type="spellEnd"/>
      <w:r w:rsidRPr="00E850AE">
        <w:rPr>
          <w:rFonts w:ascii="IRANSans" w:eastAsia="Times New Roman" w:hAnsi="IRANSans" w:cs="B Nazanin"/>
          <w:sz w:val="26"/>
          <w:szCs w:val="26"/>
        </w:rPr>
        <w:t xml:space="preserve"> instance. It is called just before the </w:t>
      </w:r>
      <w:proofErr w:type="spellStart"/>
      <w:r w:rsidRPr="00E850AE">
        <w:rPr>
          <w:rFonts w:ascii="IRANSans" w:eastAsia="Times New Roman" w:hAnsi="IRANSans" w:cs="B Nazanin"/>
          <w:sz w:val="26"/>
          <w:szCs w:val="26"/>
        </w:rPr>
        <w:t>datepicker</w:t>
      </w:r>
      <w:proofErr w:type="spellEnd"/>
      <w:r w:rsidRPr="00E850AE">
        <w:rPr>
          <w:rFonts w:ascii="IRANSans" w:eastAsia="Times New Roman" w:hAnsi="IRANSans" w:cs="B Nazanin"/>
          <w:sz w:val="26"/>
          <w:szCs w:val="26"/>
        </w:rPr>
        <w:t xml:space="preserve"> Hide.</w:t>
      </w:r>
    </w:p>
    <w:p w:rsidR="00E850AE" w:rsidRPr="00E850AE" w:rsidRDefault="00E850AE" w:rsidP="00E850AE">
      <w:pPr>
        <w:bidi w:val="0"/>
        <w:spacing w:before="240" w:after="240" w:line="240" w:lineRule="auto"/>
        <w:rPr>
          <w:rFonts w:ascii="IRANSans" w:eastAsia="Times New Roman" w:hAnsi="IRANSans" w:cs="B Nazanin"/>
          <w:sz w:val="26"/>
          <w:szCs w:val="26"/>
        </w:rPr>
      </w:pPr>
      <w:r w:rsidRPr="00E850AE">
        <w:rPr>
          <w:rFonts w:ascii="IRANSans" w:eastAsia="Times New Roman" w:hAnsi="IRANSans" w:cs="B Nazanin"/>
          <w:b/>
          <w:bCs/>
          <w:sz w:val="26"/>
        </w:rPr>
        <w:t>Kind</w:t>
      </w:r>
      <w:r w:rsidRPr="00E850AE">
        <w:rPr>
          <w:rFonts w:ascii="IRANSans" w:eastAsia="Times New Roman" w:hAnsi="IRANSans" w:cs="B Nazanin"/>
          <w:sz w:val="26"/>
          <w:szCs w:val="26"/>
        </w:rPr>
        <w:t>: event emitted by </w:t>
      </w:r>
      <w:proofErr w:type="spellStart"/>
      <w:r w:rsidRPr="00E850AE">
        <w:rPr>
          <w:rFonts w:ascii="IRANSans" w:eastAsia="Times New Roman" w:hAnsi="IRANSans" w:cs="B Nazanin"/>
          <w:sz w:val="26"/>
          <w:szCs w:val="26"/>
        </w:rPr>
        <w:fldChar w:fldCharType="begin"/>
      </w:r>
      <w:r w:rsidRPr="00E850AE">
        <w:rPr>
          <w:rFonts w:ascii="IRANSans" w:eastAsia="Times New Roman" w:hAnsi="IRANSans" w:cs="B Nazanin"/>
          <w:sz w:val="26"/>
          <w:szCs w:val="26"/>
        </w:rPr>
        <w:instrText xml:space="preserve"> HYPERLINK "http://babakhani.github.io/PersianWebToolkit/doc/datepicker/options/" \l "Config" </w:instrText>
      </w:r>
      <w:r w:rsidRPr="00E850AE">
        <w:rPr>
          <w:rFonts w:ascii="IRANSans" w:eastAsia="Times New Roman" w:hAnsi="IRANSans" w:cs="B Nazanin"/>
          <w:sz w:val="26"/>
          <w:szCs w:val="26"/>
        </w:rPr>
        <w:fldChar w:fldCharType="separate"/>
      </w:r>
      <w:r w:rsidRPr="00E850AE">
        <w:rPr>
          <w:rFonts w:ascii="Courier New" w:eastAsia="Times New Roman" w:hAnsi="Courier New" w:cs="Courier New"/>
          <w:color w:val="EF5350"/>
        </w:rPr>
        <w:t>Config</w:t>
      </w:r>
      <w:proofErr w:type="spellEnd"/>
      <w:r w:rsidRPr="00E850AE">
        <w:rPr>
          <w:rFonts w:ascii="IRANSans" w:eastAsia="Times New Roman" w:hAnsi="IRANSans" w:cs="B Nazanin"/>
          <w:sz w:val="26"/>
          <w:szCs w:val="26"/>
        </w:rPr>
        <w:fldChar w:fldCharType="end"/>
      </w:r>
      <w:r w:rsidRPr="00E850AE">
        <w:rPr>
          <w:rFonts w:ascii="IRANSans" w:eastAsia="Times New Roman" w:hAnsi="IRANSans" w:cs="B Nazanin"/>
          <w:sz w:val="26"/>
          <w:szCs w:val="26"/>
        </w:rPr>
        <w:br/>
      </w:r>
      <w:bookmarkStart w:id="107" w:name="Config.event_onToggle"/>
      <w:bookmarkEnd w:id="107"/>
    </w:p>
    <w:p w:rsidR="00E850AE" w:rsidRPr="00E850AE" w:rsidRDefault="00E850AE" w:rsidP="00E850AE">
      <w:pPr>
        <w:bidi w:val="0"/>
        <w:spacing w:before="100" w:beforeAutospacing="1" w:after="100" w:afterAutospacing="1" w:line="240" w:lineRule="auto"/>
        <w:outlineLvl w:val="1"/>
        <w:rPr>
          <w:rFonts w:ascii="IRANSans" w:eastAsia="Times New Roman" w:hAnsi="IRANSans" w:cs="B Nazanin"/>
          <w:spacing w:val="-2"/>
          <w:sz w:val="36"/>
          <w:szCs w:val="36"/>
        </w:rPr>
      </w:pPr>
      <w:r w:rsidRPr="00E850AE">
        <w:rPr>
          <w:rFonts w:ascii="IRANSans" w:eastAsia="Times New Roman" w:hAnsi="IRANSans" w:cs="B Nazanin"/>
          <w:spacing w:val="-2"/>
          <w:sz w:val="36"/>
          <w:szCs w:val="36"/>
        </w:rPr>
        <w:t>"</w:t>
      </w:r>
      <w:proofErr w:type="spellStart"/>
      <w:proofErr w:type="gramStart"/>
      <w:r w:rsidRPr="00E850AE">
        <w:rPr>
          <w:rFonts w:ascii="IRANSans" w:eastAsia="Times New Roman" w:hAnsi="IRANSans" w:cs="B Nazanin"/>
          <w:spacing w:val="-2"/>
          <w:sz w:val="36"/>
          <w:szCs w:val="36"/>
        </w:rPr>
        <w:t>onToggle</w:t>
      </w:r>
      <w:proofErr w:type="spellEnd"/>
      <w:proofErr w:type="gramEnd"/>
      <w:r w:rsidRPr="00E850AE">
        <w:rPr>
          <w:rFonts w:ascii="IRANSans" w:eastAsia="Times New Roman" w:hAnsi="IRANSans" w:cs="B Nazanin"/>
          <w:spacing w:val="-2"/>
          <w:sz w:val="36"/>
          <w:szCs w:val="36"/>
        </w:rPr>
        <w:t>"</w:t>
      </w:r>
      <w:hyperlink r:id="rId302" w:anchor="ontoggle" w:tooltip="Permanent link" w:history="1">
        <w:r w:rsidRPr="00E850AE">
          <w:rPr>
            <w:rFonts w:ascii="IRANSans" w:eastAsia="Times New Roman" w:hAnsi="IRANSans" w:cs="B Nazanin"/>
            <w:color w:val="0000FF"/>
            <w:spacing w:val="-2"/>
            <w:sz w:val="36"/>
            <w:szCs w:val="36"/>
            <w:u w:val="single"/>
          </w:rPr>
          <w:t>¶</w:t>
        </w:r>
      </w:hyperlink>
    </w:p>
    <w:p w:rsidR="00E850AE" w:rsidRPr="00E850AE" w:rsidRDefault="00E850AE" w:rsidP="00E850AE">
      <w:pPr>
        <w:bidi w:val="0"/>
        <w:spacing w:before="240" w:after="240" w:line="240" w:lineRule="auto"/>
        <w:rPr>
          <w:rFonts w:ascii="IRANSans" w:eastAsia="Times New Roman" w:hAnsi="IRANSans" w:cs="B Nazanin"/>
          <w:sz w:val="26"/>
          <w:szCs w:val="26"/>
        </w:rPr>
      </w:pPr>
      <w:proofErr w:type="gramStart"/>
      <w:r w:rsidRPr="00E850AE">
        <w:rPr>
          <w:rFonts w:ascii="IRANSans" w:eastAsia="Times New Roman" w:hAnsi="IRANSans" w:cs="B Nazanin"/>
          <w:sz w:val="26"/>
          <w:szCs w:val="26"/>
        </w:rPr>
        <w:t>on</w:t>
      </w:r>
      <w:proofErr w:type="gramEnd"/>
      <w:r w:rsidRPr="00E850AE">
        <w:rPr>
          <w:rFonts w:ascii="IRANSans" w:eastAsia="Times New Roman" w:hAnsi="IRANSans" w:cs="B Nazanin"/>
          <w:sz w:val="26"/>
          <w:szCs w:val="26"/>
        </w:rPr>
        <w:t xml:space="preserve"> toggle </w:t>
      </w:r>
      <w:proofErr w:type="spellStart"/>
      <w:r w:rsidRPr="00E850AE">
        <w:rPr>
          <w:rFonts w:ascii="IRANSans" w:eastAsia="Times New Roman" w:hAnsi="IRANSans" w:cs="B Nazanin"/>
          <w:sz w:val="26"/>
          <w:szCs w:val="26"/>
        </w:rPr>
        <w:t>datepicker</w:t>
      </w:r>
      <w:proofErr w:type="spellEnd"/>
      <w:r w:rsidRPr="00E850AE">
        <w:rPr>
          <w:rFonts w:ascii="IRANSans" w:eastAsia="Times New Roman" w:hAnsi="IRANSans" w:cs="B Nazanin"/>
          <w:sz w:val="26"/>
          <w:szCs w:val="26"/>
        </w:rPr>
        <w:t xml:space="preserve"> event</w:t>
      </w:r>
    </w:p>
    <w:p w:rsidR="00E850AE" w:rsidRPr="00E850AE" w:rsidRDefault="00E850AE" w:rsidP="00E850AE">
      <w:pPr>
        <w:bidi w:val="0"/>
        <w:spacing w:before="240" w:after="240" w:line="240" w:lineRule="auto"/>
        <w:rPr>
          <w:rFonts w:ascii="IRANSans" w:eastAsia="Times New Roman" w:hAnsi="IRANSans" w:cs="B Nazanin"/>
          <w:sz w:val="26"/>
          <w:szCs w:val="26"/>
        </w:rPr>
      </w:pPr>
      <w:r w:rsidRPr="00E850AE">
        <w:rPr>
          <w:rFonts w:ascii="IRANSans" w:eastAsia="Times New Roman" w:hAnsi="IRANSans" w:cs="B Nazanin"/>
          <w:b/>
          <w:bCs/>
          <w:sz w:val="26"/>
        </w:rPr>
        <w:t>Kind</w:t>
      </w:r>
      <w:r w:rsidRPr="00E850AE">
        <w:rPr>
          <w:rFonts w:ascii="IRANSans" w:eastAsia="Times New Roman" w:hAnsi="IRANSans" w:cs="B Nazanin"/>
          <w:sz w:val="26"/>
          <w:szCs w:val="26"/>
        </w:rPr>
        <w:t>: event emitted by </w:t>
      </w:r>
      <w:proofErr w:type="spellStart"/>
      <w:r w:rsidRPr="00E850AE">
        <w:rPr>
          <w:rFonts w:ascii="IRANSans" w:eastAsia="Times New Roman" w:hAnsi="IRANSans" w:cs="B Nazanin"/>
          <w:sz w:val="26"/>
          <w:szCs w:val="26"/>
        </w:rPr>
        <w:fldChar w:fldCharType="begin"/>
      </w:r>
      <w:r w:rsidRPr="00E850AE">
        <w:rPr>
          <w:rFonts w:ascii="IRANSans" w:eastAsia="Times New Roman" w:hAnsi="IRANSans" w:cs="B Nazanin"/>
          <w:sz w:val="26"/>
          <w:szCs w:val="26"/>
        </w:rPr>
        <w:instrText xml:space="preserve"> HYPERLINK "http://babakhani.github.io/PersianWebToolkit/doc/datepicker/options/" \l "Config" </w:instrText>
      </w:r>
      <w:r w:rsidRPr="00E850AE">
        <w:rPr>
          <w:rFonts w:ascii="IRANSans" w:eastAsia="Times New Roman" w:hAnsi="IRANSans" w:cs="B Nazanin"/>
          <w:sz w:val="26"/>
          <w:szCs w:val="26"/>
        </w:rPr>
        <w:fldChar w:fldCharType="separate"/>
      </w:r>
      <w:r w:rsidRPr="00E850AE">
        <w:rPr>
          <w:rFonts w:ascii="Courier New" w:eastAsia="Times New Roman" w:hAnsi="Courier New" w:cs="Courier New"/>
          <w:color w:val="EF5350"/>
        </w:rPr>
        <w:t>Config</w:t>
      </w:r>
      <w:proofErr w:type="spellEnd"/>
      <w:r w:rsidRPr="00E850AE">
        <w:rPr>
          <w:rFonts w:ascii="IRANSans" w:eastAsia="Times New Roman" w:hAnsi="IRANSans" w:cs="B Nazanin"/>
          <w:sz w:val="26"/>
          <w:szCs w:val="26"/>
        </w:rPr>
        <w:fldChar w:fldCharType="end"/>
      </w:r>
      <w:r w:rsidRPr="00E850AE">
        <w:rPr>
          <w:rFonts w:ascii="IRANSans" w:eastAsia="Times New Roman" w:hAnsi="IRANSans" w:cs="B Nazanin"/>
          <w:sz w:val="26"/>
          <w:szCs w:val="26"/>
        </w:rPr>
        <w:br/>
      </w:r>
      <w:bookmarkStart w:id="108" w:name="Config.event_onDestroy"/>
      <w:bookmarkEnd w:id="108"/>
    </w:p>
    <w:p w:rsidR="00E850AE" w:rsidRPr="00E850AE" w:rsidRDefault="00E850AE" w:rsidP="00E850AE">
      <w:pPr>
        <w:bidi w:val="0"/>
        <w:spacing w:before="100" w:beforeAutospacing="1" w:after="100" w:afterAutospacing="1" w:line="240" w:lineRule="auto"/>
        <w:outlineLvl w:val="1"/>
        <w:rPr>
          <w:rFonts w:ascii="IRANSans" w:eastAsia="Times New Roman" w:hAnsi="IRANSans" w:cs="B Nazanin"/>
          <w:spacing w:val="-2"/>
          <w:sz w:val="36"/>
          <w:szCs w:val="36"/>
        </w:rPr>
      </w:pPr>
      <w:r w:rsidRPr="00E850AE">
        <w:rPr>
          <w:rFonts w:ascii="IRANSans" w:eastAsia="Times New Roman" w:hAnsi="IRANSans" w:cs="B Nazanin"/>
          <w:spacing w:val="-2"/>
          <w:sz w:val="36"/>
          <w:szCs w:val="36"/>
        </w:rPr>
        <w:t>"</w:t>
      </w:r>
      <w:proofErr w:type="spellStart"/>
      <w:proofErr w:type="gramStart"/>
      <w:r w:rsidRPr="00E850AE">
        <w:rPr>
          <w:rFonts w:ascii="IRANSans" w:eastAsia="Times New Roman" w:hAnsi="IRANSans" w:cs="B Nazanin"/>
          <w:spacing w:val="-2"/>
          <w:sz w:val="36"/>
          <w:szCs w:val="36"/>
        </w:rPr>
        <w:t>onDestroy</w:t>
      </w:r>
      <w:proofErr w:type="spellEnd"/>
      <w:proofErr w:type="gramEnd"/>
      <w:r w:rsidRPr="00E850AE">
        <w:rPr>
          <w:rFonts w:ascii="IRANSans" w:eastAsia="Times New Roman" w:hAnsi="IRANSans" w:cs="B Nazanin"/>
          <w:spacing w:val="-2"/>
          <w:sz w:val="36"/>
          <w:szCs w:val="36"/>
        </w:rPr>
        <w:t>"</w:t>
      </w:r>
      <w:hyperlink r:id="rId303" w:anchor="ondestroy" w:tooltip="Permanent link" w:history="1">
        <w:r w:rsidRPr="00E850AE">
          <w:rPr>
            <w:rFonts w:ascii="IRANSans" w:eastAsia="Times New Roman" w:hAnsi="IRANSans" w:cs="B Nazanin"/>
            <w:color w:val="0000FF"/>
            <w:spacing w:val="-2"/>
            <w:sz w:val="36"/>
            <w:szCs w:val="36"/>
            <w:u w:val="single"/>
          </w:rPr>
          <w:t>¶</w:t>
        </w:r>
      </w:hyperlink>
    </w:p>
    <w:p w:rsidR="00E850AE" w:rsidRPr="00E850AE" w:rsidRDefault="00E850AE" w:rsidP="00E850AE">
      <w:pPr>
        <w:bidi w:val="0"/>
        <w:spacing w:before="240" w:after="240" w:line="240" w:lineRule="auto"/>
        <w:rPr>
          <w:rFonts w:ascii="IRANSans" w:eastAsia="Times New Roman" w:hAnsi="IRANSans" w:cs="B Nazanin"/>
          <w:sz w:val="26"/>
          <w:szCs w:val="26"/>
        </w:rPr>
      </w:pPr>
      <w:proofErr w:type="gramStart"/>
      <w:r w:rsidRPr="00E850AE">
        <w:rPr>
          <w:rFonts w:ascii="IRANSans" w:eastAsia="Times New Roman" w:hAnsi="IRANSans" w:cs="B Nazanin"/>
          <w:sz w:val="26"/>
          <w:szCs w:val="26"/>
        </w:rPr>
        <w:t>on</w:t>
      </w:r>
      <w:proofErr w:type="gramEnd"/>
      <w:r w:rsidRPr="00E850AE">
        <w:rPr>
          <w:rFonts w:ascii="IRANSans" w:eastAsia="Times New Roman" w:hAnsi="IRANSans" w:cs="B Nazanin"/>
          <w:sz w:val="26"/>
          <w:szCs w:val="26"/>
        </w:rPr>
        <w:t xml:space="preserve"> destroy </w:t>
      </w:r>
      <w:proofErr w:type="spellStart"/>
      <w:r w:rsidRPr="00E850AE">
        <w:rPr>
          <w:rFonts w:ascii="IRANSans" w:eastAsia="Times New Roman" w:hAnsi="IRANSans" w:cs="B Nazanin"/>
          <w:sz w:val="26"/>
          <w:szCs w:val="26"/>
        </w:rPr>
        <w:t>datepicker</w:t>
      </w:r>
      <w:proofErr w:type="spellEnd"/>
      <w:r w:rsidRPr="00E850AE">
        <w:rPr>
          <w:rFonts w:ascii="IRANSans" w:eastAsia="Times New Roman" w:hAnsi="IRANSans" w:cs="B Nazanin"/>
          <w:sz w:val="26"/>
          <w:szCs w:val="26"/>
        </w:rPr>
        <w:t xml:space="preserve"> event</w:t>
      </w:r>
    </w:p>
    <w:p w:rsidR="00E850AE" w:rsidRPr="00E850AE" w:rsidRDefault="00E850AE" w:rsidP="00E850AE">
      <w:pPr>
        <w:bidi w:val="0"/>
        <w:spacing w:before="240" w:after="0" w:line="240" w:lineRule="auto"/>
        <w:rPr>
          <w:rFonts w:ascii="IRANSans" w:eastAsia="Times New Roman" w:hAnsi="IRANSans" w:cs="B Nazanin"/>
          <w:sz w:val="26"/>
          <w:szCs w:val="26"/>
        </w:rPr>
      </w:pPr>
      <w:r w:rsidRPr="00E850AE">
        <w:rPr>
          <w:rFonts w:ascii="IRANSans" w:eastAsia="Times New Roman" w:hAnsi="IRANSans" w:cs="B Nazanin"/>
          <w:b/>
          <w:bCs/>
          <w:sz w:val="26"/>
        </w:rPr>
        <w:t>Kind</w:t>
      </w:r>
      <w:r w:rsidRPr="00E850AE">
        <w:rPr>
          <w:rFonts w:ascii="IRANSans" w:eastAsia="Times New Roman" w:hAnsi="IRANSans" w:cs="B Nazanin"/>
          <w:sz w:val="26"/>
          <w:szCs w:val="26"/>
        </w:rPr>
        <w:t>: event emitted by </w:t>
      </w:r>
      <w:proofErr w:type="spellStart"/>
      <w:r w:rsidRPr="00E850AE">
        <w:rPr>
          <w:rFonts w:ascii="IRANSans" w:eastAsia="Times New Roman" w:hAnsi="IRANSans" w:cs="B Nazanin"/>
          <w:sz w:val="26"/>
          <w:szCs w:val="26"/>
        </w:rPr>
        <w:fldChar w:fldCharType="begin"/>
      </w:r>
      <w:r w:rsidRPr="00E850AE">
        <w:rPr>
          <w:rFonts w:ascii="IRANSans" w:eastAsia="Times New Roman" w:hAnsi="IRANSans" w:cs="B Nazanin"/>
          <w:sz w:val="26"/>
          <w:szCs w:val="26"/>
        </w:rPr>
        <w:instrText xml:space="preserve"> HYPERLINK "http://babakhani.github.io/PersianWebToolkit/doc/datepicker/options/" \l "Config" </w:instrText>
      </w:r>
      <w:r w:rsidRPr="00E850AE">
        <w:rPr>
          <w:rFonts w:ascii="IRANSans" w:eastAsia="Times New Roman" w:hAnsi="IRANSans" w:cs="B Nazanin"/>
          <w:sz w:val="26"/>
          <w:szCs w:val="26"/>
        </w:rPr>
        <w:fldChar w:fldCharType="separate"/>
      </w:r>
      <w:r w:rsidRPr="00E850AE">
        <w:rPr>
          <w:rFonts w:ascii="Courier New" w:eastAsia="Times New Roman" w:hAnsi="Courier New" w:cs="Courier New"/>
          <w:color w:val="EF5350"/>
        </w:rPr>
        <w:t>Config</w:t>
      </w:r>
      <w:proofErr w:type="spellEnd"/>
      <w:r w:rsidRPr="00E850AE">
        <w:rPr>
          <w:rFonts w:ascii="IRANSans" w:eastAsia="Times New Roman" w:hAnsi="IRANSans" w:cs="B Nazanin"/>
          <w:sz w:val="26"/>
          <w:szCs w:val="26"/>
        </w:rPr>
        <w:fldChar w:fldCharType="end"/>
      </w:r>
    </w:p>
    <w:p w:rsidR="0022407B" w:rsidRDefault="0022407B"/>
    <w:p w:rsidR="00E850AE" w:rsidRPr="00E850AE" w:rsidRDefault="00E850AE" w:rsidP="00E850AE">
      <w:pPr>
        <w:bidi w:val="0"/>
        <w:spacing w:before="100" w:beforeAutospacing="1" w:after="100" w:afterAutospacing="1" w:line="240" w:lineRule="auto"/>
        <w:outlineLvl w:val="1"/>
        <w:rPr>
          <w:rFonts w:ascii="IRANSans" w:eastAsia="Times New Roman" w:hAnsi="IRANSans" w:cs="B Nazanin"/>
          <w:spacing w:val="-2"/>
          <w:sz w:val="36"/>
          <w:szCs w:val="36"/>
        </w:rPr>
      </w:pPr>
      <w:r w:rsidRPr="00E850AE">
        <w:rPr>
          <w:rFonts w:ascii="IRANSans" w:eastAsia="Times New Roman" w:hAnsi="IRANSans" w:cs="B Nazanin"/>
          <w:spacing w:val="-2"/>
          <w:sz w:val="36"/>
          <w:szCs w:val="36"/>
        </w:rPr>
        <w:t>Options table</w:t>
      </w:r>
      <w:hyperlink r:id="rId304" w:anchor="options-table" w:tooltip="Permanent link" w:history="1">
        <w:r w:rsidRPr="00E850AE">
          <w:rPr>
            <w:rFonts w:ascii="IRANSans" w:eastAsia="Times New Roman" w:hAnsi="IRANSans" w:cs="B Nazanin"/>
            <w:color w:val="0000FF"/>
            <w:spacing w:val="-2"/>
            <w:sz w:val="36"/>
            <w:szCs w:val="36"/>
          </w:rPr>
          <w:t>¶</w:t>
        </w:r>
      </w:hyperlink>
    </w:p>
    <w:p w:rsidR="00E850AE" w:rsidRPr="00E850AE" w:rsidRDefault="0076411C" w:rsidP="00E850AE">
      <w:pPr>
        <w:bidi w:val="0"/>
        <w:spacing w:before="240" w:after="240" w:line="240" w:lineRule="auto"/>
        <w:rPr>
          <w:rFonts w:ascii="IRANSans" w:eastAsia="Times New Roman" w:hAnsi="IRANSans" w:cs="B Nazanin"/>
          <w:sz w:val="26"/>
          <w:szCs w:val="26"/>
        </w:rPr>
      </w:pPr>
      <w:hyperlink r:id="rId305" w:history="1">
        <w:r w:rsidR="00E850AE" w:rsidRPr="00E850AE">
          <w:rPr>
            <w:rFonts w:ascii="IRANSans" w:eastAsia="Times New Roman" w:hAnsi="IRANSans" w:cs="B Nazanin"/>
            <w:color w:val="EF5350"/>
            <w:sz w:val="26"/>
          </w:rPr>
          <w:t>Options full document</w:t>
        </w:r>
      </w:hyperlink>
    </w:p>
    <w:tbl>
      <w:tblPr>
        <w:tblW w:w="1398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9"/>
        <w:gridCol w:w="865"/>
        <w:gridCol w:w="2667"/>
        <w:gridCol w:w="7007"/>
      </w:tblGrid>
      <w:tr w:rsidR="00E850AE" w:rsidRPr="00E850AE" w:rsidTr="0076411C">
        <w:trPr>
          <w:trHeight w:val="567"/>
          <w:tblHeader/>
          <w:jc w:val="center"/>
        </w:trPr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rPr>
                <w:rFonts w:ascii="IRANSans" w:eastAsia="Times New Roman" w:hAnsi="IRANSans" w:cs="B Nazanin"/>
                <w:color w:val="FFFFFF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color w:val="FFFFFF"/>
                <w:sz w:val="24"/>
                <w:szCs w:val="24"/>
              </w:rPr>
              <w:t>name</w:t>
            </w:r>
          </w:p>
        </w:tc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color w:val="FFFFFF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color w:val="FFFFFF"/>
                <w:sz w:val="24"/>
                <w:szCs w:val="24"/>
              </w:rPr>
              <w:t>type</w:t>
            </w:r>
          </w:p>
        </w:tc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color w:val="FFFFFF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color w:val="FFFFFF"/>
                <w:sz w:val="24"/>
                <w:szCs w:val="24"/>
              </w:rPr>
              <w:t>default</w:t>
            </w:r>
          </w:p>
        </w:tc>
        <w:tc>
          <w:tcPr>
            <w:tcW w:w="7007" w:type="dxa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color w:val="FFFFFF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color w:val="FFFFFF"/>
                <w:sz w:val="24"/>
                <w:szCs w:val="24"/>
              </w:rPr>
              <w:t>description</w:t>
            </w:r>
          </w:p>
        </w:tc>
      </w:tr>
      <w:tr w:rsidR="00E850AE" w:rsidRPr="00E850AE" w:rsidTr="0076411C">
        <w:trPr>
          <w:trHeight w:val="567"/>
          <w:jc w:val="center"/>
        </w:trPr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rPr>
                <w:rFonts w:ascii="IRANSans" w:eastAsia="Times New Roman" w:hAnsi="IRANSans" w:cs="B Nazanin"/>
                <w:sz w:val="24"/>
                <w:szCs w:val="24"/>
              </w:rPr>
            </w:pPr>
            <w:proofErr w:type="spellStart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calendarType</w:t>
            </w:r>
            <w:bookmarkStart w:id="109" w:name="_GoBack"/>
            <w:bookmarkEnd w:id="109"/>
            <w:proofErr w:type="spellEnd"/>
          </w:p>
        </w:tc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  <w:t>string</w:t>
            </w:r>
          </w:p>
        </w:tc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  <w:t>'</w:t>
            </w:r>
            <w:proofErr w:type="spellStart"/>
            <w:r w:rsidRPr="00E850AE"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  <w:t>persian</w:t>
            </w:r>
            <w:proofErr w:type="spellEnd"/>
            <w:r w:rsidRPr="00E850AE"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  <w:t>'</w:t>
            </w:r>
          </w:p>
        </w:tc>
        <w:tc>
          <w:tcPr>
            <w:tcW w:w="7007" w:type="dxa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 xml:space="preserve">Set default calendar mode of </w:t>
            </w:r>
            <w:proofErr w:type="spellStart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datepicker</w:t>
            </w:r>
            <w:proofErr w:type="spellEnd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, available options: '</w:t>
            </w:r>
            <w:proofErr w:type="spellStart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persian</w:t>
            </w:r>
            <w:proofErr w:type="spellEnd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', '</w:t>
            </w:r>
            <w:proofErr w:type="spellStart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gregorian</w:t>
            </w:r>
            <w:proofErr w:type="spellEnd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'</w:t>
            </w:r>
          </w:p>
        </w:tc>
      </w:tr>
      <w:tr w:rsidR="00E850AE" w:rsidRPr="00E850AE" w:rsidTr="0076411C">
        <w:trPr>
          <w:trHeight w:val="567"/>
          <w:jc w:val="center"/>
        </w:trPr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rPr>
                <w:rFonts w:ascii="IRANSans" w:eastAsia="Times New Roman" w:hAnsi="IRANSans" w:cs="B Nazanin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calendar</w:t>
            </w:r>
          </w:p>
        </w:tc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  <w:t>object</w:t>
            </w:r>
          </w:p>
        </w:tc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</w:pPr>
          </w:p>
        </w:tc>
        <w:tc>
          <w:tcPr>
            <w:tcW w:w="7007" w:type="dxa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Calendar type and localization configuration</w:t>
            </w:r>
          </w:p>
        </w:tc>
      </w:tr>
      <w:tr w:rsidR="00E850AE" w:rsidRPr="00E850AE" w:rsidTr="0076411C">
        <w:trPr>
          <w:trHeight w:val="567"/>
          <w:jc w:val="center"/>
        </w:trPr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rPr>
                <w:rFonts w:ascii="IRANSans" w:eastAsia="Times New Roman" w:hAnsi="IRANSans" w:cs="B Nazanin"/>
                <w:sz w:val="24"/>
                <w:szCs w:val="24"/>
              </w:rPr>
            </w:pPr>
            <w:proofErr w:type="spellStart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calendar.persian</w:t>
            </w:r>
            <w:proofErr w:type="spellEnd"/>
          </w:p>
        </w:tc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  <w:t>object</w:t>
            </w:r>
          </w:p>
        </w:tc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</w:pPr>
          </w:p>
        </w:tc>
        <w:tc>
          <w:tcPr>
            <w:tcW w:w="7007" w:type="dxa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Persian calendar configuration</w:t>
            </w:r>
          </w:p>
        </w:tc>
      </w:tr>
      <w:tr w:rsidR="00E850AE" w:rsidRPr="00E850AE" w:rsidTr="0076411C">
        <w:trPr>
          <w:trHeight w:val="567"/>
          <w:jc w:val="center"/>
        </w:trPr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rPr>
                <w:rFonts w:ascii="IRANSans" w:eastAsia="Times New Roman" w:hAnsi="IRANSans" w:cs="B Nazanin"/>
                <w:sz w:val="24"/>
                <w:szCs w:val="24"/>
              </w:rPr>
            </w:pPr>
            <w:proofErr w:type="spellStart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calendar.persian.locale</w:t>
            </w:r>
            <w:proofErr w:type="spellEnd"/>
          </w:p>
        </w:tc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  <w:t>string</w:t>
            </w:r>
          </w:p>
        </w:tc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  <w:t>'fa'</w:t>
            </w:r>
          </w:p>
        </w:tc>
        <w:tc>
          <w:tcPr>
            <w:tcW w:w="7007" w:type="dxa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Set locale of Persian calendar available options: 'fa', '</w:t>
            </w:r>
            <w:proofErr w:type="spellStart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en</w:t>
            </w:r>
            <w:proofErr w:type="spellEnd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'</w:t>
            </w:r>
          </w:p>
        </w:tc>
      </w:tr>
      <w:tr w:rsidR="00E850AE" w:rsidRPr="00E850AE" w:rsidTr="0076411C">
        <w:trPr>
          <w:trHeight w:val="567"/>
          <w:jc w:val="center"/>
        </w:trPr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rPr>
                <w:rFonts w:ascii="IRANSans" w:eastAsia="Times New Roman" w:hAnsi="IRANSans" w:cs="B Nazanin"/>
                <w:sz w:val="24"/>
                <w:szCs w:val="24"/>
              </w:rPr>
            </w:pPr>
            <w:proofErr w:type="spellStart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calendar.persian.showHint</w:t>
            </w:r>
            <w:proofErr w:type="spellEnd"/>
          </w:p>
        </w:tc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</w:pPr>
            <w:proofErr w:type="spellStart"/>
            <w:r w:rsidRPr="00E850AE"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  <w:t>boolean</w:t>
            </w:r>
            <w:proofErr w:type="spellEnd"/>
          </w:p>
        </w:tc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  <w:t>false</w:t>
            </w:r>
          </w:p>
        </w:tc>
        <w:tc>
          <w:tcPr>
            <w:tcW w:w="7007" w:type="dxa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If set true, small date hint of this calendar will be shown on another calendar</w:t>
            </w:r>
          </w:p>
        </w:tc>
      </w:tr>
      <w:tr w:rsidR="00E850AE" w:rsidRPr="00E850AE" w:rsidTr="0076411C">
        <w:trPr>
          <w:trHeight w:val="567"/>
          <w:jc w:val="center"/>
        </w:trPr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rPr>
                <w:rFonts w:ascii="IRANSans" w:eastAsia="Times New Roman" w:hAnsi="IRANSans" w:cs="B Nazanin"/>
                <w:sz w:val="24"/>
                <w:szCs w:val="24"/>
              </w:rPr>
            </w:pPr>
            <w:proofErr w:type="spellStart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calendar.persian.leapYearMode</w:t>
            </w:r>
            <w:proofErr w:type="spellEnd"/>
          </w:p>
        </w:tc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  <w:t>string</w:t>
            </w:r>
          </w:p>
        </w:tc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  <w:t>algorithmic</w:t>
            </w:r>
          </w:p>
        </w:tc>
        <w:tc>
          <w:tcPr>
            <w:tcW w:w="7007" w:type="dxa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Persian calendar leap year calculation mode, available options: 'algorithmic', 'astronomical'</w:t>
            </w:r>
          </w:p>
        </w:tc>
      </w:tr>
      <w:tr w:rsidR="00E850AE" w:rsidRPr="00E850AE" w:rsidTr="0076411C">
        <w:trPr>
          <w:trHeight w:val="567"/>
          <w:jc w:val="center"/>
        </w:trPr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rPr>
                <w:rFonts w:ascii="IRANSans" w:eastAsia="Times New Roman" w:hAnsi="IRANSans" w:cs="B Nazanin"/>
                <w:sz w:val="24"/>
                <w:szCs w:val="24"/>
              </w:rPr>
            </w:pPr>
            <w:proofErr w:type="spellStart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calendar.gregorian</w:t>
            </w:r>
            <w:proofErr w:type="spellEnd"/>
          </w:p>
        </w:tc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  <w:t>object</w:t>
            </w:r>
          </w:p>
        </w:tc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</w:pPr>
          </w:p>
        </w:tc>
        <w:tc>
          <w:tcPr>
            <w:tcW w:w="7007" w:type="dxa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Gregorian calendar configuration</w:t>
            </w:r>
          </w:p>
        </w:tc>
      </w:tr>
      <w:tr w:rsidR="00E850AE" w:rsidRPr="00E850AE" w:rsidTr="0076411C">
        <w:trPr>
          <w:trHeight w:val="567"/>
          <w:jc w:val="center"/>
        </w:trPr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rPr>
                <w:rFonts w:ascii="IRANSans" w:eastAsia="Times New Roman" w:hAnsi="IRANSans" w:cs="B Nazanin"/>
                <w:sz w:val="24"/>
                <w:szCs w:val="24"/>
              </w:rPr>
            </w:pPr>
            <w:proofErr w:type="spellStart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calendar.gregorian.locale</w:t>
            </w:r>
            <w:proofErr w:type="spellEnd"/>
          </w:p>
        </w:tc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  <w:t>string</w:t>
            </w:r>
          </w:p>
        </w:tc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  <w:t>'en'</w:t>
            </w:r>
          </w:p>
        </w:tc>
        <w:tc>
          <w:tcPr>
            <w:tcW w:w="7007" w:type="dxa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set locale of Gregorian calendar available options: 'fa', '</w:t>
            </w:r>
            <w:proofErr w:type="spellStart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en</w:t>
            </w:r>
            <w:proofErr w:type="spellEnd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'</w:t>
            </w:r>
          </w:p>
        </w:tc>
      </w:tr>
      <w:tr w:rsidR="00E850AE" w:rsidRPr="00E850AE" w:rsidTr="0076411C">
        <w:trPr>
          <w:trHeight w:val="567"/>
          <w:jc w:val="center"/>
        </w:trPr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rPr>
                <w:rFonts w:ascii="IRANSans" w:eastAsia="Times New Roman" w:hAnsi="IRANSans" w:cs="B Nazanin"/>
                <w:sz w:val="24"/>
                <w:szCs w:val="24"/>
              </w:rPr>
            </w:pPr>
            <w:proofErr w:type="spellStart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calendar.gregorian.showHint</w:t>
            </w:r>
            <w:proofErr w:type="spellEnd"/>
          </w:p>
        </w:tc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</w:pPr>
            <w:proofErr w:type="spellStart"/>
            <w:r w:rsidRPr="00E850AE"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  <w:t>boolean</w:t>
            </w:r>
            <w:proofErr w:type="spellEnd"/>
          </w:p>
        </w:tc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  <w:t>false</w:t>
            </w:r>
          </w:p>
        </w:tc>
        <w:tc>
          <w:tcPr>
            <w:tcW w:w="7007" w:type="dxa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If set true, small date hint of this calendar will be shown on another calendar</w:t>
            </w:r>
          </w:p>
        </w:tc>
      </w:tr>
      <w:tr w:rsidR="00E850AE" w:rsidRPr="00E850AE" w:rsidTr="0076411C">
        <w:trPr>
          <w:trHeight w:val="567"/>
          <w:jc w:val="center"/>
        </w:trPr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rPr>
                <w:rFonts w:ascii="IRANSans" w:eastAsia="Times New Roman" w:hAnsi="IRANSans" w:cs="B Nazanin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responsive</w:t>
            </w:r>
          </w:p>
        </w:tc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</w:pPr>
            <w:proofErr w:type="spellStart"/>
            <w:r w:rsidRPr="00E850AE"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  <w:t>boolean</w:t>
            </w:r>
            <w:proofErr w:type="spellEnd"/>
          </w:p>
        </w:tc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  <w:t>true</w:t>
            </w:r>
          </w:p>
        </w:tc>
        <w:tc>
          <w:tcPr>
            <w:tcW w:w="7007" w:type="dxa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If set true make enable responsive view on mobile devices</w:t>
            </w:r>
          </w:p>
        </w:tc>
      </w:tr>
      <w:tr w:rsidR="00E850AE" w:rsidRPr="00E850AE" w:rsidTr="0076411C">
        <w:trPr>
          <w:trHeight w:val="567"/>
          <w:jc w:val="center"/>
        </w:trPr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rPr>
                <w:rFonts w:ascii="IRANSans" w:eastAsia="Times New Roman" w:hAnsi="IRANSans" w:cs="B Nazanin"/>
                <w:sz w:val="24"/>
                <w:szCs w:val="24"/>
              </w:rPr>
            </w:pPr>
            <w:proofErr w:type="spellStart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initialValue</w:t>
            </w:r>
            <w:proofErr w:type="spellEnd"/>
          </w:p>
        </w:tc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</w:pPr>
            <w:proofErr w:type="spellStart"/>
            <w:r w:rsidRPr="00E850AE"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  <w:t>boolean</w:t>
            </w:r>
            <w:proofErr w:type="spellEnd"/>
          </w:p>
        </w:tc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  <w:t>true</w:t>
            </w:r>
          </w:p>
        </w:tc>
        <w:tc>
          <w:tcPr>
            <w:tcW w:w="7007" w:type="dxa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 xml:space="preserve">If set true </w:t>
            </w:r>
            <w:proofErr w:type="spellStart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datepicker</w:t>
            </w:r>
            <w:proofErr w:type="spellEnd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 xml:space="preserve"> </w:t>
            </w:r>
            <w:proofErr w:type="spellStart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init</w:t>
            </w:r>
            <w:proofErr w:type="spellEnd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 xml:space="preserve"> with input value date, use data-date property when you want set inline </w:t>
            </w:r>
            <w:proofErr w:type="spellStart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datepicker</w:t>
            </w:r>
            <w:proofErr w:type="spellEnd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 xml:space="preserve"> initial value</w:t>
            </w:r>
          </w:p>
        </w:tc>
      </w:tr>
      <w:tr w:rsidR="00E850AE" w:rsidRPr="00E850AE" w:rsidTr="0076411C">
        <w:trPr>
          <w:trHeight w:val="567"/>
          <w:jc w:val="center"/>
        </w:trPr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rPr>
                <w:rFonts w:ascii="IRANSans" w:eastAsia="Times New Roman" w:hAnsi="IRANSans" w:cs="B Nazanin"/>
                <w:sz w:val="24"/>
                <w:szCs w:val="24"/>
              </w:rPr>
            </w:pPr>
            <w:proofErr w:type="spellStart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initialValueType</w:t>
            </w:r>
            <w:proofErr w:type="spellEnd"/>
          </w:p>
        </w:tc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  <w:t>string</w:t>
            </w:r>
          </w:p>
        </w:tc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  <w:t>'</w:t>
            </w:r>
            <w:proofErr w:type="spellStart"/>
            <w:r w:rsidRPr="00E850AE"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  <w:t>gregorian</w:t>
            </w:r>
            <w:proofErr w:type="spellEnd"/>
            <w:r w:rsidRPr="00E850AE"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  <w:t>'</w:t>
            </w:r>
          </w:p>
        </w:tc>
        <w:tc>
          <w:tcPr>
            <w:tcW w:w="7007" w:type="dxa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Initial value calendar type, accept: '</w:t>
            </w:r>
            <w:proofErr w:type="spellStart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persian</w:t>
            </w:r>
            <w:proofErr w:type="spellEnd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', '</w:t>
            </w:r>
            <w:proofErr w:type="spellStart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gregorian</w:t>
            </w:r>
            <w:proofErr w:type="spellEnd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'</w:t>
            </w:r>
          </w:p>
        </w:tc>
      </w:tr>
      <w:tr w:rsidR="00E850AE" w:rsidRPr="00E850AE" w:rsidTr="0076411C">
        <w:trPr>
          <w:trHeight w:val="567"/>
          <w:jc w:val="center"/>
        </w:trPr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rPr>
                <w:rFonts w:ascii="IRANSans" w:eastAsia="Times New Roman" w:hAnsi="IRANSans" w:cs="B Nazanin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lastRenderedPageBreak/>
              <w:t>inline</w:t>
            </w:r>
          </w:p>
        </w:tc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</w:pPr>
            <w:proofErr w:type="spellStart"/>
            <w:r w:rsidRPr="00E850AE"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  <w:t>boolean</w:t>
            </w:r>
            <w:proofErr w:type="spellEnd"/>
          </w:p>
        </w:tc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  <w:t>false</w:t>
            </w:r>
          </w:p>
        </w:tc>
        <w:tc>
          <w:tcPr>
            <w:tcW w:w="7007" w:type="dxa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 xml:space="preserve">If set true </w:t>
            </w:r>
            <w:proofErr w:type="spellStart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datepicker</w:t>
            </w:r>
            <w:proofErr w:type="spellEnd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 xml:space="preserve"> render inline</w:t>
            </w:r>
          </w:p>
        </w:tc>
      </w:tr>
      <w:tr w:rsidR="00E850AE" w:rsidRPr="00E850AE" w:rsidTr="0076411C">
        <w:trPr>
          <w:trHeight w:val="567"/>
          <w:jc w:val="center"/>
        </w:trPr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rPr>
                <w:rFonts w:ascii="IRANSans" w:eastAsia="Times New Roman" w:hAnsi="IRANSans" w:cs="B Nazanin"/>
                <w:sz w:val="24"/>
                <w:szCs w:val="24"/>
              </w:rPr>
            </w:pPr>
            <w:proofErr w:type="spellStart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persianDigit</w:t>
            </w:r>
            <w:proofErr w:type="spellEnd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 xml:space="preserve"> (DEPRECATED from 1.0.0)</w:t>
            </w:r>
          </w:p>
        </w:tc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</w:pPr>
            <w:proofErr w:type="spellStart"/>
            <w:r w:rsidRPr="00E850AE"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  <w:t>boolean</w:t>
            </w:r>
            <w:proofErr w:type="spellEnd"/>
          </w:p>
        </w:tc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  <w:t>true</w:t>
            </w:r>
          </w:p>
        </w:tc>
        <w:tc>
          <w:tcPr>
            <w:tcW w:w="7007" w:type="dxa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 xml:space="preserve">If set true all digit shows as </w:t>
            </w:r>
            <w:proofErr w:type="spellStart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persian</w:t>
            </w:r>
            <w:proofErr w:type="spellEnd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 xml:space="preserve"> digit</w:t>
            </w:r>
          </w:p>
        </w:tc>
      </w:tr>
      <w:tr w:rsidR="00E850AE" w:rsidRPr="00E850AE" w:rsidTr="0076411C">
        <w:trPr>
          <w:trHeight w:val="567"/>
          <w:jc w:val="center"/>
        </w:trPr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rPr>
                <w:rFonts w:ascii="IRANSans" w:eastAsia="Times New Roman" w:hAnsi="IRANSans" w:cs="B Nazanin"/>
                <w:sz w:val="24"/>
                <w:szCs w:val="24"/>
              </w:rPr>
            </w:pPr>
            <w:proofErr w:type="spellStart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viewMode</w:t>
            </w:r>
            <w:proofErr w:type="spellEnd"/>
          </w:p>
        </w:tc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  <w:t>string</w:t>
            </w:r>
          </w:p>
        </w:tc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  <w:t>'day'</w:t>
            </w:r>
          </w:p>
        </w:tc>
        <w:tc>
          <w:tcPr>
            <w:tcW w:w="7007" w:type="dxa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Accept 'day', 'month', 'year'</w:t>
            </w:r>
          </w:p>
        </w:tc>
      </w:tr>
      <w:tr w:rsidR="00E850AE" w:rsidRPr="00E850AE" w:rsidTr="0076411C">
        <w:trPr>
          <w:trHeight w:val="567"/>
          <w:jc w:val="center"/>
        </w:trPr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rPr>
                <w:rFonts w:ascii="IRANSans" w:eastAsia="Times New Roman" w:hAnsi="IRANSans" w:cs="B Nazanin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format</w:t>
            </w:r>
          </w:p>
        </w:tc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  <w:t>string</w:t>
            </w:r>
          </w:p>
        </w:tc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  <w:t>'LLLL'</w:t>
            </w:r>
          </w:p>
        </w:tc>
        <w:tc>
          <w:tcPr>
            <w:tcW w:w="7007" w:type="dxa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 xml:space="preserve">The date format, combination of d, </w:t>
            </w:r>
            <w:proofErr w:type="spellStart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dd</w:t>
            </w:r>
            <w:proofErr w:type="spellEnd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 xml:space="preserve">, m, mm, </w:t>
            </w:r>
            <w:proofErr w:type="spellStart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yy</w:t>
            </w:r>
            <w:proofErr w:type="spellEnd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 xml:space="preserve">, </w:t>
            </w:r>
            <w:proofErr w:type="spellStart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yyy</w:t>
            </w:r>
            <w:proofErr w:type="spellEnd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. </w:t>
            </w:r>
            <w:hyperlink r:id="rId306" w:anchor="format" w:history="1">
              <w:r w:rsidRPr="00E850AE">
                <w:rPr>
                  <w:rFonts w:ascii="IRANSans" w:eastAsia="Times New Roman" w:hAnsi="IRANSans" w:cs="B Nazanin"/>
                  <w:color w:val="EF5350"/>
                  <w:sz w:val="24"/>
                  <w:szCs w:val="24"/>
                </w:rPr>
                <w:t>format document</w:t>
              </w:r>
            </w:hyperlink>
          </w:p>
        </w:tc>
      </w:tr>
      <w:tr w:rsidR="00E850AE" w:rsidRPr="00E850AE" w:rsidTr="0076411C">
        <w:trPr>
          <w:trHeight w:val="567"/>
          <w:jc w:val="center"/>
        </w:trPr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rPr>
                <w:rFonts w:ascii="IRANSans" w:eastAsia="Times New Roman" w:hAnsi="IRANSans" w:cs="B Nazanin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formatter</w:t>
            </w:r>
          </w:p>
        </w:tc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  <w:t>function</w:t>
            </w:r>
          </w:p>
        </w:tc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  <w:t>function(</w:t>
            </w:r>
            <w:proofErr w:type="spellStart"/>
            <w:r w:rsidRPr="00E850AE"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  <w:t>unixDate</w:t>
            </w:r>
            <w:proofErr w:type="spellEnd"/>
            <w:r w:rsidRPr="00E850AE"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  <w:t xml:space="preserve">){return </w:t>
            </w:r>
            <w:proofErr w:type="spellStart"/>
            <w:r w:rsidRPr="00E850AE"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  <w:t>unixDate</w:t>
            </w:r>
            <w:proofErr w:type="spellEnd"/>
            <w:r w:rsidRPr="00E850AE"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  <w:t>}</w:t>
            </w:r>
          </w:p>
        </w:tc>
        <w:tc>
          <w:tcPr>
            <w:tcW w:w="7007" w:type="dxa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Main Input value formatter function</w:t>
            </w:r>
          </w:p>
        </w:tc>
      </w:tr>
      <w:tr w:rsidR="00E850AE" w:rsidRPr="00E850AE" w:rsidTr="0076411C">
        <w:trPr>
          <w:trHeight w:val="567"/>
          <w:jc w:val="center"/>
        </w:trPr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rPr>
                <w:rFonts w:ascii="IRANSans" w:eastAsia="Times New Roman" w:hAnsi="IRANSans" w:cs="B Nazanin"/>
                <w:sz w:val="24"/>
                <w:szCs w:val="24"/>
              </w:rPr>
            </w:pPr>
            <w:proofErr w:type="spellStart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altField</w:t>
            </w:r>
            <w:proofErr w:type="spellEnd"/>
          </w:p>
        </w:tc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  <w:t>string</w:t>
            </w:r>
          </w:p>
        </w:tc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  <w:t>null</w:t>
            </w:r>
          </w:p>
        </w:tc>
        <w:tc>
          <w:tcPr>
            <w:tcW w:w="7007" w:type="dxa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 xml:space="preserve">An input element that is to be updated with the selected date from the </w:t>
            </w:r>
            <w:proofErr w:type="spellStart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datepicker</w:t>
            </w:r>
            <w:proofErr w:type="spellEnd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 xml:space="preserve">. Use the </w:t>
            </w:r>
            <w:proofErr w:type="spellStart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altFormat</w:t>
            </w:r>
            <w:proofErr w:type="spellEnd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 xml:space="preserve"> option to change the format of the date within this field. Leave as blank for no alternate field. acceptable value: : '#</w:t>
            </w:r>
            <w:proofErr w:type="spellStart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elementId</w:t>
            </w:r>
            <w:proofErr w:type="spellEnd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','.element-class'</w:t>
            </w:r>
          </w:p>
        </w:tc>
      </w:tr>
      <w:tr w:rsidR="00E850AE" w:rsidRPr="00E850AE" w:rsidTr="0076411C">
        <w:trPr>
          <w:trHeight w:val="567"/>
          <w:jc w:val="center"/>
        </w:trPr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rPr>
                <w:rFonts w:ascii="IRANSans" w:eastAsia="Times New Roman" w:hAnsi="IRANSans" w:cs="B Nazanin"/>
                <w:sz w:val="24"/>
                <w:szCs w:val="24"/>
              </w:rPr>
            </w:pPr>
            <w:proofErr w:type="spellStart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altFormat</w:t>
            </w:r>
            <w:proofErr w:type="spellEnd"/>
          </w:p>
        </w:tc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  <w:t>string</w:t>
            </w:r>
          </w:p>
        </w:tc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  <w:t>'</w:t>
            </w:r>
            <w:proofErr w:type="spellStart"/>
            <w:r w:rsidRPr="00E850AE"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  <w:t>unix</w:t>
            </w:r>
            <w:proofErr w:type="spellEnd"/>
            <w:r w:rsidRPr="00E850AE"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  <w:t>'</w:t>
            </w:r>
          </w:p>
        </w:tc>
        <w:tc>
          <w:tcPr>
            <w:tcW w:w="7007" w:type="dxa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 xml:space="preserve">The date format, combination of d, </w:t>
            </w:r>
            <w:proofErr w:type="spellStart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dd</w:t>
            </w:r>
            <w:proofErr w:type="spellEnd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 xml:space="preserve">, m, mm, </w:t>
            </w:r>
            <w:proofErr w:type="spellStart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yy</w:t>
            </w:r>
            <w:proofErr w:type="spellEnd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 xml:space="preserve">, </w:t>
            </w:r>
            <w:proofErr w:type="spellStart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yyy</w:t>
            </w:r>
            <w:proofErr w:type="spellEnd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. </w:t>
            </w:r>
            <w:hyperlink r:id="rId307" w:anchor="format" w:history="1">
              <w:r w:rsidRPr="00E850AE">
                <w:rPr>
                  <w:rFonts w:ascii="IRANSans" w:eastAsia="Times New Roman" w:hAnsi="IRANSans" w:cs="B Nazanin"/>
                  <w:color w:val="EF5350"/>
                  <w:sz w:val="24"/>
                  <w:szCs w:val="24"/>
                </w:rPr>
                <w:t>format document</w:t>
              </w:r>
            </w:hyperlink>
          </w:p>
        </w:tc>
      </w:tr>
      <w:tr w:rsidR="00E850AE" w:rsidRPr="00E850AE" w:rsidTr="0076411C">
        <w:trPr>
          <w:trHeight w:val="567"/>
          <w:jc w:val="center"/>
        </w:trPr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rPr>
                <w:rFonts w:ascii="IRANSans" w:eastAsia="Times New Roman" w:hAnsi="IRANSans" w:cs="B Nazanin"/>
                <w:sz w:val="24"/>
                <w:szCs w:val="24"/>
              </w:rPr>
            </w:pPr>
            <w:proofErr w:type="spellStart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altFieldFormatter</w:t>
            </w:r>
            <w:proofErr w:type="spellEnd"/>
          </w:p>
        </w:tc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  <w:t>function</w:t>
            </w:r>
          </w:p>
        </w:tc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  <w:t>function(</w:t>
            </w:r>
            <w:proofErr w:type="spellStart"/>
            <w:r w:rsidRPr="00E850AE"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  <w:t>unixDate</w:t>
            </w:r>
            <w:proofErr w:type="spellEnd"/>
            <w:r w:rsidRPr="00E850AE"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  <w:t xml:space="preserve">){return </w:t>
            </w:r>
            <w:proofErr w:type="spellStart"/>
            <w:r w:rsidRPr="00E850AE"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  <w:t>unixDate</w:t>
            </w:r>
            <w:proofErr w:type="spellEnd"/>
            <w:r w:rsidRPr="00E850AE"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  <w:t>}</w:t>
            </w:r>
          </w:p>
        </w:tc>
        <w:tc>
          <w:tcPr>
            <w:tcW w:w="7007" w:type="dxa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 xml:space="preserve">Format value of alt field input </w:t>
            </w:r>
            <w:proofErr w:type="spellStart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input</w:t>
            </w:r>
            <w:proofErr w:type="spellEnd"/>
          </w:p>
        </w:tc>
      </w:tr>
      <w:tr w:rsidR="00E850AE" w:rsidRPr="00E850AE" w:rsidTr="0076411C">
        <w:trPr>
          <w:trHeight w:val="567"/>
          <w:jc w:val="center"/>
        </w:trPr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rPr>
                <w:rFonts w:ascii="IRANSans" w:eastAsia="Times New Roman" w:hAnsi="IRANSans" w:cs="B Nazanin"/>
                <w:sz w:val="24"/>
                <w:szCs w:val="24"/>
              </w:rPr>
            </w:pPr>
            <w:proofErr w:type="spellStart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minDate</w:t>
            </w:r>
            <w:proofErr w:type="spellEnd"/>
          </w:p>
        </w:tc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  <w:t>Unix Offset</w:t>
            </w:r>
          </w:p>
        </w:tc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  <w:t>null</w:t>
            </w:r>
          </w:p>
        </w:tc>
        <w:tc>
          <w:tcPr>
            <w:tcW w:w="7007" w:type="dxa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 xml:space="preserve">Set min date on </w:t>
            </w:r>
            <w:proofErr w:type="spellStart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datepicker</w:t>
            </w:r>
            <w:proofErr w:type="spellEnd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 xml:space="preserve">, prevent user select date before given </w:t>
            </w:r>
            <w:proofErr w:type="spellStart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unix</w:t>
            </w:r>
            <w:proofErr w:type="spellEnd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 xml:space="preserve"> time</w:t>
            </w:r>
          </w:p>
        </w:tc>
      </w:tr>
      <w:tr w:rsidR="00E850AE" w:rsidRPr="00E850AE" w:rsidTr="0076411C">
        <w:trPr>
          <w:trHeight w:val="567"/>
          <w:jc w:val="center"/>
        </w:trPr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rPr>
                <w:rFonts w:ascii="IRANSans" w:eastAsia="Times New Roman" w:hAnsi="IRANSans" w:cs="B Nazanin"/>
                <w:sz w:val="24"/>
                <w:szCs w:val="24"/>
              </w:rPr>
            </w:pPr>
            <w:proofErr w:type="spellStart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maxDate</w:t>
            </w:r>
            <w:proofErr w:type="spellEnd"/>
          </w:p>
        </w:tc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  <w:t>Unix Offset</w:t>
            </w:r>
          </w:p>
        </w:tc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  <w:t>null</w:t>
            </w:r>
          </w:p>
        </w:tc>
        <w:tc>
          <w:tcPr>
            <w:tcW w:w="7007" w:type="dxa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 xml:space="preserve">Set max date on </w:t>
            </w:r>
            <w:proofErr w:type="spellStart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datepicker</w:t>
            </w:r>
            <w:proofErr w:type="spellEnd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 xml:space="preserve">, prevent user select date after given </w:t>
            </w:r>
            <w:proofErr w:type="spellStart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unix</w:t>
            </w:r>
            <w:proofErr w:type="spellEnd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 xml:space="preserve"> time</w:t>
            </w:r>
          </w:p>
        </w:tc>
      </w:tr>
      <w:tr w:rsidR="00E850AE" w:rsidRPr="00E850AE" w:rsidTr="0076411C">
        <w:trPr>
          <w:trHeight w:val="567"/>
          <w:jc w:val="center"/>
        </w:trPr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rPr>
                <w:rFonts w:ascii="IRANSans" w:eastAsia="Times New Roman" w:hAnsi="IRANSans" w:cs="B Nazanin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navigator</w:t>
            </w:r>
          </w:p>
        </w:tc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  <w:t>object</w:t>
            </w:r>
          </w:p>
        </w:tc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</w:pPr>
          </w:p>
        </w:tc>
        <w:tc>
          <w:tcPr>
            <w:tcW w:w="7007" w:type="dxa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 xml:space="preserve">Navigator </w:t>
            </w:r>
            <w:proofErr w:type="spellStart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config</w:t>
            </w:r>
            <w:proofErr w:type="spellEnd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 xml:space="preserve"> object</w:t>
            </w:r>
          </w:p>
        </w:tc>
      </w:tr>
      <w:tr w:rsidR="00E850AE" w:rsidRPr="00E850AE" w:rsidTr="0076411C">
        <w:trPr>
          <w:trHeight w:val="567"/>
          <w:jc w:val="center"/>
        </w:trPr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rPr>
                <w:rFonts w:ascii="IRANSans" w:eastAsia="Times New Roman" w:hAnsi="IRANSans" w:cs="B Nazanin"/>
                <w:sz w:val="24"/>
                <w:szCs w:val="24"/>
              </w:rPr>
            </w:pPr>
            <w:proofErr w:type="spellStart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navigator.enabled</w:t>
            </w:r>
            <w:proofErr w:type="spellEnd"/>
          </w:p>
        </w:tc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</w:pPr>
            <w:proofErr w:type="spellStart"/>
            <w:r w:rsidRPr="00E850AE"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  <w:t>boolean</w:t>
            </w:r>
            <w:proofErr w:type="spellEnd"/>
          </w:p>
        </w:tc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  <w:t>true</w:t>
            </w:r>
          </w:p>
        </w:tc>
        <w:tc>
          <w:tcPr>
            <w:tcW w:w="7007" w:type="dxa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Make navigator enable or disable</w:t>
            </w:r>
          </w:p>
        </w:tc>
      </w:tr>
      <w:tr w:rsidR="00E850AE" w:rsidRPr="00E850AE" w:rsidTr="0076411C">
        <w:trPr>
          <w:trHeight w:val="567"/>
          <w:jc w:val="center"/>
        </w:trPr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rPr>
                <w:rFonts w:ascii="IRANSans" w:eastAsia="Times New Roman" w:hAnsi="IRANSans" w:cs="B Nazanin"/>
                <w:sz w:val="24"/>
                <w:szCs w:val="24"/>
              </w:rPr>
            </w:pPr>
            <w:proofErr w:type="spellStart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lastRenderedPageBreak/>
              <w:t>navigator.scroll</w:t>
            </w:r>
            <w:proofErr w:type="spellEnd"/>
          </w:p>
        </w:tc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  <w:t>object</w:t>
            </w:r>
          </w:p>
        </w:tc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</w:pPr>
          </w:p>
        </w:tc>
        <w:tc>
          <w:tcPr>
            <w:tcW w:w="7007" w:type="dxa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Navigate by scroll configuration</w:t>
            </w:r>
          </w:p>
        </w:tc>
      </w:tr>
      <w:tr w:rsidR="00E850AE" w:rsidRPr="00E850AE" w:rsidTr="0076411C">
        <w:trPr>
          <w:trHeight w:val="567"/>
          <w:jc w:val="center"/>
        </w:trPr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rPr>
                <w:rFonts w:ascii="IRANSans" w:eastAsia="Times New Roman" w:hAnsi="IRANSans" w:cs="B Nazanin"/>
                <w:sz w:val="24"/>
                <w:szCs w:val="24"/>
              </w:rPr>
            </w:pPr>
            <w:proofErr w:type="spellStart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navigator.scroll.enabled</w:t>
            </w:r>
            <w:proofErr w:type="spellEnd"/>
          </w:p>
        </w:tc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</w:pPr>
            <w:proofErr w:type="spellStart"/>
            <w:r w:rsidRPr="00E850AE"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  <w:t>boolean</w:t>
            </w:r>
            <w:proofErr w:type="spellEnd"/>
          </w:p>
        </w:tc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  <w:t>true</w:t>
            </w:r>
          </w:p>
        </w:tc>
        <w:tc>
          <w:tcPr>
            <w:tcW w:w="7007" w:type="dxa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If you want prevent to navigate with mouse-wheel event make this option false</w:t>
            </w:r>
          </w:p>
        </w:tc>
      </w:tr>
      <w:tr w:rsidR="00E850AE" w:rsidRPr="00E850AE" w:rsidTr="0076411C">
        <w:trPr>
          <w:trHeight w:val="567"/>
          <w:jc w:val="center"/>
        </w:trPr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rPr>
                <w:rFonts w:ascii="IRANSans" w:eastAsia="Times New Roman" w:hAnsi="IRANSans" w:cs="B Nazanin"/>
                <w:sz w:val="24"/>
                <w:szCs w:val="24"/>
              </w:rPr>
            </w:pPr>
            <w:proofErr w:type="spellStart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navigator.text</w:t>
            </w:r>
            <w:proofErr w:type="spellEnd"/>
          </w:p>
        </w:tc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  <w:t>object</w:t>
            </w:r>
          </w:p>
        </w:tc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</w:pPr>
          </w:p>
        </w:tc>
        <w:tc>
          <w:tcPr>
            <w:tcW w:w="7007" w:type="dxa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 xml:space="preserve">Navigator text </w:t>
            </w:r>
            <w:proofErr w:type="spellStart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config</w:t>
            </w:r>
            <w:proofErr w:type="spellEnd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 xml:space="preserve"> object</w:t>
            </w:r>
          </w:p>
        </w:tc>
      </w:tr>
      <w:tr w:rsidR="00E850AE" w:rsidRPr="00E850AE" w:rsidTr="0076411C">
        <w:trPr>
          <w:trHeight w:val="567"/>
          <w:jc w:val="center"/>
        </w:trPr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rPr>
                <w:rFonts w:ascii="IRANSans" w:eastAsia="Times New Roman" w:hAnsi="IRANSans" w:cs="B Nazanin"/>
                <w:sz w:val="24"/>
                <w:szCs w:val="24"/>
              </w:rPr>
            </w:pPr>
            <w:proofErr w:type="spellStart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navigator.text.btnNextText</w:t>
            </w:r>
            <w:proofErr w:type="spellEnd"/>
          </w:p>
        </w:tc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  <w:t>string</w:t>
            </w:r>
          </w:p>
        </w:tc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  <w:t>'&lt;'</w:t>
            </w:r>
          </w:p>
        </w:tc>
        <w:tc>
          <w:tcPr>
            <w:tcW w:w="7007" w:type="dxa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Text of next button</w:t>
            </w:r>
          </w:p>
        </w:tc>
      </w:tr>
      <w:tr w:rsidR="00E850AE" w:rsidRPr="00E850AE" w:rsidTr="0076411C">
        <w:trPr>
          <w:trHeight w:val="567"/>
          <w:jc w:val="center"/>
        </w:trPr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rPr>
                <w:rFonts w:ascii="IRANSans" w:eastAsia="Times New Roman" w:hAnsi="IRANSans" w:cs="B Nazanin"/>
                <w:sz w:val="24"/>
                <w:szCs w:val="24"/>
              </w:rPr>
            </w:pPr>
            <w:proofErr w:type="spellStart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navigator.text.btnPrevText</w:t>
            </w:r>
            <w:proofErr w:type="spellEnd"/>
          </w:p>
        </w:tc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  <w:t>string</w:t>
            </w:r>
          </w:p>
        </w:tc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  <w:t>'&gt;'</w:t>
            </w:r>
          </w:p>
        </w:tc>
        <w:tc>
          <w:tcPr>
            <w:tcW w:w="7007" w:type="dxa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Text of previews button</w:t>
            </w:r>
          </w:p>
        </w:tc>
      </w:tr>
      <w:tr w:rsidR="00E850AE" w:rsidRPr="00E850AE" w:rsidTr="0076411C">
        <w:trPr>
          <w:trHeight w:val="567"/>
          <w:jc w:val="center"/>
        </w:trPr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rPr>
                <w:rFonts w:ascii="IRANSans" w:eastAsia="Times New Roman" w:hAnsi="IRANSans" w:cs="B Nazanin"/>
                <w:sz w:val="24"/>
                <w:szCs w:val="24"/>
              </w:rPr>
            </w:pPr>
            <w:proofErr w:type="spellStart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navigator.onNext</w:t>
            </w:r>
            <w:proofErr w:type="spellEnd"/>
          </w:p>
        </w:tc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  <w:t>event</w:t>
            </w:r>
          </w:p>
        </w:tc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  <w:t>function (navigator) {}</w:t>
            </w:r>
          </w:p>
        </w:tc>
        <w:tc>
          <w:tcPr>
            <w:tcW w:w="7007" w:type="dxa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Called when navigator goes to next state</w:t>
            </w:r>
          </w:p>
        </w:tc>
      </w:tr>
      <w:tr w:rsidR="00E850AE" w:rsidRPr="00E850AE" w:rsidTr="0076411C">
        <w:trPr>
          <w:trHeight w:val="567"/>
          <w:jc w:val="center"/>
        </w:trPr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rPr>
                <w:rFonts w:ascii="IRANSans" w:eastAsia="Times New Roman" w:hAnsi="IRANSans" w:cs="B Nazanin"/>
                <w:sz w:val="24"/>
                <w:szCs w:val="24"/>
              </w:rPr>
            </w:pPr>
            <w:proofErr w:type="spellStart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navigator.onPrev</w:t>
            </w:r>
            <w:proofErr w:type="spellEnd"/>
          </w:p>
        </w:tc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  <w:t>event</w:t>
            </w:r>
          </w:p>
        </w:tc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  <w:t>function (navigator) {}</w:t>
            </w:r>
          </w:p>
        </w:tc>
        <w:tc>
          <w:tcPr>
            <w:tcW w:w="7007" w:type="dxa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 xml:space="preserve">Called when navigator goes to </w:t>
            </w:r>
            <w:proofErr w:type="spellStart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prev</w:t>
            </w:r>
            <w:proofErr w:type="spellEnd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 xml:space="preserve"> state</w:t>
            </w:r>
          </w:p>
        </w:tc>
      </w:tr>
      <w:tr w:rsidR="00E850AE" w:rsidRPr="00E850AE" w:rsidTr="0076411C">
        <w:trPr>
          <w:trHeight w:val="567"/>
          <w:jc w:val="center"/>
        </w:trPr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rPr>
                <w:rFonts w:ascii="IRANSans" w:eastAsia="Times New Roman" w:hAnsi="IRANSans" w:cs="B Nazanin"/>
                <w:sz w:val="24"/>
                <w:szCs w:val="24"/>
              </w:rPr>
            </w:pPr>
            <w:proofErr w:type="spellStart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navigator.onSwitch</w:t>
            </w:r>
            <w:proofErr w:type="spellEnd"/>
          </w:p>
        </w:tc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  <w:t>event</w:t>
            </w:r>
          </w:p>
        </w:tc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  <w:t>function (state) {}</w:t>
            </w:r>
          </w:p>
        </w:tc>
        <w:tc>
          <w:tcPr>
            <w:tcW w:w="7007" w:type="dxa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Called when navigator switch</w:t>
            </w:r>
          </w:p>
        </w:tc>
      </w:tr>
      <w:tr w:rsidR="00E850AE" w:rsidRPr="00E850AE" w:rsidTr="0076411C">
        <w:trPr>
          <w:trHeight w:val="567"/>
          <w:jc w:val="center"/>
        </w:trPr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rPr>
                <w:rFonts w:ascii="IRANSans" w:eastAsia="Times New Roman" w:hAnsi="IRANSans" w:cs="B Nazanin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toolbox</w:t>
            </w:r>
          </w:p>
        </w:tc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  <w:t>object</w:t>
            </w:r>
          </w:p>
        </w:tc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</w:pPr>
          </w:p>
        </w:tc>
        <w:tc>
          <w:tcPr>
            <w:tcW w:w="7007" w:type="dxa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Toolbox object options.</w:t>
            </w:r>
          </w:p>
        </w:tc>
      </w:tr>
      <w:tr w:rsidR="00E850AE" w:rsidRPr="00E850AE" w:rsidTr="0076411C">
        <w:trPr>
          <w:trHeight w:val="567"/>
          <w:jc w:val="center"/>
        </w:trPr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rPr>
                <w:rFonts w:ascii="IRANSans" w:eastAsia="Times New Roman" w:hAnsi="IRANSans" w:cs="B Nazanin"/>
                <w:sz w:val="24"/>
                <w:szCs w:val="24"/>
              </w:rPr>
            </w:pPr>
            <w:proofErr w:type="spellStart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toolbox.enabled</w:t>
            </w:r>
            <w:proofErr w:type="spellEnd"/>
          </w:p>
        </w:tc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</w:pPr>
            <w:proofErr w:type="spellStart"/>
            <w:r w:rsidRPr="00E850AE"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  <w:t>boolean</w:t>
            </w:r>
            <w:proofErr w:type="spellEnd"/>
          </w:p>
        </w:tc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  <w:t>true</w:t>
            </w:r>
          </w:p>
        </w:tc>
        <w:tc>
          <w:tcPr>
            <w:tcW w:w="7007" w:type="dxa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Enable/Disable toolbox object</w:t>
            </w:r>
          </w:p>
        </w:tc>
      </w:tr>
      <w:tr w:rsidR="00E850AE" w:rsidRPr="00E850AE" w:rsidTr="0076411C">
        <w:trPr>
          <w:trHeight w:val="567"/>
          <w:jc w:val="center"/>
        </w:trPr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rPr>
                <w:rFonts w:ascii="IRANSans" w:eastAsia="Times New Roman" w:hAnsi="IRANSans" w:cs="B Nazanin"/>
                <w:sz w:val="24"/>
                <w:szCs w:val="24"/>
              </w:rPr>
            </w:pPr>
            <w:proofErr w:type="spellStart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toolbox.text</w:t>
            </w:r>
            <w:proofErr w:type="spellEnd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 xml:space="preserve"> (DEPRECATED from 1.0.0)</w:t>
            </w:r>
          </w:p>
        </w:tc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  <w:t>object</w:t>
            </w:r>
          </w:p>
        </w:tc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</w:pPr>
          </w:p>
        </w:tc>
        <w:tc>
          <w:tcPr>
            <w:tcW w:w="7007" w:type="dxa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sz w:val="24"/>
                <w:szCs w:val="24"/>
              </w:rPr>
            </w:pPr>
          </w:p>
        </w:tc>
      </w:tr>
      <w:tr w:rsidR="00E850AE" w:rsidRPr="00E850AE" w:rsidTr="0076411C">
        <w:trPr>
          <w:trHeight w:val="567"/>
          <w:jc w:val="center"/>
        </w:trPr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rPr>
                <w:rFonts w:ascii="IRANSans" w:eastAsia="Times New Roman" w:hAnsi="IRANSans" w:cs="B Nazanin"/>
                <w:sz w:val="24"/>
                <w:szCs w:val="24"/>
              </w:rPr>
            </w:pPr>
            <w:proofErr w:type="spellStart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toolbox.text.btnToday</w:t>
            </w:r>
            <w:proofErr w:type="spellEnd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 xml:space="preserve"> (DEPRECATED from 1.0.0)</w:t>
            </w:r>
          </w:p>
        </w:tc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  <w:t>string</w:t>
            </w:r>
          </w:p>
        </w:tc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  <w:t>'</w:t>
            </w:r>
            <w:r w:rsidRPr="00E850AE">
              <w:rPr>
                <w:rFonts w:ascii="IRANSans" w:eastAsia="Times New Roman" w:hAnsi="IRANSans" w:cs="B Nazanin"/>
                <w:color w:val="888888"/>
                <w:sz w:val="24"/>
                <w:szCs w:val="24"/>
                <w:rtl/>
              </w:rPr>
              <w:t>امروز</w:t>
            </w:r>
            <w:r w:rsidRPr="00E850AE"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  <w:t>'</w:t>
            </w:r>
          </w:p>
        </w:tc>
        <w:tc>
          <w:tcPr>
            <w:tcW w:w="7007" w:type="dxa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Today button text</w:t>
            </w:r>
          </w:p>
        </w:tc>
      </w:tr>
      <w:tr w:rsidR="00E850AE" w:rsidRPr="00E850AE" w:rsidTr="0076411C">
        <w:trPr>
          <w:trHeight w:val="567"/>
          <w:jc w:val="center"/>
        </w:trPr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rPr>
                <w:rFonts w:ascii="IRANSans" w:eastAsia="Times New Roman" w:hAnsi="IRANSans" w:cs="B Nazanin"/>
                <w:sz w:val="24"/>
                <w:szCs w:val="24"/>
              </w:rPr>
            </w:pPr>
            <w:proofErr w:type="spellStart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toolbox.todayButton</w:t>
            </w:r>
            <w:proofErr w:type="spellEnd"/>
          </w:p>
        </w:tc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  <w:t>object</w:t>
            </w:r>
          </w:p>
        </w:tc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</w:pPr>
          </w:p>
        </w:tc>
        <w:tc>
          <w:tcPr>
            <w:tcW w:w="7007" w:type="dxa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Toolbox today button configuration</w:t>
            </w:r>
          </w:p>
        </w:tc>
      </w:tr>
      <w:tr w:rsidR="00E850AE" w:rsidRPr="00E850AE" w:rsidTr="0076411C">
        <w:trPr>
          <w:trHeight w:val="567"/>
          <w:jc w:val="center"/>
        </w:trPr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rPr>
                <w:rFonts w:ascii="IRANSans" w:eastAsia="Times New Roman" w:hAnsi="IRANSans" w:cs="B Nazanin"/>
                <w:sz w:val="24"/>
                <w:szCs w:val="24"/>
              </w:rPr>
            </w:pPr>
            <w:proofErr w:type="spellStart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lastRenderedPageBreak/>
              <w:t>toolbox.todayButton.enabled</w:t>
            </w:r>
            <w:proofErr w:type="spellEnd"/>
          </w:p>
        </w:tc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</w:pPr>
            <w:proofErr w:type="spellStart"/>
            <w:r w:rsidRPr="00E850AE"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  <w:t>boolean</w:t>
            </w:r>
            <w:proofErr w:type="spellEnd"/>
          </w:p>
        </w:tc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  <w:t>false</w:t>
            </w:r>
          </w:p>
        </w:tc>
        <w:tc>
          <w:tcPr>
            <w:tcW w:w="7007" w:type="dxa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Make toolbox today button enable or disable</w:t>
            </w:r>
          </w:p>
        </w:tc>
      </w:tr>
      <w:tr w:rsidR="00E850AE" w:rsidRPr="00E850AE" w:rsidTr="0076411C">
        <w:trPr>
          <w:trHeight w:val="567"/>
          <w:jc w:val="center"/>
        </w:trPr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rPr>
                <w:rFonts w:ascii="IRANSans" w:eastAsia="Times New Roman" w:hAnsi="IRANSans" w:cs="B Nazanin"/>
                <w:sz w:val="24"/>
                <w:szCs w:val="24"/>
              </w:rPr>
            </w:pPr>
            <w:proofErr w:type="spellStart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toolbox.todayButton.text</w:t>
            </w:r>
            <w:proofErr w:type="spellEnd"/>
          </w:p>
        </w:tc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  <w:t>object</w:t>
            </w:r>
          </w:p>
        </w:tc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</w:pPr>
          </w:p>
        </w:tc>
        <w:tc>
          <w:tcPr>
            <w:tcW w:w="7007" w:type="dxa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Today button text</w:t>
            </w:r>
          </w:p>
        </w:tc>
      </w:tr>
      <w:tr w:rsidR="00E850AE" w:rsidRPr="00E850AE" w:rsidTr="0076411C">
        <w:trPr>
          <w:trHeight w:val="567"/>
          <w:jc w:val="center"/>
        </w:trPr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rPr>
                <w:rFonts w:ascii="IRANSans" w:eastAsia="Times New Roman" w:hAnsi="IRANSans" w:cs="B Nazanin"/>
                <w:sz w:val="24"/>
                <w:szCs w:val="24"/>
              </w:rPr>
            </w:pPr>
            <w:proofErr w:type="spellStart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toolbox.todayButton.text.fa</w:t>
            </w:r>
            <w:proofErr w:type="spellEnd"/>
          </w:p>
        </w:tc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  <w:t>string</w:t>
            </w:r>
          </w:p>
        </w:tc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  <w:t>'</w:t>
            </w:r>
            <w:r w:rsidRPr="00E850AE">
              <w:rPr>
                <w:rFonts w:ascii="IRANSans" w:eastAsia="Times New Roman" w:hAnsi="IRANSans" w:cs="B Nazanin"/>
                <w:color w:val="888888"/>
                <w:sz w:val="24"/>
                <w:szCs w:val="24"/>
                <w:rtl/>
              </w:rPr>
              <w:t>امروز</w:t>
            </w:r>
            <w:r w:rsidRPr="00E850AE"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  <w:t>'</w:t>
            </w:r>
          </w:p>
        </w:tc>
        <w:tc>
          <w:tcPr>
            <w:tcW w:w="7007" w:type="dxa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Show when current calendar is Persian</w:t>
            </w:r>
          </w:p>
        </w:tc>
      </w:tr>
      <w:tr w:rsidR="00E850AE" w:rsidRPr="00E850AE" w:rsidTr="0076411C">
        <w:trPr>
          <w:trHeight w:val="567"/>
          <w:jc w:val="center"/>
        </w:trPr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rPr>
                <w:rFonts w:ascii="IRANSans" w:eastAsia="Times New Roman" w:hAnsi="IRANSans" w:cs="B Nazanin"/>
                <w:sz w:val="24"/>
                <w:szCs w:val="24"/>
              </w:rPr>
            </w:pPr>
            <w:proofErr w:type="spellStart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toolbox.todayButton.text.en</w:t>
            </w:r>
            <w:proofErr w:type="spellEnd"/>
          </w:p>
        </w:tc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  <w:t>string</w:t>
            </w:r>
          </w:p>
        </w:tc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  <w:t>'Today'</w:t>
            </w:r>
          </w:p>
        </w:tc>
        <w:tc>
          <w:tcPr>
            <w:tcW w:w="7007" w:type="dxa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Show when current calendar is Gregorian</w:t>
            </w:r>
          </w:p>
        </w:tc>
      </w:tr>
      <w:tr w:rsidR="00E850AE" w:rsidRPr="00E850AE" w:rsidTr="0076411C">
        <w:trPr>
          <w:trHeight w:val="567"/>
          <w:jc w:val="center"/>
        </w:trPr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rPr>
                <w:rFonts w:ascii="IRANSans" w:eastAsia="Times New Roman" w:hAnsi="IRANSans" w:cs="B Nazanin"/>
                <w:sz w:val="24"/>
                <w:szCs w:val="24"/>
              </w:rPr>
            </w:pPr>
            <w:proofErr w:type="spellStart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toolbox.todayButton.onToday</w:t>
            </w:r>
            <w:proofErr w:type="spellEnd"/>
          </w:p>
        </w:tc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  <w:t>event</w:t>
            </w:r>
          </w:p>
        </w:tc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  <w:t>function () {}</w:t>
            </w:r>
          </w:p>
        </w:tc>
        <w:tc>
          <w:tcPr>
            <w:tcW w:w="7007" w:type="dxa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Called when today button clicked</w:t>
            </w:r>
          </w:p>
        </w:tc>
      </w:tr>
      <w:tr w:rsidR="00E850AE" w:rsidRPr="00E850AE" w:rsidTr="0076411C">
        <w:trPr>
          <w:trHeight w:val="567"/>
          <w:jc w:val="center"/>
        </w:trPr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rPr>
                <w:rFonts w:ascii="IRANSans" w:eastAsia="Times New Roman" w:hAnsi="IRANSans" w:cs="B Nazanin"/>
                <w:sz w:val="24"/>
                <w:szCs w:val="24"/>
              </w:rPr>
            </w:pPr>
            <w:proofErr w:type="spellStart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toolbox.submitButton</w:t>
            </w:r>
            <w:proofErr w:type="spellEnd"/>
          </w:p>
        </w:tc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  <w:t>object</w:t>
            </w:r>
          </w:p>
        </w:tc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</w:pPr>
          </w:p>
        </w:tc>
        <w:tc>
          <w:tcPr>
            <w:tcW w:w="7007" w:type="dxa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Toolbox today button configuration</w:t>
            </w:r>
          </w:p>
        </w:tc>
      </w:tr>
      <w:tr w:rsidR="00E850AE" w:rsidRPr="00E850AE" w:rsidTr="0076411C">
        <w:trPr>
          <w:trHeight w:val="567"/>
          <w:jc w:val="center"/>
        </w:trPr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rPr>
                <w:rFonts w:ascii="IRANSans" w:eastAsia="Times New Roman" w:hAnsi="IRANSans" w:cs="B Nazanin"/>
                <w:sz w:val="24"/>
                <w:szCs w:val="24"/>
              </w:rPr>
            </w:pPr>
            <w:proofErr w:type="spellStart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toolbox.submitButton.enabled</w:t>
            </w:r>
            <w:proofErr w:type="spellEnd"/>
          </w:p>
        </w:tc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</w:pPr>
            <w:proofErr w:type="spellStart"/>
            <w:r w:rsidRPr="00E850AE"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  <w:t>boolean</w:t>
            </w:r>
            <w:proofErr w:type="spellEnd"/>
          </w:p>
        </w:tc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  <w:t>true</w:t>
            </w:r>
          </w:p>
        </w:tc>
        <w:tc>
          <w:tcPr>
            <w:tcW w:w="7007" w:type="dxa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Make toolbox submit button enable or disable</w:t>
            </w:r>
          </w:p>
        </w:tc>
      </w:tr>
      <w:tr w:rsidR="00E850AE" w:rsidRPr="00E850AE" w:rsidTr="0076411C">
        <w:trPr>
          <w:trHeight w:val="567"/>
          <w:jc w:val="center"/>
        </w:trPr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rPr>
                <w:rFonts w:ascii="IRANSans" w:eastAsia="Times New Roman" w:hAnsi="IRANSans" w:cs="B Nazanin"/>
                <w:sz w:val="24"/>
                <w:szCs w:val="24"/>
              </w:rPr>
            </w:pPr>
            <w:proofErr w:type="spellStart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toolbox.submitButton.text</w:t>
            </w:r>
            <w:proofErr w:type="spellEnd"/>
          </w:p>
        </w:tc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  <w:t>object</w:t>
            </w:r>
          </w:p>
        </w:tc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</w:pPr>
          </w:p>
        </w:tc>
        <w:tc>
          <w:tcPr>
            <w:tcW w:w="7007" w:type="dxa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Submit button text</w:t>
            </w:r>
          </w:p>
        </w:tc>
      </w:tr>
      <w:tr w:rsidR="00E850AE" w:rsidRPr="00E850AE" w:rsidTr="0076411C">
        <w:trPr>
          <w:trHeight w:val="567"/>
          <w:jc w:val="center"/>
        </w:trPr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rPr>
                <w:rFonts w:ascii="IRANSans" w:eastAsia="Times New Roman" w:hAnsi="IRANSans" w:cs="B Nazanin"/>
                <w:sz w:val="24"/>
                <w:szCs w:val="24"/>
              </w:rPr>
            </w:pPr>
            <w:proofErr w:type="spellStart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toolbox.submitButton.text.fa</w:t>
            </w:r>
            <w:proofErr w:type="spellEnd"/>
          </w:p>
        </w:tc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  <w:t>string</w:t>
            </w:r>
          </w:p>
        </w:tc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  <w:t>'</w:t>
            </w:r>
            <w:r w:rsidRPr="00E850AE">
              <w:rPr>
                <w:rFonts w:ascii="IRANSans" w:eastAsia="Times New Roman" w:hAnsi="IRANSans" w:cs="B Nazanin"/>
                <w:color w:val="888888"/>
                <w:sz w:val="24"/>
                <w:szCs w:val="24"/>
                <w:rtl/>
              </w:rPr>
              <w:t>تایید</w:t>
            </w:r>
            <w:r w:rsidRPr="00E850AE"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  <w:t>'</w:t>
            </w:r>
          </w:p>
        </w:tc>
        <w:tc>
          <w:tcPr>
            <w:tcW w:w="7007" w:type="dxa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Show when current calendar is Persian</w:t>
            </w:r>
          </w:p>
        </w:tc>
      </w:tr>
      <w:tr w:rsidR="00E850AE" w:rsidRPr="00E850AE" w:rsidTr="0076411C">
        <w:trPr>
          <w:trHeight w:val="567"/>
          <w:jc w:val="center"/>
        </w:trPr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rPr>
                <w:rFonts w:ascii="IRANSans" w:eastAsia="Times New Roman" w:hAnsi="IRANSans" w:cs="B Nazanin"/>
                <w:sz w:val="24"/>
                <w:szCs w:val="24"/>
              </w:rPr>
            </w:pPr>
            <w:proofErr w:type="spellStart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toolbox.submitButton.text.en</w:t>
            </w:r>
            <w:proofErr w:type="spellEnd"/>
          </w:p>
        </w:tc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  <w:t>string</w:t>
            </w:r>
          </w:p>
        </w:tc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  <w:t>'submit'</w:t>
            </w:r>
          </w:p>
        </w:tc>
        <w:tc>
          <w:tcPr>
            <w:tcW w:w="7007" w:type="dxa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Show when current calendar is Gregorian</w:t>
            </w:r>
          </w:p>
        </w:tc>
      </w:tr>
      <w:tr w:rsidR="00E850AE" w:rsidRPr="00E850AE" w:rsidTr="0076411C">
        <w:trPr>
          <w:trHeight w:val="567"/>
          <w:jc w:val="center"/>
        </w:trPr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rPr>
                <w:rFonts w:ascii="IRANSans" w:eastAsia="Times New Roman" w:hAnsi="IRANSans" w:cs="B Nazanin"/>
                <w:sz w:val="24"/>
                <w:szCs w:val="24"/>
              </w:rPr>
            </w:pPr>
            <w:proofErr w:type="spellStart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toolbox.submitButton.onSubmit</w:t>
            </w:r>
            <w:proofErr w:type="spellEnd"/>
          </w:p>
        </w:tc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  <w:t>event</w:t>
            </w:r>
          </w:p>
        </w:tc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  <w:t>function () {}</w:t>
            </w:r>
          </w:p>
        </w:tc>
        <w:tc>
          <w:tcPr>
            <w:tcW w:w="7007" w:type="dxa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Called when submit button clicked</w:t>
            </w:r>
          </w:p>
        </w:tc>
      </w:tr>
      <w:tr w:rsidR="00E850AE" w:rsidRPr="00E850AE" w:rsidTr="0076411C">
        <w:trPr>
          <w:trHeight w:val="567"/>
          <w:jc w:val="center"/>
        </w:trPr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rPr>
                <w:rFonts w:ascii="IRANSans" w:eastAsia="Times New Roman" w:hAnsi="IRANSans" w:cs="B Nazanin"/>
                <w:sz w:val="24"/>
                <w:szCs w:val="24"/>
              </w:rPr>
            </w:pPr>
            <w:proofErr w:type="spellStart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toolbox.calendarSwitch</w:t>
            </w:r>
            <w:proofErr w:type="spellEnd"/>
          </w:p>
        </w:tc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  <w:t>object</w:t>
            </w:r>
          </w:p>
        </w:tc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</w:pPr>
          </w:p>
        </w:tc>
        <w:tc>
          <w:tcPr>
            <w:tcW w:w="7007" w:type="dxa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sz w:val="24"/>
                <w:szCs w:val="24"/>
              </w:rPr>
            </w:pPr>
          </w:p>
        </w:tc>
      </w:tr>
      <w:tr w:rsidR="00E850AE" w:rsidRPr="00E850AE" w:rsidTr="0076411C">
        <w:trPr>
          <w:trHeight w:val="567"/>
          <w:jc w:val="center"/>
        </w:trPr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rPr>
                <w:rFonts w:ascii="IRANSans" w:eastAsia="Times New Roman" w:hAnsi="IRANSans" w:cs="B Nazanin"/>
                <w:sz w:val="24"/>
                <w:szCs w:val="24"/>
              </w:rPr>
            </w:pPr>
            <w:proofErr w:type="spellStart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toolbox.calendarSwitch.enabled</w:t>
            </w:r>
            <w:proofErr w:type="spellEnd"/>
          </w:p>
        </w:tc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</w:pPr>
            <w:proofErr w:type="spellStart"/>
            <w:r w:rsidRPr="00E850AE"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  <w:t>boolean</w:t>
            </w:r>
            <w:proofErr w:type="spellEnd"/>
          </w:p>
        </w:tc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  <w:t>true</w:t>
            </w:r>
          </w:p>
        </w:tc>
        <w:tc>
          <w:tcPr>
            <w:tcW w:w="7007" w:type="dxa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Make calendar switch enable or disable</w:t>
            </w:r>
          </w:p>
        </w:tc>
      </w:tr>
      <w:tr w:rsidR="00E850AE" w:rsidRPr="00E850AE" w:rsidTr="0076411C">
        <w:trPr>
          <w:trHeight w:val="567"/>
          <w:jc w:val="center"/>
        </w:trPr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rPr>
                <w:rFonts w:ascii="IRANSans" w:eastAsia="Times New Roman" w:hAnsi="IRANSans" w:cs="B Nazanin"/>
                <w:sz w:val="24"/>
                <w:szCs w:val="24"/>
              </w:rPr>
            </w:pPr>
            <w:proofErr w:type="spellStart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lastRenderedPageBreak/>
              <w:t>toolbox.calendarSwitch.format</w:t>
            </w:r>
            <w:proofErr w:type="spellEnd"/>
          </w:p>
        </w:tc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  <w:t>string</w:t>
            </w:r>
          </w:p>
        </w:tc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  <w:t>'MMMM'</w:t>
            </w:r>
          </w:p>
        </w:tc>
        <w:tc>
          <w:tcPr>
            <w:tcW w:w="7007" w:type="dxa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Calendar switch text format string</w:t>
            </w:r>
          </w:p>
        </w:tc>
      </w:tr>
      <w:tr w:rsidR="00E850AE" w:rsidRPr="00E850AE" w:rsidTr="0076411C">
        <w:trPr>
          <w:trHeight w:val="567"/>
          <w:jc w:val="center"/>
        </w:trPr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rPr>
                <w:rFonts w:ascii="IRANSans" w:eastAsia="Times New Roman" w:hAnsi="IRANSans" w:cs="B Nazanin"/>
                <w:sz w:val="24"/>
                <w:szCs w:val="24"/>
              </w:rPr>
            </w:pPr>
            <w:proofErr w:type="spellStart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toolbox.calendarSwitch.onSwitch</w:t>
            </w:r>
            <w:proofErr w:type="spellEnd"/>
          </w:p>
        </w:tc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  <w:t>event</w:t>
            </w:r>
          </w:p>
        </w:tc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  <w:t>function () {}</w:t>
            </w:r>
          </w:p>
        </w:tc>
        <w:tc>
          <w:tcPr>
            <w:tcW w:w="7007" w:type="dxa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Called when calendar switch clicked</w:t>
            </w:r>
          </w:p>
        </w:tc>
      </w:tr>
      <w:tr w:rsidR="00E850AE" w:rsidRPr="00E850AE" w:rsidTr="0076411C">
        <w:trPr>
          <w:trHeight w:val="567"/>
          <w:jc w:val="center"/>
        </w:trPr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rPr>
                <w:rFonts w:ascii="IRANSans" w:eastAsia="Times New Roman" w:hAnsi="IRANSans" w:cs="B Nazanin"/>
                <w:sz w:val="24"/>
                <w:szCs w:val="24"/>
              </w:rPr>
            </w:pPr>
            <w:proofErr w:type="spellStart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toolbox.onToday</w:t>
            </w:r>
            <w:proofErr w:type="spellEnd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 xml:space="preserve"> (DEPRECATED from 0.6.0)</w:t>
            </w:r>
          </w:p>
        </w:tc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  <w:t>event</w:t>
            </w:r>
          </w:p>
        </w:tc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  <w:t xml:space="preserve">function(toolbox){return </w:t>
            </w:r>
            <w:proofErr w:type="spellStart"/>
            <w:r w:rsidRPr="00E850AE"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  <w:t>unixDate</w:t>
            </w:r>
            <w:proofErr w:type="spellEnd"/>
            <w:r w:rsidRPr="00E850AE"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  <w:t>}</w:t>
            </w:r>
          </w:p>
        </w:tc>
        <w:tc>
          <w:tcPr>
            <w:tcW w:w="7007" w:type="dxa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 xml:space="preserve">Event called when today </w:t>
            </w:r>
            <w:proofErr w:type="spellStart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btn</w:t>
            </w:r>
            <w:proofErr w:type="spellEnd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 xml:space="preserve"> clicked</w:t>
            </w:r>
          </w:p>
        </w:tc>
      </w:tr>
      <w:tr w:rsidR="00E850AE" w:rsidRPr="00E850AE" w:rsidTr="0076411C">
        <w:trPr>
          <w:trHeight w:val="567"/>
          <w:jc w:val="center"/>
        </w:trPr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rPr>
                <w:rFonts w:ascii="IRANSans" w:eastAsia="Times New Roman" w:hAnsi="IRANSans" w:cs="B Nazanin"/>
                <w:sz w:val="24"/>
                <w:szCs w:val="24"/>
              </w:rPr>
            </w:pPr>
            <w:proofErr w:type="spellStart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onlyTimePicker</w:t>
            </w:r>
            <w:proofErr w:type="spellEnd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 xml:space="preserve"> (mode)</w:t>
            </w:r>
          </w:p>
        </w:tc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</w:pPr>
            <w:proofErr w:type="spellStart"/>
            <w:r w:rsidRPr="00E850AE"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  <w:t>boolean</w:t>
            </w:r>
            <w:proofErr w:type="spellEnd"/>
          </w:p>
        </w:tc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  <w:t>false</w:t>
            </w:r>
          </w:p>
        </w:tc>
        <w:tc>
          <w:tcPr>
            <w:tcW w:w="7007" w:type="dxa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 xml:space="preserve">If true, all pickers hide and just show </w:t>
            </w:r>
            <w:proofErr w:type="spellStart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timepicker</w:t>
            </w:r>
            <w:proofErr w:type="spellEnd"/>
          </w:p>
        </w:tc>
      </w:tr>
      <w:tr w:rsidR="00E850AE" w:rsidRPr="00E850AE" w:rsidTr="0076411C">
        <w:trPr>
          <w:trHeight w:val="567"/>
          <w:jc w:val="center"/>
        </w:trPr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rPr>
                <w:rFonts w:ascii="IRANSans" w:eastAsia="Times New Roman" w:hAnsi="IRANSans" w:cs="B Nazanin"/>
                <w:sz w:val="24"/>
                <w:szCs w:val="24"/>
              </w:rPr>
            </w:pPr>
            <w:proofErr w:type="spellStart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onlySelectOnDate</w:t>
            </w:r>
            <w:proofErr w:type="spellEnd"/>
          </w:p>
        </w:tc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</w:pPr>
            <w:proofErr w:type="spellStart"/>
            <w:r w:rsidRPr="00E850AE"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  <w:t>boolean</w:t>
            </w:r>
            <w:proofErr w:type="spellEnd"/>
          </w:p>
        </w:tc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  <w:t>true</w:t>
            </w:r>
          </w:p>
        </w:tc>
        <w:tc>
          <w:tcPr>
            <w:tcW w:w="7007" w:type="dxa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 xml:space="preserve">If true, date select just by click on day in month grid, and when user select month or year selected date </w:t>
            </w:r>
            <w:proofErr w:type="spellStart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doesnt</w:t>
            </w:r>
            <w:proofErr w:type="spellEnd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 xml:space="preserve"> change</w:t>
            </w:r>
          </w:p>
        </w:tc>
      </w:tr>
      <w:tr w:rsidR="00E850AE" w:rsidRPr="00E850AE" w:rsidTr="0076411C">
        <w:trPr>
          <w:trHeight w:val="567"/>
          <w:jc w:val="center"/>
        </w:trPr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rPr>
                <w:rFonts w:ascii="IRANSans" w:eastAsia="Times New Roman" w:hAnsi="IRANSans" w:cs="B Nazanin"/>
                <w:sz w:val="24"/>
                <w:szCs w:val="24"/>
              </w:rPr>
            </w:pPr>
            <w:proofErr w:type="spellStart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checkDate</w:t>
            </w:r>
            <w:proofErr w:type="spellEnd"/>
          </w:p>
        </w:tc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  <w:t>function</w:t>
            </w:r>
          </w:p>
        </w:tc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  <w:t>function (</w:t>
            </w:r>
            <w:proofErr w:type="spellStart"/>
            <w:r w:rsidRPr="00E850AE"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  <w:t>unix</w:t>
            </w:r>
            <w:proofErr w:type="spellEnd"/>
            <w:r w:rsidRPr="00E850AE"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  <w:t>) { return true; }</w:t>
            </w:r>
          </w:p>
        </w:tc>
        <w:tc>
          <w:tcPr>
            <w:tcW w:w="7007" w:type="dxa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Validate date access before render</w:t>
            </w:r>
          </w:p>
        </w:tc>
      </w:tr>
      <w:tr w:rsidR="00E850AE" w:rsidRPr="00E850AE" w:rsidTr="0076411C">
        <w:trPr>
          <w:trHeight w:val="567"/>
          <w:jc w:val="center"/>
        </w:trPr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rPr>
                <w:rFonts w:ascii="IRANSans" w:eastAsia="Times New Roman" w:hAnsi="IRANSans" w:cs="B Nazanin"/>
                <w:sz w:val="24"/>
                <w:szCs w:val="24"/>
              </w:rPr>
            </w:pPr>
            <w:proofErr w:type="spellStart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checkMonth</w:t>
            </w:r>
            <w:proofErr w:type="spellEnd"/>
          </w:p>
        </w:tc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  <w:t>function</w:t>
            </w:r>
          </w:p>
        </w:tc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  <w:t>function (month) { return true; }</w:t>
            </w:r>
          </w:p>
        </w:tc>
        <w:tc>
          <w:tcPr>
            <w:tcW w:w="7007" w:type="dxa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Validate month access before render</w:t>
            </w:r>
          </w:p>
        </w:tc>
      </w:tr>
      <w:tr w:rsidR="00E850AE" w:rsidRPr="00E850AE" w:rsidTr="0076411C">
        <w:trPr>
          <w:trHeight w:val="567"/>
          <w:jc w:val="center"/>
        </w:trPr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rPr>
                <w:rFonts w:ascii="IRANSans" w:eastAsia="Times New Roman" w:hAnsi="IRANSans" w:cs="B Nazanin"/>
                <w:sz w:val="24"/>
                <w:szCs w:val="24"/>
              </w:rPr>
            </w:pPr>
            <w:proofErr w:type="spellStart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checkYear</w:t>
            </w:r>
            <w:proofErr w:type="spellEnd"/>
          </w:p>
        </w:tc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  <w:t>function</w:t>
            </w:r>
          </w:p>
        </w:tc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  <w:t>function (year) { return true; }</w:t>
            </w:r>
          </w:p>
        </w:tc>
        <w:tc>
          <w:tcPr>
            <w:tcW w:w="7007" w:type="dxa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Validate year access before render</w:t>
            </w:r>
          </w:p>
        </w:tc>
      </w:tr>
      <w:tr w:rsidR="00E850AE" w:rsidRPr="00E850AE" w:rsidTr="0076411C">
        <w:trPr>
          <w:trHeight w:val="567"/>
          <w:jc w:val="center"/>
        </w:trPr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rPr>
                <w:rFonts w:ascii="IRANSans" w:eastAsia="Times New Roman" w:hAnsi="IRANSans" w:cs="B Nazanin"/>
                <w:sz w:val="24"/>
                <w:szCs w:val="24"/>
              </w:rPr>
            </w:pPr>
            <w:proofErr w:type="spellStart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timePicker</w:t>
            </w:r>
            <w:proofErr w:type="spellEnd"/>
          </w:p>
        </w:tc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  <w:t>object</w:t>
            </w:r>
          </w:p>
        </w:tc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</w:pPr>
          </w:p>
        </w:tc>
        <w:tc>
          <w:tcPr>
            <w:tcW w:w="7007" w:type="dxa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sz w:val="24"/>
                <w:szCs w:val="24"/>
              </w:rPr>
            </w:pPr>
          </w:p>
        </w:tc>
      </w:tr>
      <w:tr w:rsidR="00E850AE" w:rsidRPr="00E850AE" w:rsidTr="0076411C">
        <w:trPr>
          <w:trHeight w:val="567"/>
          <w:jc w:val="center"/>
        </w:trPr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rPr>
                <w:rFonts w:ascii="IRANSans" w:eastAsia="Times New Roman" w:hAnsi="IRANSans" w:cs="B Nazanin"/>
                <w:sz w:val="24"/>
                <w:szCs w:val="24"/>
              </w:rPr>
            </w:pPr>
            <w:proofErr w:type="spellStart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timePicker.enabled</w:t>
            </w:r>
            <w:proofErr w:type="spellEnd"/>
          </w:p>
        </w:tc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</w:pPr>
            <w:proofErr w:type="spellStart"/>
            <w:r w:rsidRPr="00E850AE"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  <w:t>boolean</w:t>
            </w:r>
            <w:proofErr w:type="spellEnd"/>
          </w:p>
        </w:tc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  <w:t>false</w:t>
            </w:r>
          </w:p>
        </w:tc>
        <w:tc>
          <w:tcPr>
            <w:tcW w:w="7007" w:type="dxa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 xml:space="preserve">Make </w:t>
            </w:r>
            <w:proofErr w:type="spellStart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timePicker</w:t>
            </w:r>
            <w:proofErr w:type="spellEnd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 xml:space="preserve"> enable or disable</w:t>
            </w:r>
          </w:p>
        </w:tc>
      </w:tr>
      <w:tr w:rsidR="00E850AE" w:rsidRPr="00E850AE" w:rsidTr="0076411C">
        <w:trPr>
          <w:trHeight w:val="567"/>
          <w:jc w:val="center"/>
        </w:trPr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rPr>
                <w:rFonts w:ascii="IRANSans" w:eastAsia="Times New Roman" w:hAnsi="IRANSans" w:cs="B Nazanin"/>
                <w:sz w:val="24"/>
                <w:szCs w:val="24"/>
              </w:rPr>
            </w:pPr>
            <w:proofErr w:type="spellStart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timePicker.step</w:t>
            </w:r>
            <w:proofErr w:type="spellEnd"/>
          </w:p>
        </w:tc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</w:pPr>
            <w:proofErr w:type="spellStart"/>
            <w:r w:rsidRPr="00E850AE"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  <w:t>1</w:t>
            </w:r>
          </w:p>
        </w:tc>
        <w:tc>
          <w:tcPr>
            <w:tcW w:w="7007" w:type="dxa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The amount that increases or decreases by pressing the button</w:t>
            </w:r>
          </w:p>
        </w:tc>
      </w:tr>
      <w:tr w:rsidR="00E850AE" w:rsidRPr="00E850AE" w:rsidTr="0076411C">
        <w:trPr>
          <w:trHeight w:val="567"/>
          <w:jc w:val="center"/>
        </w:trPr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rPr>
                <w:rFonts w:ascii="IRANSans" w:eastAsia="Times New Roman" w:hAnsi="IRANSans" w:cs="B Nazanin"/>
                <w:sz w:val="24"/>
                <w:szCs w:val="24"/>
              </w:rPr>
            </w:pPr>
            <w:proofErr w:type="spellStart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timePicker.hour</w:t>
            </w:r>
            <w:proofErr w:type="spellEnd"/>
          </w:p>
        </w:tc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  <w:t>object</w:t>
            </w:r>
          </w:p>
        </w:tc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</w:pPr>
          </w:p>
        </w:tc>
        <w:tc>
          <w:tcPr>
            <w:tcW w:w="7007" w:type="dxa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sz w:val="24"/>
                <w:szCs w:val="24"/>
              </w:rPr>
            </w:pPr>
          </w:p>
        </w:tc>
      </w:tr>
      <w:tr w:rsidR="00E850AE" w:rsidRPr="00E850AE" w:rsidTr="0076411C">
        <w:trPr>
          <w:trHeight w:val="567"/>
          <w:jc w:val="center"/>
        </w:trPr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rPr>
                <w:rFonts w:ascii="IRANSans" w:eastAsia="Times New Roman" w:hAnsi="IRANSans" w:cs="B Nazanin"/>
                <w:sz w:val="24"/>
                <w:szCs w:val="24"/>
              </w:rPr>
            </w:pPr>
            <w:proofErr w:type="spellStart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timePicker.hour.enabled</w:t>
            </w:r>
            <w:proofErr w:type="spellEnd"/>
          </w:p>
        </w:tc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</w:pPr>
            <w:proofErr w:type="spellStart"/>
            <w:r w:rsidRPr="00E850AE"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  <w:t>boolean</w:t>
            </w:r>
            <w:proofErr w:type="spellEnd"/>
          </w:p>
        </w:tc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  <w:t>true</w:t>
            </w:r>
          </w:p>
        </w:tc>
        <w:tc>
          <w:tcPr>
            <w:tcW w:w="7007" w:type="dxa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 xml:space="preserve">Enable/Disable hour in </w:t>
            </w:r>
            <w:proofErr w:type="spellStart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timepPicker</w:t>
            </w:r>
            <w:proofErr w:type="spellEnd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 xml:space="preserve"> object</w:t>
            </w:r>
          </w:p>
        </w:tc>
      </w:tr>
      <w:tr w:rsidR="00E850AE" w:rsidRPr="00E850AE" w:rsidTr="0076411C">
        <w:trPr>
          <w:trHeight w:val="567"/>
          <w:jc w:val="center"/>
        </w:trPr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rPr>
                <w:rFonts w:ascii="IRANSans" w:eastAsia="Times New Roman" w:hAnsi="IRANSans" w:cs="B Nazanin"/>
                <w:sz w:val="24"/>
                <w:szCs w:val="24"/>
              </w:rPr>
            </w:pPr>
            <w:proofErr w:type="spellStart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lastRenderedPageBreak/>
              <w:t>timePicker.hour.step</w:t>
            </w:r>
            <w:proofErr w:type="spellEnd"/>
          </w:p>
        </w:tc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</w:pPr>
            <w:proofErr w:type="spellStart"/>
            <w:r w:rsidRPr="00E850AE"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  <w:t>null</w:t>
            </w:r>
          </w:p>
        </w:tc>
        <w:tc>
          <w:tcPr>
            <w:tcW w:w="7007" w:type="dxa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 xml:space="preserve">The amount that increases or decreases hour, by pressing the button. overwrite by </w:t>
            </w:r>
            <w:proofErr w:type="spellStart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timepicker.step</w:t>
            </w:r>
            <w:proofErr w:type="spellEnd"/>
          </w:p>
        </w:tc>
      </w:tr>
      <w:tr w:rsidR="00E850AE" w:rsidRPr="00E850AE" w:rsidTr="0076411C">
        <w:trPr>
          <w:trHeight w:val="567"/>
          <w:jc w:val="center"/>
        </w:trPr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rPr>
                <w:rFonts w:ascii="IRANSans" w:eastAsia="Times New Roman" w:hAnsi="IRANSans" w:cs="B Nazanin"/>
                <w:sz w:val="24"/>
                <w:szCs w:val="24"/>
              </w:rPr>
            </w:pPr>
            <w:proofErr w:type="spellStart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timePicker.minute</w:t>
            </w:r>
            <w:proofErr w:type="spellEnd"/>
          </w:p>
        </w:tc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  <w:t>object</w:t>
            </w:r>
          </w:p>
        </w:tc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</w:pPr>
          </w:p>
        </w:tc>
        <w:tc>
          <w:tcPr>
            <w:tcW w:w="7007" w:type="dxa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sz w:val="24"/>
                <w:szCs w:val="24"/>
              </w:rPr>
            </w:pPr>
          </w:p>
        </w:tc>
      </w:tr>
      <w:tr w:rsidR="00E850AE" w:rsidRPr="00E850AE" w:rsidTr="0076411C">
        <w:trPr>
          <w:trHeight w:val="567"/>
          <w:jc w:val="center"/>
        </w:trPr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rPr>
                <w:rFonts w:ascii="IRANSans" w:eastAsia="Times New Roman" w:hAnsi="IRANSans" w:cs="B Nazanin"/>
                <w:sz w:val="24"/>
                <w:szCs w:val="24"/>
              </w:rPr>
            </w:pPr>
            <w:proofErr w:type="spellStart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timePicker.minute.enabled</w:t>
            </w:r>
            <w:proofErr w:type="spellEnd"/>
          </w:p>
        </w:tc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</w:pPr>
            <w:proofErr w:type="spellStart"/>
            <w:r w:rsidRPr="00E850AE"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  <w:t>boolean</w:t>
            </w:r>
            <w:proofErr w:type="spellEnd"/>
          </w:p>
        </w:tc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  <w:t>true</w:t>
            </w:r>
          </w:p>
        </w:tc>
        <w:tc>
          <w:tcPr>
            <w:tcW w:w="7007" w:type="dxa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 xml:space="preserve">Enable/Disable minute in </w:t>
            </w:r>
            <w:proofErr w:type="spellStart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timePicker</w:t>
            </w:r>
            <w:proofErr w:type="spellEnd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 xml:space="preserve"> object</w:t>
            </w:r>
          </w:p>
        </w:tc>
      </w:tr>
      <w:tr w:rsidR="00E850AE" w:rsidRPr="00E850AE" w:rsidTr="0076411C">
        <w:trPr>
          <w:trHeight w:val="567"/>
          <w:jc w:val="center"/>
        </w:trPr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rPr>
                <w:rFonts w:ascii="IRANSans" w:eastAsia="Times New Roman" w:hAnsi="IRANSans" w:cs="B Nazanin"/>
                <w:sz w:val="24"/>
                <w:szCs w:val="24"/>
              </w:rPr>
            </w:pPr>
            <w:proofErr w:type="spellStart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timePicker.minute.step</w:t>
            </w:r>
            <w:proofErr w:type="spellEnd"/>
          </w:p>
        </w:tc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</w:pPr>
            <w:proofErr w:type="spellStart"/>
            <w:r w:rsidRPr="00E850AE"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  <w:t>null</w:t>
            </w:r>
          </w:p>
        </w:tc>
        <w:tc>
          <w:tcPr>
            <w:tcW w:w="7007" w:type="dxa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 xml:space="preserve">The amount that increases or decreases minute, by pressing the button. overwrite by </w:t>
            </w:r>
            <w:proofErr w:type="spellStart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timepicker.step</w:t>
            </w:r>
            <w:proofErr w:type="spellEnd"/>
          </w:p>
        </w:tc>
      </w:tr>
      <w:tr w:rsidR="00E850AE" w:rsidRPr="00E850AE" w:rsidTr="0076411C">
        <w:trPr>
          <w:trHeight w:val="567"/>
          <w:jc w:val="center"/>
        </w:trPr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rPr>
                <w:rFonts w:ascii="IRANSans" w:eastAsia="Times New Roman" w:hAnsi="IRANSans" w:cs="B Nazanin"/>
                <w:sz w:val="24"/>
                <w:szCs w:val="24"/>
              </w:rPr>
            </w:pPr>
            <w:proofErr w:type="spellStart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timePicker.second</w:t>
            </w:r>
            <w:proofErr w:type="spellEnd"/>
          </w:p>
        </w:tc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  <w:t>object</w:t>
            </w:r>
          </w:p>
        </w:tc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</w:pPr>
          </w:p>
        </w:tc>
        <w:tc>
          <w:tcPr>
            <w:tcW w:w="7007" w:type="dxa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sz w:val="24"/>
                <w:szCs w:val="24"/>
              </w:rPr>
            </w:pPr>
          </w:p>
        </w:tc>
      </w:tr>
      <w:tr w:rsidR="00E850AE" w:rsidRPr="00E850AE" w:rsidTr="0076411C">
        <w:trPr>
          <w:trHeight w:val="567"/>
          <w:jc w:val="center"/>
        </w:trPr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rPr>
                <w:rFonts w:ascii="IRANSans" w:eastAsia="Times New Roman" w:hAnsi="IRANSans" w:cs="B Nazanin"/>
                <w:sz w:val="24"/>
                <w:szCs w:val="24"/>
              </w:rPr>
            </w:pPr>
            <w:proofErr w:type="spellStart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timePicker.second.enabled</w:t>
            </w:r>
            <w:proofErr w:type="spellEnd"/>
          </w:p>
        </w:tc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</w:pPr>
            <w:proofErr w:type="spellStart"/>
            <w:r w:rsidRPr="00E850AE"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  <w:t>boolean</w:t>
            </w:r>
            <w:proofErr w:type="spellEnd"/>
          </w:p>
        </w:tc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  <w:t>true</w:t>
            </w:r>
          </w:p>
        </w:tc>
        <w:tc>
          <w:tcPr>
            <w:tcW w:w="7007" w:type="dxa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 xml:space="preserve">Enable/Disable second in </w:t>
            </w:r>
            <w:proofErr w:type="spellStart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timePicker</w:t>
            </w:r>
            <w:proofErr w:type="spellEnd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 xml:space="preserve"> object</w:t>
            </w:r>
          </w:p>
        </w:tc>
      </w:tr>
      <w:tr w:rsidR="00E850AE" w:rsidRPr="00E850AE" w:rsidTr="0076411C">
        <w:trPr>
          <w:trHeight w:val="567"/>
          <w:jc w:val="center"/>
        </w:trPr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rPr>
                <w:rFonts w:ascii="IRANSans" w:eastAsia="Times New Roman" w:hAnsi="IRANSans" w:cs="B Nazanin"/>
                <w:sz w:val="24"/>
                <w:szCs w:val="24"/>
              </w:rPr>
            </w:pPr>
            <w:proofErr w:type="spellStart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timePicker.second.step</w:t>
            </w:r>
            <w:proofErr w:type="spellEnd"/>
          </w:p>
        </w:tc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</w:pPr>
            <w:proofErr w:type="spellStart"/>
            <w:r w:rsidRPr="00E850AE"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  <w:t>null</w:t>
            </w:r>
          </w:p>
        </w:tc>
        <w:tc>
          <w:tcPr>
            <w:tcW w:w="7007" w:type="dxa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 xml:space="preserve">The amount that increases or decreases second, by pressing the button. overwrite by </w:t>
            </w:r>
            <w:proofErr w:type="spellStart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timepicker.step</w:t>
            </w:r>
            <w:proofErr w:type="spellEnd"/>
          </w:p>
        </w:tc>
      </w:tr>
      <w:tr w:rsidR="00E850AE" w:rsidRPr="00E850AE" w:rsidTr="0076411C">
        <w:trPr>
          <w:trHeight w:val="567"/>
          <w:jc w:val="center"/>
        </w:trPr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rPr>
                <w:rFonts w:ascii="IRANSans" w:eastAsia="Times New Roman" w:hAnsi="IRANSans" w:cs="B Nazanin"/>
                <w:sz w:val="24"/>
                <w:szCs w:val="24"/>
              </w:rPr>
            </w:pPr>
            <w:proofErr w:type="spellStart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timePicker.meridian</w:t>
            </w:r>
            <w:proofErr w:type="spellEnd"/>
          </w:p>
        </w:tc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  <w:t>object</w:t>
            </w:r>
          </w:p>
        </w:tc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</w:pPr>
          </w:p>
        </w:tc>
        <w:tc>
          <w:tcPr>
            <w:tcW w:w="7007" w:type="dxa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sz w:val="24"/>
                <w:szCs w:val="24"/>
              </w:rPr>
            </w:pPr>
          </w:p>
        </w:tc>
      </w:tr>
      <w:tr w:rsidR="00E850AE" w:rsidRPr="00E850AE" w:rsidTr="0076411C">
        <w:trPr>
          <w:trHeight w:val="567"/>
          <w:jc w:val="center"/>
        </w:trPr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rPr>
                <w:rFonts w:ascii="IRANSans" w:eastAsia="Times New Roman" w:hAnsi="IRANSans" w:cs="B Nazanin"/>
                <w:sz w:val="24"/>
                <w:szCs w:val="24"/>
              </w:rPr>
            </w:pPr>
            <w:proofErr w:type="spellStart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timePicker.meridian.enabled</w:t>
            </w:r>
            <w:proofErr w:type="spellEnd"/>
          </w:p>
        </w:tc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</w:pPr>
            <w:proofErr w:type="spellStart"/>
            <w:r w:rsidRPr="00E850AE"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  <w:t>boolean</w:t>
            </w:r>
            <w:proofErr w:type="spellEnd"/>
          </w:p>
        </w:tc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  <w:t>true</w:t>
            </w:r>
          </w:p>
        </w:tc>
        <w:tc>
          <w:tcPr>
            <w:tcW w:w="7007" w:type="dxa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 xml:space="preserve">Enable/Disable meridian in </w:t>
            </w:r>
            <w:proofErr w:type="spellStart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timePicker</w:t>
            </w:r>
            <w:proofErr w:type="spellEnd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 xml:space="preserve"> object</w:t>
            </w:r>
          </w:p>
        </w:tc>
      </w:tr>
      <w:tr w:rsidR="00E850AE" w:rsidRPr="00E850AE" w:rsidTr="0076411C">
        <w:trPr>
          <w:trHeight w:val="567"/>
          <w:jc w:val="center"/>
        </w:trPr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rPr>
                <w:rFonts w:ascii="IRANSans" w:eastAsia="Times New Roman" w:hAnsi="IRANSans" w:cs="B Nazanin"/>
                <w:sz w:val="24"/>
                <w:szCs w:val="24"/>
              </w:rPr>
            </w:pPr>
            <w:proofErr w:type="spellStart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dayPicker</w:t>
            </w:r>
            <w:proofErr w:type="spellEnd"/>
          </w:p>
        </w:tc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  <w:t>object</w:t>
            </w:r>
          </w:p>
        </w:tc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</w:pPr>
          </w:p>
        </w:tc>
        <w:tc>
          <w:tcPr>
            <w:tcW w:w="7007" w:type="dxa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sz w:val="24"/>
                <w:szCs w:val="24"/>
              </w:rPr>
            </w:pPr>
          </w:p>
        </w:tc>
      </w:tr>
      <w:tr w:rsidR="00E850AE" w:rsidRPr="00E850AE" w:rsidTr="0076411C">
        <w:trPr>
          <w:trHeight w:val="567"/>
          <w:jc w:val="center"/>
        </w:trPr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rPr>
                <w:rFonts w:ascii="IRANSans" w:eastAsia="Times New Roman" w:hAnsi="IRANSans" w:cs="B Nazanin"/>
                <w:sz w:val="24"/>
                <w:szCs w:val="24"/>
              </w:rPr>
            </w:pPr>
            <w:proofErr w:type="spellStart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dayPicker.enabled</w:t>
            </w:r>
            <w:proofErr w:type="spellEnd"/>
          </w:p>
        </w:tc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</w:pPr>
            <w:proofErr w:type="spellStart"/>
            <w:r w:rsidRPr="00E850AE"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  <w:t>boolean</w:t>
            </w:r>
            <w:proofErr w:type="spellEnd"/>
          </w:p>
        </w:tc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  <w:t>true</w:t>
            </w:r>
          </w:p>
        </w:tc>
        <w:tc>
          <w:tcPr>
            <w:tcW w:w="7007" w:type="dxa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 xml:space="preserve">Enable/Disable </w:t>
            </w:r>
            <w:proofErr w:type="spellStart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dayPicker</w:t>
            </w:r>
            <w:proofErr w:type="spellEnd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 xml:space="preserve"> object</w:t>
            </w:r>
          </w:p>
        </w:tc>
      </w:tr>
      <w:tr w:rsidR="00E850AE" w:rsidRPr="00E850AE" w:rsidTr="0076411C">
        <w:trPr>
          <w:trHeight w:val="567"/>
          <w:jc w:val="center"/>
        </w:trPr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rPr>
                <w:rFonts w:ascii="IRANSans" w:eastAsia="Times New Roman" w:hAnsi="IRANSans" w:cs="B Nazanin"/>
                <w:sz w:val="24"/>
                <w:szCs w:val="24"/>
              </w:rPr>
            </w:pPr>
            <w:proofErr w:type="spellStart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dayPicker.titleFormat</w:t>
            </w:r>
            <w:proofErr w:type="spellEnd"/>
          </w:p>
        </w:tc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  <w:t>string</w:t>
            </w:r>
          </w:p>
        </w:tc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  <w:t>'YYYY MMMM'</w:t>
            </w:r>
          </w:p>
        </w:tc>
        <w:tc>
          <w:tcPr>
            <w:tcW w:w="7007" w:type="dxa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sz w:val="24"/>
                <w:szCs w:val="24"/>
              </w:rPr>
            </w:pPr>
            <w:proofErr w:type="spellStart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DayPicker</w:t>
            </w:r>
            <w:proofErr w:type="spellEnd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 xml:space="preserve"> title format string</w:t>
            </w:r>
          </w:p>
        </w:tc>
      </w:tr>
      <w:tr w:rsidR="00E850AE" w:rsidRPr="00E850AE" w:rsidTr="0076411C">
        <w:trPr>
          <w:trHeight w:val="567"/>
          <w:jc w:val="center"/>
        </w:trPr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rPr>
                <w:rFonts w:ascii="IRANSans" w:eastAsia="Times New Roman" w:hAnsi="IRANSans" w:cs="B Nazanin"/>
                <w:sz w:val="24"/>
                <w:szCs w:val="24"/>
              </w:rPr>
            </w:pPr>
            <w:proofErr w:type="spellStart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dayPicker.titleFormatter</w:t>
            </w:r>
            <w:proofErr w:type="spellEnd"/>
          </w:p>
        </w:tc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  <w:t>function</w:t>
            </w:r>
          </w:p>
        </w:tc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  <w:t>function (year, month) {}</w:t>
            </w:r>
          </w:p>
        </w:tc>
        <w:tc>
          <w:tcPr>
            <w:tcW w:w="7007" w:type="dxa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sz w:val="24"/>
                <w:szCs w:val="24"/>
              </w:rPr>
            </w:pPr>
            <w:proofErr w:type="spellStart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DayPicker</w:t>
            </w:r>
            <w:proofErr w:type="spellEnd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 xml:space="preserve"> title formatter function</w:t>
            </w:r>
          </w:p>
        </w:tc>
      </w:tr>
      <w:tr w:rsidR="00E850AE" w:rsidRPr="00E850AE" w:rsidTr="0076411C">
        <w:trPr>
          <w:trHeight w:val="567"/>
          <w:jc w:val="center"/>
        </w:trPr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rPr>
                <w:rFonts w:ascii="IRANSans" w:eastAsia="Times New Roman" w:hAnsi="IRANSans" w:cs="B Nazanin"/>
                <w:sz w:val="24"/>
                <w:szCs w:val="24"/>
              </w:rPr>
            </w:pPr>
            <w:proofErr w:type="spellStart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lastRenderedPageBreak/>
              <w:t>dayPicker.onSelect</w:t>
            </w:r>
            <w:proofErr w:type="spellEnd"/>
          </w:p>
        </w:tc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  <w:t>event</w:t>
            </w:r>
          </w:p>
        </w:tc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  <w:t>function (</w:t>
            </w:r>
            <w:proofErr w:type="spellStart"/>
            <w:r w:rsidRPr="00E850AE"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  <w:t>selectedDayUnix</w:t>
            </w:r>
            <w:proofErr w:type="spellEnd"/>
            <w:r w:rsidRPr="00E850AE"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  <w:t>) {}</w:t>
            </w:r>
          </w:p>
        </w:tc>
        <w:tc>
          <w:tcPr>
            <w:tcW w:w="7007" w:type="dxa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Called when date select by user</w:t>
            </w:r>
          </w:p>
        </w:tc>
      </w:tr>
      <w:tr w:rsidR="00E850AE" w:rsidRPr="00E850AE" w:rsidTr="0076411C">
        <w:trPr>
          <w:trHeight w:val="567"/>
          <w:jc w:val="center"/>
        </w:trPr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rPr>
                <w:rFonts w:ascii="IRANSans" w:eastAsia="Times New Roman" w:hAnsi="IRANSans" w:cs="B Nazanin"/>
                <w:sz w:val="24"/>
                <w:szCs w:val="24"/>
              </w:rPr>
            </w:pPr>
            <w:proofErr w:type="spellStart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monthPicker</w:t>
            </w:r>
            <w:proofErr w:type="spellEnd"/>
          </w:p>
        </w:tc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  <w:t>object</w:t>
            </w:r>
          </w:p>
        </w:tc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</w:pPr>
          </w:p>
        </w:tc>
        <w:tc>
          <w:tcPr>
            <w:tcW w:w="7007" w:type="dxa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sz w:val="24"/>
                <w:szCs w:val="24"/>
              </w:rPr>
            </w:pPr>
          </w:p>
        </w:tc>
      </w:tr>
      <w:tr w:rsidR="00E850AE" w:rsidRPr="00E850AE" w:rsidTr="0076411C">
        <w:trPr>
          <w:trHeight w:val="567"/>
          <w:jc w:val="center"/>
        </w:trPr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rPr>
                <w:rFonts w:ascii="IRANSans" w:eastAsia="Times New Roman" w:hAnsi="IRANSans" w:cs="B Nazanin"/>
                <w:sz w:val="24"/>
                <w:szCs w:val="24"/>
              </w:rPr>
            </w:pPr>
            <w:proofErr w:type="spellStart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monthPicker.enabled</w:t>
            </w:r>
            <w:proofErr w:type="spellEnd"/>
          </w:p>
        </w:tc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</w:pPr>
            <w:proofErr w:type="spellStart"/>
            <w:r w:rsidRPr="00E850AE"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  <w:t>boolean</w:t>
            </w:r>
            <w:proofErr w:type="spellEnd"/>
          </w:p>
        </w:tc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  <w:t>true</w:t>
            </w:r>
          </w:p>
        </w:tc>
        <w:tc>
          <w:tcPr>
            <w:tcW w:w="7007" w:type="dxa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 xml:space="preserve">Enable/Disable </w:t>
            </w:r>
            <w:proofErr w:type="spellStart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monthPicker</w:t>
            </w:r>
            <w:proofErr w:type="spellEnd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 xml:space="preserve"> object</w:t>
            </w:r>
          </w:p>
        </w:tc>
      </w:tr>
      <w:tr w:rsidR="00E850AE" w:rsidRPr="00E850AE" w:rsidTr="0076411C">
        <w:trPr>
          <w:trHeight w:val="567"/>
          <w:jc w:val="center"/>
        </w:trPr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rPr>
                <w:rFonts w:ascii="IRANSans" w:eastAsia="Times New Roman" w:hAnsi="IRANSans" w:cs="B Nazanin"/>
                <w:sz w:val="24"/>
                <w:szCs w:val="24"/>
              </w:rPr>
            </w:pPr>
            <w:proofErr w:type="spellStart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monthPicker.titleFormat</w:t>
            </w:r>
            <w:proofErr w:type="spellEnd"/>
          </w:p>
        </w:tc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  <w:t>string</w:t>
            </w:r>
          </w:p>
        </w:tc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  <w:t>'YYYY'</w:t>
            </w:r>
          </w:p>
        </w:tc>
        <w:tc>
          <w:tcPr>
            <w:tcW w:w="7007" w:type="dxa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sz w:val="24"/>
                <w:szCs w:val="24"/>
              </w:rPr>
            </w:pPr>
            <w:proofErr w:type="spellStart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MonthPicker</w:t>
            </w:r>
            <w:proofErr w:type="spellEnd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 xml:space="preserve"> title format string</w:t>
            </w:r>
          </w:p>
        </w:tc>
      </w:tr>
      <w:tr w:rsidR="00E850AE" w:rsidRPr="00E850AE" w:rsidTr="0076411C">
        <w:trPr>
          <w:trHeight w:val="567"/>
          <w:jc w:val="center"/>
        </w:trPr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rPr>
                <w:rFonts w:ascii="IRANSans" w:eastAsia="Times New Roman" w:hAnsi="IRANSans" w:cs="B Nazanin"/>
                <w:sz w:val="24"/>
                <w:szCs w:val="24"/>
              </w:rPr>
            </w:pPr>
            <w:proofErr w:type="spellStart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monthPicker.titleFormatter</w:t>
            </w:r>
            <w:proofErr w:type="spellEnd"/>
          </w:p>
        </w:tc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  <w:t>function</w:t>
            </w:r>
          </w:p>
        </w:tc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  <w:t>function (</w:t>
            </w:r>
            <w:proofErr w:type="spellStart"/>
            <w:r w:rsidRPr="00E850AE"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  <w:t>unix</w:t>
            </w:r>
            <w:proofErr w:type="spellEnd"/>
            <w:r w:rsidRPr="00E850AE"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  <w:t>) {}</w:t>
            </w:r>
          </w:p>
        </w:tc>
        <w:tc>
          <w:tcPr>
            <w:tcW w:w="7007" w:type="dxa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sz w:val="24"/>
                <w:szCs w:val="24"/>
              </w:rPr>
            </w:pPr>
            <w:proofErr w:type="spellStart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MonthPicker</w:t>
            </w:r>
            <w:proofErr w:type="spellEnd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 xml:space="preserve"> title formatter function</w:t>
            </w:r>
          </w:p>
        </w:tc>
      </w:tr>
      <w:tr w:rsidR="00E850AE" w:rsidRPr="00E850AE" w:rsidTr="0076411C">
        <w:trPr>
          <w:trHeight w:val="567"/>
          <w:jc w:val="center"/>
        </w:trPr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rPr>
                <w:rFonts w:ascii="IRANSans" w:eastAsia="Times New Roman" w:hAnsi="IRANSans" w:cs="B Nazanin"/>
                <w:sz w:val="24"/>
                <w:szCs w:val="24"/>
              </w:rPr>
            </w:pPr>
            <w:proofErr w:type="spellStart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monthPicker.onSelect</w:t>
            </w:r>
            <w:proofErr w:type="spellEnd"/>
          </w:p>
        </w:tc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  <w:t>event</w:t>
            </w:r>
          </w:p>
        </w:tc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  <w:t>function (</w:t>
            </w:r>
            <w:proofErr w:type="spellStart"/>
            <w:r w:rsidRPr="00E850AE"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  <w:t>monthIndex</w:t>
            </w:r>
            <w:proofErr w:type="spellEnd"/>
            <w:r w:rsidRPr="00E850AE"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  <w:t>) {}</w:t>
            </w:r>
          </w:p>
        </w:tc>
        <w:tc>
          <w:tcPr>
            <w:tcW w:w="7007" w:type="dxa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Called when month select by user</w:t>
            </w:r>
          </w:p>
        </w:tc>
      </w:tr>
      <w:tr w:rsidR="00E850AE" w:rsidRPr="00E850AE" w:rsidTr="0076411C">
        <w:trPr>
          <w:trHeight w:val="567"/>
          <w:jc w:val="center"/>
        </w:trPr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rPr>
                <w:rFonts w:ascii="IRANSans" w:eastAsia="Times New Roman" w:hAnsi="IRANSans" w:cs="B Nazanin"/>
                <w:sz w:val="24"/>
                <w:szCs w:val="24"/>
              </w:rPr>
            </w:pPr>
            <w:proofErr w:type="spellStart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yearPicker</w:t>
            </w:r>
            <w:proofErr w:type="spellEnd"/>
          </w:p>
        </w:tc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  <w:t>object</w:t>
            </w:r>
          </w:p>
        </w:tc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</w:pPr>
          </w:p>
        </w:tc>
        <w:tc>
          <w:tcPr>
            <w:tcW w:w="7007" w:type="dxa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sz w:val="24"/>
                <w:szCs w:val="24"/>
              </w:rPr>
            </w:pPr>
          </w:p>
        </w:tc>
      </w:tr>
      <w:tr w:rsidR="00E850AE" w:rsidRPr="00E850AE" w:rsidTr="0076411C">
        <w:trPr>
          <w:trHeight w:val="567"/>
          <w:jc w:val="center"/>
        </w:trPr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rPr>
                <w:rFonts w:ascii="IRANSans" w:eastAsia="Times New Roman" w:hAnsi="IRANSans" w:cs="B Nazanin"/>
                <w:sz w:val="24"/>
                <w:szCs w:val="24"/>
              </w:rPr>
            </w:pPr>
            <w:proofErr w:type="spellStart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yearPicker.enabled</w:t>
            </w:r>
            <w:proofErr w:type="spellEnd"/>
          </w:p>
        </w:tc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</w:pPr>
            <w:proofErr w:type="spellStart"/>
            <w:r w:rsidRPr="00E850AE"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  <w:t>boolean</w:t>
            </w:r>
            <w:proofErr w:type="spellEnd"/>
          </w:p>
        </w:tc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  <w:t>true</w:t>
            </w:r>
          </w:p>
        </w:tc>
        <w:tc>
          <w:tcPr>
            <w:tcW w:w="7007" w:type="dxa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 xml:space="preserve">Enable/Disable </w:t>
            </w:r>
            <w:proofErr w:type="spellStart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yearPicker</w:t>
            </w:r>
            <w:proofErr w:type="spellEnd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 xml:space="preserve"> object</w:t>
            </w:r>
          </w:p>
        </w:tc>
      </w:tr>
      <w:tr w:rsidR="00E850AE" w:rsidRPr="00E850AE" w:rsidTr="0076411C">
        <w:trPr>
          <w:trHeight w:val="567"/>
          <w:jc w:val="center"/>
        </w:trPr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rPr>
                <w:rFonts w:ascii="IRANSans" w:eastAsia="Times New Roman" w:hAnsi="IRANSans" w:cs="B Nazanin"/>
                <w:sz w:val="24"/>
                <w:szCs w:val="24"/>
              </w:rPr>
            </w:pPr>
            <w:proofErr w:type="spellStart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yearPicker.titleFormat</w:t>
            </w:r>
            <w:proofErr w:type="spellEnd"/>
          </w:p>
        </w:tc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  <w:t>string</w:t>
            </w:r>
          </w:p>
        </w:tc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  <w:t>'YYYY'</w:t>
            </w:r>
          </w:p>
        </w:tc>
        <w:tc>
          <w:tcPr>
            <w:tcW w:w="7007" w:type="dxa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sz w:val="24"/>
                <w:szCs w:val="24"/>
              </w:rPr>
            </w:pPr>
            <w:proofErr w:type="spellStart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YearPicker</w:t>
            </w:r>
            <w:proofErr w:type="spellEnd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 xml:space="preserve"> title format string</w:t>
            </w:r>
          </w:p>
        </w:tc>
      </w:tr>
      <w:tr w:rsidR="00E850AE" w:rsidRPr="00E850AE" w:rsidTr="0076411C">
        <w:trPr>
          <w:trHeight w:val="567"/>
          <w:jc w:val="center"/>
        </w:trPr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rPr>
                <w:rFonts w:ascii="IRANSans" w:eastAsia="Times New Roman" w:hAnsi="IRANSans" w:cs="B Nazanin"/>
                <w:sz w:val="24"/>
                <w:szCs w:val="24"/>
              </w:rPr>
            </w:pPr>
            <w:proofErr w:type="spellStart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yearPicker.titleFormatter</w:t>
            </w:r>
            <w:proofErr w:type="spellEnd"/>
          </w:p>
        </w:tc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  <w:t>function</w:t>
            </w:r>
          </w:p>
        </w:tc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  <w:t>function (year) {}</w:t>
            </w:r>
          </w:p>
        </w:tc>
        <w:tc>
          <w:tcPr>
            <w:tcW w:w="7007" w:type="dxa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sz w:val="24"/>
                <w:szCs w:val="24"/>
              </w:rPr>
            </w:pPr>
            <w:proofErr w:type="spellStart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YearPicker</w:t>
            </w:r>
            <w:proofErr w:type="spellEnd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 xml:space="preserve"> title formatter function</w:t>
            </w:r>
          </w:p>
        </w:tc>
      </w:tr>
      <w:tr w:rsidR="00E850AE" w:rsidRPr="00E850AE" w:rsidTr="0076411C">
        <w:trPr>
          <w:trHeight w:val="567"/>
          <w:jc w:val="center"/>
        </w:trPr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rPr>
                <w:rFonts w:ascii="IRANSans" w:eastAsia="Times New Roman" w:hAnsi="IRANSans" w:cs="B Nazanin"/>
                <w:sz w:val="24"/>
                <w:szCs w:val="24"/>
              </w:rPr>
            </w:pPr>
            <w:proofErr w:type="spellStart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yearPicker.onSelect</w:t>
            </w:r>
            <w:proofErr w:type="spellEnd"/>
          </w:p>
        </w:tc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  <w:t>event</w:t>
            </w:r>
          </w:p>
        </w:tc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  <w:t>function (year) {}</w:t>
            </w:r>
          </w:p>
        </w:tc>
        <w:tc>
          <w:tcPr>
            <w:tcW w:w="7007" w:type="dxa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Called when year select by user</w:t>
            </w:r>
          </w:p>
        </w:tc>
      </w:tr>
      <w:tr w:rsidR="00E850AE" w:rsidRPr="00E850AE" w:rsidTr="0076411C">
        <w:trPr>
          <w:trHeight w:val="567"/>
          <w:jc w:val="center"/>
        </w:trPr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rPr>
                <w:rFonts w:ascii="IRANSans" w:eastAsia="Times New Roman" w:hAnsi="IRANSans" w:cs="B Nazanin"/>
                <w:sz w:val="24"/>
                <w:szCs w:val="24"/>
              </w:rPr>
            </w:pPr>
            <w:proofErr w:type="spellStart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onSelect</w:t>
            </w:r>
            <w:proofErr w:type="spellEnd"/>
          </w:p>
        </w:tc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  <w:t>event</w:t>
            </w:r>
          </w:p>
        </w:tc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  <w:t>function (</w:t>
            </w:r>
            <w:proofErr w:type="spellStart"/>
            <w:r w:rsidRPr="00E850AE"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  <w:t>unixDate</w:t>
            </w:r>
            <w:proofErr w:type="spellEnd"/>
            <w:r w:rsidRPr="00E850AE"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  <w:t>) {}</w:t>
            </w:r>
          </w:p>
        </w:tc>
        <w:tc>
          <w:tcPr>
            <w:tcW w:w="7007" w:type="dxa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Called when date Select by user.</w:t>
            </w:r>
          </w:p>
        </w:tc>
      </w:tr>
      <w:tr w:rsidR="00E850AE" w:rsidRPr="00E850AE" w:rsidTr="0076411C">
        <w:trPr>
          <w:trHeight w:val="567"/>
          <w:jc w:val="center"/>
        </w:trPr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rPr>
                <w:rFonts w:ascii="IRANSans" w:eastAsia="Times New Roman" w:hAnsi="IRANSans" w:cs="B Nazanin"/>
                <w:sz w:val="24"/>
                <w:szCs w:val="24"/>
              </w:rPr>
            </w:pPr>
            <w:proofErr w:type="spellStart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onSet</w:t>
            </w:r>
            <w:proofErr w:type="spellEnd"/>
          </w:p>
        </w:tc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  <w:t>event</w:t>
            </w:r>
          </w:p>
        </w:tc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  <w:t>function (</w:t>
            </w:r>
            <w:proofErr w:type="spellStart"/>
            <w:r w:rsidRPr="00E850AE"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  <w:t>unixDate</w:t>
            </w:r>
            <w:proofErr w:type="spellEnd"/>
            <w:r w:rsidRPr="00E850AE"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  <w:t>) {}</w:t>
            </w:r>
          </w:p>
        </w:tc>
        <w:tc>
          <w:tcPr>
            <w:tcW w:w="7007" w:type="dxa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 xml:space="preserve">Called when date Select by </w:t>
            </w:r>
            <w:proofErr w:type="spellStart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api</w:t>
            </w:r>
            <w:proofErr w:type="spellEnd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.</w:t>
            </w:r>
          </w:p>
        </w:tc>
      </w:tr>
      <w:tr w:rsidR="00E850AE" w:rsidRPr="00E850AE" w:rsidTr="0076411C">
        <w:trPr>
          <w:trHeight w:val="567"/>
          <w:jc w:val="center"/>
        </w:trPr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rPr>
                <w:rFonts w:ascii="IRANSans" w:eastAsia="Times New Roman" w:hAnsi="IRANSans" w:cs="B Nazanin"/>
                <w:sz w:val="24"/>
                <w:szCs w:val="24"/>
              </w:rPr>
            </w:pPr>
            <w:proofErr w:type="spellStart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lastRenderedPageBreak/>
              <w:t>onShow</w:t>
            </w:r>
            <w:proofErr w:type="spellEnd"/>
          </w:p>
        </w:tc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  <w:t>event</w:t>
            </w:r>
          </w:p>
        </w:tc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  <w:t>function () {}</w:t>
            </w:r>
          </w:p>
        </w:tc>
        <w:tc>
          <w:tcPr>
            <w:tcW w:w="7007" w:type="dxa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 xml:space="preserve">Called when </w:t>
            </w:r>
            <w:proofErr w:type="spellStart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datePicker</w:t>
            </w:r>
            <w:proofErr w:type="spellEnd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 xml:space="preserve"> shown</w:t>
            </w:r>
          </w:p>
        </w:tc>
      </w:tr>
      <w:tr w:rsidR="00E850AE" w:rsidRPr="00E850AE" w:rsidTr="0076411C">
        <w:trPr>
          <w:trHeight w:val="567"/>
          <w:jc w:val="center"/>
        </w:trPr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rPr>
                <w:rFonts w:ascii="IRANSans" w:eastAsia="Times New Roman" w:hAnsi="IRANSans" w:cs="B Nazanin"/>
                <w:sz w:val="24"/>
                <w:szCs w:val="24"/>
              </w:rPr>
            </w:pPr>
            <w:proofErr w:type="spellStart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onHide</w:t>
            </w:r>
            <w:proofErr w:type="spellEnd"/>
          </w:p>
        </w:tc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  <w:t>event</w:t>
            </w:r>
          </w:p>
        </w:tc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  <w:t>function () {}</w:t>
            </w:r>
          </w:p>
        </w:tc>
        <w:tc>
          <w:tcPr>
            <w:tcW w:w="7007" w:type="dxa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 xml:space="preserve">Called when </w:t>
            </w:r>
            <w:proofErr w:type="spellStart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datePicker</w:t>
            </w:r>
            <w:proofErr w:type="spellEnd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 xml:space="preserve"> hidden</w:t>
            </w:r>
          </w:p>
        </w:tc>
      </w:tr>
      <w:tr w:rsidR="00E850AE" w:rsidRPr="00E850AE" w:rsidTr="0076411C">
        <w:trPr>
          <w:trHeight w:val="567"/>
          <w:jc w:val="center"/>
        </w:trPr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rPr>
                <w:rFonts w:ascii="IRANSans" w:eastAsia="Times New Roman" w:hAnsi="IRANSans" w:cs="B Nazanin"/>
                <w:sz w:val="24"/>
                <w:szCs w:val="24"/>
              </w:rPr>
            </w:pPr>
            <w:proofErr w:type="spellStart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onToggle</w:t>
            </w:r>
            <w:proofErr w:type="spellEnd"/>
          </w:p>
        </w:tc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  <w:t>event</w:t>
            </w:r>
          </w:p>
        </w:tc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  <w:t>function () {}</w:t>
            </w:r>
          </w:p>
        </w:tc>
        <w:tc>
          <w:tcPr>
            <w:tcW w:w="7007" w:type="dxa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 xml:space="preserve">Called when </w:t>
            </w:r>
            <w:proofErr w:type="spellStart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datePicker</w:t>
            </w:r>
            <w:proofErr w:type="spellEnd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 xml:space="preserve"> visibility toggle</w:t>
            </w:r>
          </w:p>
        </w:tc>
      </w:tr>
      <w:tr w:rsidR="00E850AE" w:rsidRPr="00E850AE" w:rsidTr="0076411C">
        <w:trPr>
          <w:trHeight w:val="567"/>
          <w:jc w:val="center"/>
        </w:trPr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rPr>
                <w:rFonts w:ascii="IRANSans" w:eastAsia="Times New Roman" w:hAnsi="IRANSans" w:cs="B Nazanin"/>
                <w:sz w:val="24"/>
                <w:szCs w:val="24"/>
              </w:rPr>
            </w:pPr>
            <w:proofErr w:type="spellStart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onDestroy</w:t>
            </w:r>
            <w:proofErr w:type="spellEnd"/>
          </w:p>
        </w:tc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  <w:t>event</w:t>
            </w:r>
          </w:p>
        </w:tc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  <w:t>function () {}</w:t>
            </w:r>
          </w:p>
        </w:tc>
        <w:tc>
          <w:tcPr>
            <w:tcW w:w="7007" w:type="dxa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 xml:space="preserve">Called when </w:t>
            </w:r>
            <w:proofErr w:type="spellStart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datePicker</w:t>
            </w:r>
            <w:proofErr w:type="spellEnd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 xml:space="preserve"> destroyed</w:t>
            </w:r>
          </w:p>
        </w:tc>
      </w:tr>
      <w:tr w:rsidR="00E850AE" w:rsidRPr="00E850AE" w:rsidTr="0076411C">
        <w:trPr>
          <w:trHeight w:val="567"/>
          <w:jc w:val="center"/>
        </w:trPr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rPr>
                <w:rFonts w:ascii="IRANSans" w:eastAsia="Times New Roman" w:hAnsi="IRANSans" w:cs="B Nazanin"/>
                <w:sz w:val="24"/>
                <w:szCs w:val="24"/>
              </w:rPr>
            </w:pPr>
            <w:proofErr w:type="spellStart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autoClose</w:t>
            </w:r>
            <w:proofErr w:type="spellEnd"/>
          </w:p>
        </w:tc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</w:pPr>
            <w:proofErr w:type="spellStart"/>
            <w:r w:rsidRPr="00E850AE"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  <w:t>boolean</w:t>
            </w:r>
            <w:proofErr w:type="spellEnd"/>
          </w:p>
        </w:tc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  <w:t>false</w:t>
            </w:r>
          </w:p>
        </w:tc>
        <w:tc>
          <w:tcPr>
            <w:tcW w:w="7007" w:type="dxa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 xml:space="preserve">If true </w:t>
            </w:r>
            <w:proofErr w:type="spellStart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datePicker</w:t>
            </w:r>
            <w:proofErr w:type="spellEnd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 xml:space="preserve"> close after select date</w:t>
            </w:r>
          </w:p>
        </w:tc>
      </w:tr>
      <w:tr w:rsidR="00E850AE" w:rsidRPr="00E850AE" w:rsidTr="0076411C">
        <w:trPr>
          <w:trHeight w:val="567"/>
          <w:jc w:val="center"/>
        </w:trPr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rPr>
                <w:rFonts w:ascii="IRANSans" w:eastAsia="Times New Roman" w:hAnsi="IRANSans" w:cs="B Nazanin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position</w:t>
            </w:r>
          </w:p>
        </w:tc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  <w:t>string</w:t>
            </w:r>
          </w:p>
        </w:tc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  <w:t>'auto'</w:t>
            </w:r>
          </w:p>
        </w:tc>
        <w:tc>
          <w:tcPr>
            <w:tcW w:w="7007" w:type="dxa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 xml:space="preserve">Position of </w:t>
            </w:r>
            <w:proofErr w:type="spellStart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datepicker</w:t>
            </w:r>
            <w:proofErr w:type="spellEnd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 xml:space="preserve"> element relative to input element, accept 'auto', [</w:t>
            </w:r>
            <w:proofErr w:type="spellStart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x,y</w:t>
            </w:r>
            <w:proofErr w:type="spellEnd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]</w:t>
            </w:r>
          </w:p>
        </w:tc>
      </w:tr>
      <w:tr w:rsidR="00E850AE" w:rsidRPr="00E850AE" w:rsidTr="0076411C">
        <w:trPr>
          <w:trHeight w:val="567"/>
          <w:jc w:val="center"/>
        </w:trPr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rPr>
                <w:rFonts w:ascii="IRANSans" w:eastAsia="Times New Roman" w:hAnsi="IRANSans" w:cs="B Nazanin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observer</w:t>
            </w:r>
          </w:p>
        </w:tc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</w:pPr>
            <w:proofErr w:type="spellStart"/>
            <w:r w:rsidRPr="00E850AE"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  <w:t>boolean</w:t>
            </w:r>
            <w:proofErr w:type="spellEnd"/>
          </w:p>
        </w:tc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  <w:t>false</w:t>
            </w:r>
          </w:p>
        </w:tc>
        <w:tc>
          <w:tcPr>
            <w:tcW w:w="7007" w:type="dxa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 xml:space="preserve">If true </w:t>
            </w:r>
            <w:proofErr w:type="spellStart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datepicker</w:t>
            </w:r>
            <w:proofErr w:type="spellEnd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 xml:space="preserve"> update self by user inputted date string, accept '</w:t>
            </w:r>
            <w:proofErr w:type="spellStart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yyyy</w:t>
            </w:r>
            <w:proofErr w:type="spellEnd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/mm/</w:t>
            </w:r>
            <w:proofErr w:type="spellStart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dd</w:t>
            </w:r>
            <w:proofErr w:type="spellEnd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'</w:t>
            </w:r>
          </w:p>
        </w:tc>
      </w:tr>
      <w:tr w:rsidR="00E850AE" w:rsidRPr="00E850AE" w:rsidTr="0076411C">
        <w:trPr>
          <w:trHeight w:val="567"/>
          <w:jc w:val="center"/>
        </w:trPr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rPr>
                <w:rFonts w:ascii="IRANSans" w:eastAsia="Times New Roman" w:hAnsi="IRANSans" w:cs="B Nazanin"/>
                <w:sz w:val="24"/>
                <w:szCs w:val="24"/>
              </w:rPr>
            </w:pPr>
            <w:proofErr w:type="spellStart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inputDelay</w:t>
            </w:r>
            <w:proofErr w:type="spellEnd"/>
          </w:p>
        </w:tc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</w:pPr>
            <w:proofErr w:type="spellStart"/>
            <w:r w:rsidRPr="00E850AE"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  <w:t>800 (millisecond)</w:t>
            </w:r>
          </w:p>
        </w:tc>
        <w:tc>
          <w:tcPr>
            <w:tcW w:w="7007" w:type="dxa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Time for last user key-down event, accept millisecond</w:t>
            </w:r>
          </w:p>
        </w:tc>
      </w:tr>
      <w:tr w:rsidR="00E850AE" w:rsidRPr="00E850AE" w:rsidTr="0076411C">
        <w:trPr>
          <w:trHeight w:val="567"/>
          <w:jc w:val="center"/>
        </w:trPr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rPr>
                <w:rFonts w:ascii="IRANSans" w:eastAsia="Times New Roman" w:hAnsi="IRANSans" w:cs="B Nazanin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template</w:t>
            </w:r>
          </w:p>
        </w:tc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  <w:t>string</w:t>
            </w:r>
          </w:p>
        </w:tc>
        <w:tc>
          <w:tcPr>
            <w:tcW w:w="0" w:type="auto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color w:val="888888"/>
                <w:sz w:val="24"/>
                <w:szCs w:val="24"/>
              </w:rPr>
              <w:t>null</w:t>
            </w:r>
          </w:p>
        </w:tc>
        <w:tc>
          <w:tcPr>
            <w:tcW w:w="7007" w:type="dxa"/>
            <w:hideMark/>
          </w:tcPr>
          <w:p w:rsidR="00E850AE" w:rsidRPr="00E850AE" w:rsidRDefault="00E850AE" w:rsidP="00E850AE">
            <w:pPr>
              <w:bidi w:val="0"/>
              <w:spacing w:after="0" w:line="240" w:lineRule="auto"/>
              <w:jc w:val="center"/>
              <w:rPr>
                <w:rFonts w:ascii="IRANSans" w:eastAsia="Times New Roman" w:hAnsi="IRANSans" w:cs="B Nazanin"/>
                <w:sz w:val="24"/>
                <w:szCs w:val="24"/>
              </w:rPr>
            </w:pPr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 xml:space="preserve">By default </w:t>
            </w:r>
            <w:proofErr w:type="spellStart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datepicker</w:t>
            </w:r>
            <w:proofErr w:type="spellEnd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 xml:space="preserve"> have a template string, and you can overwrite it simply by replace string in </w:t>
            </w:r>
            <w:proofErr w:type="spellStart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config</w:t>
            </w:r>
            <w:proofErr w:type="spellEnd"/>
            <w:r w:rsidRPr="00E850AE">
              <w:rPr>
                <w:rFonts w:ascii="IRANSans" w:eastAsia="Times New Roman" w:hAnsi="IRANSans" w:cs="B Nazanin"/>
                <w:sz w:val="24"/>
                <w:szCs w:val="24"/>
              </w:rPr>
              <w:t>.</w:t>
            </w:r>
          </w:p>
        </w:tc>
      </w:tr>
    </w:tbl>
    <w:p w:rsidR="00E850AE" w:rsidRDefault="00E850AE"/>
    <w:sectPr w:rsidR="00E850AE" w:rsidSect="0076411C">
      <w:pgSz w:w="16838" w:h="11906" w:orient="landscape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RANSans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453B08"/>
    <w:multiLevelType w:val="multilevel"/>
    <w:tmpl w:val="A5E48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37B5D50"/>
    <w:multiLevelType w:val="multilevel"/>
    <w:tmpl w:val="28709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04F7BF0"/>
    <w:multiLevelType w:val="multilevel"/>
    <w:tmpl w:val="FA22B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27C047A"/>
    <w:multiLevelType w:val="multilevel"/>
    <w:tmpl w:val="B6846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5E2619F"/>
    <w:multiLevelType w:val="multilevel"/>
    <w:tmpl w:val="D1E49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6A50C01"/>
    <w:multiLevelType w:val="multilevel"/>
    <w:tmpl w:val="50D8E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26D2147"/>
    <w:multiLevelType w:val="multilevel"/>
    <w:tmpl w:val="B8EA6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7030D41"/>
    <w:multiLevelType w:val="multilevel"/>
    <w:tmpl w:val="2E9C5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D271C8C"/>
    <w:multiLevelType w:val="multilevel"/>
    <w:tmpl w:val="B0E27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3285C14"/>
    <w:multiLevelType w:val="multilevel"/>
    <w:tmpl w:val="461C2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A2D3321"/>
    <w:multiLevelType w:val="multilevel"/>
    <w:tmpl w:val="74E29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DE90549"/>
    <w:multiLevelType w:val="multilevel"/>
    <w:tmpl w:val="CB5C3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E7B5B40"/>
    <w:multiLevelType w:val="multilevel"/>
    <w:tmpl w:val="6BA62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3743152"/>
    <w:multiLevelType w:val="multilevel"/>
    <w:tmpl w:val="8696C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91D3EC4"/>
    <w:multiLevelType w:val="multilevel"/>
    <w:tmpl w:val="57245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92D322D"/>
    <w:multiLevelType w:val="multilevel"/>
    <w:tmpl w:val="5CD85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9A40A4D"/>
    <w:multiLevelType w:val="multilevel"/>
    <w:tmpl w:val="CADAC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50F24D9"/>
    <w:multiLevelType w:val="multilevel"/>
    <w:tmpl w:val="C1F6B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E7B1708"/>
    <w:multiLevelType w:val="multilevel"/>
    <w:tmpl w:val="69045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2"/>
  </w:num>
  <w:num w:numId="2">
    <w:abstractNumId w:val="2"/>
  </w:num>
  <w:num w:numId="3">
    <w:abstractNumId w:val="3"/>
  </w:num>
  <w:num w:numId="4">
    <w:abstractNumId w:val="7"/>
  </w:num>
  <w:num w:numId="5">
    <w:abstractNumId w:val="4"/>
  </w:num>
  <w:num w:numId="6">
    <w:abstractNumId w:val="8"/>
  </w:num>
  <w:num w:numId="7">
    <w:abstractNumId w:val="6"/>
  </w:num>
  <w:num w:numId="8">
    <w:abstractNumId w:val="5"/>
  </w:num>
  <w:num w:numId="9">
    <w:abstractNumId w:val="16"/>
  </w:num>
  <w:num w:numId="10">
    <w:abstractNumId w:val="0"/>
  </w:num>
  <w:num w:numId="11">
    <w:abstractNumId w:val="11"/>
  </w:num>
  <w:num w:numId="12">
    <w:abstractNumId w:val="14"/>
  </w:num>
  <w:num w:numId="13">
    <w:abstractNumId w:val="15"/>
  </w:num>
  <w:num w:numId="14">
    <w:abstractNumId w:val="9"/>
  </w:num>
  <w:num w:numId="15">
    <w:abstractNumId w:val="13"/>
  </w:num>
  <w:num w:numId="16">
    <w:abstractNumId w:val="17"/>
  </w:num>
  <w:num w:numId="17">
    <w:abstractNumId w:val="1"/>
  </w:num>
  <w:num w:numId="18">
    <w:abstractNumId w:val="18"/>
  </w:num>
  <w:num w:numId="1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E850AE"/>
    <w:rsid w:val="0022407B"/>
    <w:rsid w:val="0076411C"/>
    <w:rsid w:val="00E85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5:docId w15:val="{B2A9079E-5BA5-45E3-9656-FB712311D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link w:val="Heading1Char"/>
    <w:uiPriority w:val="9"/>
    <w:qFormat/>
    <w:rsid w:val="00E850AE"/>
    <w:pPr>
      <w:bidi w:val="0"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B Nazani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850AE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B Nazani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850AE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B Nazani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E850AE"/>
    <w:pPr>
      <w:bidi w:val="0"/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B Nazanin"/>
      <w:b/>
      <w:bCs/>
      <w:sz w:val="24"/>
      <w:szCs w:val="24"/>
    </w:rPr>
  </w:style>
  <w:style w:type="paragraph" w:styleId="Heading5">
    <w:name w:val="heading 5"/>
    <w:basedOn w:val="Normal"/>
    <w:link w:val="Heading5Char"/>
    <w:uiPriority w:val="9"/>
    <w:qFormat/>
    <w:rsid w:val="00E850AE"/>
    <w:pPr>
      <w:bidi w:val="0"/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B Nazanin"/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50AE"/>
    <w:rPr>
      <w:rFonts w:ascii="Times New Roman" w:eastAsia="Times New Roman" w:hAnsi="Times New Roman" w:cs="B Nazani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850AE"/>
    <w:rPr>
      <w:rFonts w:ascii="Times New Roman" w:eastAsia="Times New Roman" w:hAnsi="Times New Roman" w:cs="B Nazani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850AE"/>
    <w:rPr>
      <w:rFonts w:ascii="Times New Roman" w:eastAsia="Times New Roman" w:hAnsi="Times New Roman" w:cs="B Nazani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E850AE"/>
    <w:rPr>
      <w:rFonts w:ascii="Times New Roman" w:eastAsia="Times New Roman" w:hAnsi="Times New Roman" w:cs="B Nazanin"/>
      <w:b/>
      <w:b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850AE"/>
    <w:rPr>
      <w:rFonts w:ascii="Times New Roman" w:eastAsia="Times New Roman" w:hAnsi="Times New Roman" w:cs="B Nazanin"/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850AE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B Nazanin"/>
      <w:sz w:val="24"/>
      <w:szCs w:val="24"/>
    </w:rPr>
  </w:style>
  <w:style w:type="character" w:styleId="Strong">
    <w:name w:val="Strong"/>
    <w:basedOn w:val="DefaultParagraphFont"/>
    <w:uiPriority w:val="22"/>
    <w:qFormat/>
    <w:rsid w:val="00E850AE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E850A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850AE"/>
    <w:rPr>
      <w:color w:val="800080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E850AE"/>
    <w:rPr>
      <w:rFonts w:ascii="Courier New" w:eastAsia="Times New Roman" w:hAnsi="Courier New" w:cs="B Nazanin"/>
      <w:sz w:val="20"/>
      <w:szCs w:val="20"/>
    </w:rPr>
  </w:style>
  <w:style w:type="character" w:customStyle="1" w:styleId="md-clipboardmessage">
    <w:name w:val="md-clipboard__message"/>
    <w:basedOn w:val="DefaultParagraphFont"/>
    <w:rsid w:val="00E850A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850A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B Nazanin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850AE"/>
    <w:rPr>
      <w:rFonts w:ascii="Courier New" w:eastAsia="Times New Roman" w:hAnsi="Courier New" w:cs="B Nazanin"/>
      <w:sz w:val="20"/>
      <w:szCs w:val="20"/>
    </w:rPr>
  </w:style>
  <w:style w:type="character" w:customStyle="1" w:styleId="p">
    <w:name w:val="p"/>
    <w:basedOn w:val="DefaultParagraphFont"/>
    <w:rsid w:val="00E850AE"/>
  </w:style>
  <w:style w:type="character" w:customStyle="1" w:styleId="s1">
    <w:name w:val="s1"/>
    <w:basedOn w:val="DefaultParagraphFont"/>
    <w:rsid w:val="00E850AE"/>
  </w:style>
  <w:style w:type="character" w:customStyle="1" w:styleId="o">
    <w:name w:val="o"/>
    <w:basedOn w:val="DefaultParagraphFont"/>
    <w:rsid w:val="00E850AE"/>
  </w:style>
  <w:style w:type="character" w:customStyle="1" w:styleId="kc">
    <w:name w:val="kc"/>
    <w:basedOn w:val="DefaultParagraphFont"/>
    <w:rsid w:val="00E850AE"/>
  </w:style>
  <w:style w:type="character" w:customStyle="1" w:styleId="c1">
    <w:name w:val="c1"/>
    <w:basedOn w:val="DefaultParagraphFont"/>
    <w:rsid w:val="00E850AE"/>
  </w:style>
  <w:style w:type="character" w:styleId="Emphasis">
    <w:name w:val="Emphasis"/>
    <w:basedOn w:val="DefaultParagraphFont"/>
    <w:uiPriority w:val="20"/>
    <w:qFormat/>
    <w:rsid w:val="00E850AE"/>
    <w:rPr>
      <w:i/>
      <w:iCs/>
    </w:rPr>
  </w:style>
  <w:style w:type="character" w:customStyle="1" w:styleId="nx">
    <w:name w:val="nx"/>
    <w:basedOn w:val="DefaultParagraphFont"/>
    <w:rsid w:val="00E850AE"/>
  </w:style>
  <w:style w:type="character" w:customStyle="1" w:styleId="kd">
    <w:name w:val="kd"/>
    <w:basedOn w:val="DefaultParagraphFont"/>
    <w:rsid w:val="00E850AE"/>
  </w:style>
  <w:style w:type="character" w:customStyle="1" w:styleId="mi">
    <w:name w:val="mi"/>
    <w:basedOn w:val="DefaultParagraphFont"/>
    <w:rsid w:val="00E850AE"/>
  </w:style>
  <w:style w:type="character" w:customStyle="1" w:styleId="s2">
    <w:name w:val="s2"/>
    <w:basedOn w:val="DefaultParagraphFont"/>
    <w:rsid w:val="00E850AE"/>
  </w:style>
  <w:style w:type="character" w:customStyle="1" w:styleId="kr">
    <w:name w:val="kr"/>
    <w:basedOn w:val="DefaultParagraphFont"/>
    <w:rsid w:val="00E850AE"/>
  </w:style>
  <w:style w:type="character" w:customStyle="1" w:styleId="err">
    <w:name w:val="err"/>
    <w:basedOn w:val="DefaultParagraphFont"/>
    <w:rsid w:val="00E850AE"/>
  </w:style>
  <w:style w:type="character" w:customStyle="1" w:styleId="k">
    <w:name w:val="k"/>
    <w:basedOn w:val="DefaultParagraphFont"/>
    <w:rsid w:val="00E850AE"/>
  </w:style>
  <w:style w:type="character" w:customStyle="1" w:styleId="nb">
    <w:name w:val="nb"/>
    <w:basedOn w:val="DefaultParagraphFont"/>
    <w:rsid w:val="00E850AE"/>
  </w:style>
  <w:style w:type="paragraph" w:styleId="BalloonText">
    <w:name w:val="Balloon Text"/>
    <w:basedOn w:val="Normal"/>
    <w:link w:val="BalloonTextChar"/>
    <w:uiPriority w:val="99"/>
    <w:semiHidden/>
    <w:unhideWhenUsed/>
    <w:rsid w:val="00E850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50A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4340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87038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11093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29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9273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992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55322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15395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51149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09955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43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756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03085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12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20223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517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41377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508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64186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307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28881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621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67318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28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69826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59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24704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04679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4237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12768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84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83632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80873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57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0491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32282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8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0069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634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0595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03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20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31760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://babakhani.github.io/PersianWebToolkit/doc/datepicker/options/" TargetMode="External"/><Relationship Id="rId299" Type="http://schemas.openxmlformats.org/officeDocument/2006/relationships/hyperlink" Target="http://babakhani.github.io/PersianWebToolkit/doc/datepicker/options/" TargetMode="External"/><Relationship Id="rId21" Type="http://schemas.openxmlformats.org/officeDocument/2006/relationships/hyperlink" Target="http://babakhani.github.io/PersianWebToolkit/doc/datepicker/options/" TargetMode="External"/><Relationship Id="rId63" Type="http://schemas.openxmlformats.org/officeDocument/2006/relationships/hyperlink" Target="http://babakhani.github.io/PersianWebToolkit/doc/datepicker/options/" TargetMode="External"/><Relationship Id="rId159" Type="http://schemas.openxmlformats.org/officeDocument/2006/relationships/hyperlink" Target="http://babakhani.github.io/PersianWebToolkit/doc/datepicker/options/" TargetMode="External"/><Relationship Id="rId170" Type="http://schemas.openxmlformats.org/officeDocument/2006/relationships/hyperlink" Target="http://babakhani.github.io/PersianWebToolkit/doc/datepicker/options/" TargetMode="External"/><Relationship Id="rId226" Type="http://schemas.openxmlformats.org/officeDocument/2006/relationships/hyperlink" Target="http://babakhani.github.io/PersianWebToolkit/doc/datepicker/options/" TargetMode="External"/><Relationship Id="rId268" Type="http://schemas.openxmlformats.org/officeDocument/2006/relationships/hyperlink" Target="http://babakhani.github.io/PersianWebToolkit/doc/datepicker/options/" TargetMode="External"/><Relationship Id="rId32" Type="http://schemas.openxmlformats.org/officeDocument/2006/relationships/hyperlink" Target="http://babakhani.github.io/PersianWebToolkit/doc/datepicker/options/" TargetMode="External"/><Relationship Id="rId74" Type="http://schemas.openxmlformats.org/officeDocument/2006/relationships/hyperlink" Target="http://babakhani.github.io/PersianWebToolkit/doc/datepicker/options/" TargetMode="External"/><Relationship Id="rId128" Type="http://schemas.openxmlformats.org/officeDocument/2006/relationships/hyperlink" Target="http://babakhani.github.io/PersianWebToolkit/doc/datepicker/options/" TargetMode="External"/><Relationship Id="rId5" Type="http://schemas.openxmlformats.org/officeDocument/2006/relationships/hyperlink" Target="http://babakhani.github.io/PersianWebToolkit/doc/datepicker/options/" TargetMode="External"/><Relationship Id="rId181" Type="http://schemas.openxmlformats.org/officeDocument/2006/relationships/hyperlink" Target="http://babakhani.github.io/PersianWebToolkit/doc/datepicker/options/" TargetMode="External"/><Relationship Id="rId237" Type="http://schemas.openxmlformats.org/officeDocument/2006/relationships/hyperlink" Target="http://babakhani.github.io/PersianWebToolkit/doc/datepicker/options/" TargetMode="External"/><Relationship Id="rId279" Type="http://schemas.openxmlformats.org/officeDocument/2006/relationships/hyperlink" Target="http://babakhani.github.io/PersianWebToolkit/doc/datepicker/options/" TargetMode="External"/><Relationship Id="rId43" Type="http://schemas.openxmlformats.org/officeDocument/2006/relationships/hyperlink" Target="http://babakhani.github.io/PersianWebToolkit/doc/datepicker/options/" TargetMode="External"/><Relationship Id="rId139" Type="http://schemas.openxmlformats.org/officeDocument/2006/relationships/hyperlink" Target="http://babakhani.github.io/PersianWebToolkit/doc/datepicker/options/" TargetMode="External"/><Relationship Id="rId290" Type="http://schemas.openxmlformats.org/officeDocument/2006/relationships/hyperlink" Target="http://babakhani.github.io/PersianWebToolkit/doc/datepicker/options/" TargetMode="External"/><Relationship Id="rId304" Type="http://schemas.openxmlformats.org/officeDocument/2006/relationships/hyperlink" Target="http://babakhani.github.io/PersianWebToolkit/doc/datepicker/" TargetMode="External"/><Relationship Id="rId85" Type="http://schemas.openxmlformats.org/officeDocument/2006/relationships/hyperlink" Target="http://babakhani.github.io/PersianWebToolkit/doc/datepicker/options/" TargetMode="External"/><Relationship Id="rId150" Type="http://schemas.openxmlformats.org/officeDocument/2006/relationships/hyperlink" Target="http://babakhani.github.io/PersianWebToolkit/doc/datepicker/options/" TargetMode="External"/><Relationship Id="rId192" Type="http://schemas.openxmlformats.org/officeDocument/2006/relationships/hyperlink" Target="http://babakhani.github.io/PersianWebToolkit/doc/datepicker/options/" TargetMode="External"/><Relationship Id="rId206" Type="http://schemas.openxmlformats.org/officeDocument/2006/relationships/hyperlink" Target="http://babakhani.github.io/PersianWebToolkit/doc/datepicker/options/" TargetMode="External"/><Relationship Id="rId248" Type="http://schemas.openxmlformats.org/officeDocument/2006/relationships/hyperlink" Target="http://babakhani.github.io/PersianWebToolkit/doc/datepicker/options/" TargetMode="External"/><Relationship Id="rId12" Type="http://schemas.openxmlformats.org/officeDocument/2006/relationships/hyperlink" Target="http://babakhani.github.io/PersianWebToolkit/doc/datepicker/options/" TargetMode="External"/><Relationship Id="rId108" Type="http://schemas.openxmlformats.org/officeDocument/2006/relationships/hyperlink" Target="http://babakhani.github.io/PersianWebToolkit/doc/datepicker/options/" TargetMode="External"/><Relationship Id="rId54" Type="http://schemas.openxmlformats.org/officeDocument/2006/relationships/hyperlink" Target="http://babakhani.github.io/PersianWebToolkit/doc/datepicker/options/" TargetMode="External"/><Relationship Id="rId96" Type="http://schemas.openxmlformats.org/officeDocument/2006/relationships/hyperlink" Target="http://babakhani.github.io/PersianWebToolkit/doc/datepicker/options/" TargetMode="External"/><Relationship Id="rId161" Type="http://schemas.openxmlformats.org/officeDocument/2006/relationships/hyperlink" Target="http://babakhani.github.io/PersianWebToolkit/doc/datepicker/options/" TargetMode="External"/><Relationship Id="rId217" Type="http://schemas.openxmlformats.org/officeDocument/2006/relationships/hyperlink" Target="http://babakhani.github.io/PersianWebToolkit/doc/datepicker/options/" TargetMode="External"/><Relationship Id="rId259" Type="http://schemas.openxmlformats.org/officeDocument/2006/relationships/hyperlink" Target="http://babakhani.github.io/PersianWebToolkit/doc/datepicker/options/" TargetMode="External"/><Relationship Id="rId23" Type="http://schemas.openxmlformats.org/officeDocument/2006/relationships/hyperlink" Target="http://babakhani.github.io/PersianWebToolkit/doc/datepicker/options/" TargetMode="External"/><Relationship Id="rId119" Type="http://schemas.openxmlformats.org/officeDocument/2006/relationships/hyperlink" Target="http://babakhani.github.io/PersianWebToolkit/doc/datepicker/options/" TargetMode="External"/><Relationship Id="rId270" Type="http://schemas.openxmlformats.org/officeDocument/2006/relationships/hyperlink" Target="http://babakhani.github.io/PersianWebToolkit/doc/datepicker/options/" TargetMode="External"/><Relationship Id="rId44" Type="http://schemas.openxmlformats.org/officeDocument/2006/relationships/hyperlink" Target="http://babakhani.github.io/PersianWebToolkit/doc/datepicker/options/" TargetMode="External"/><Relationship Id="rId65" Type="http://schemas.openxmlformats.org/officeDocument/2006/relationships/hyperlink" Target="http://babakhani.github.io/PersianWebToolkit/doc/datepicker/options/" TargetMode="External"/><Relationship Id="rId86" Type="http://schemas.openxmlformats.org/officeDocument/2006/relationships/hyperlink" Target="http://babakhani.github.io/PersianWebToolkit/doc/datepicker/options/" TargetMode="External"/><Relationship Id="rId130" Type="http://schemas.openxmlformats.org/officeDocument/2006/relationships/hyperlink" Target="http://babakhani.github.io/PersianWebToolkit/doc/datepicker/options/" TargetMode="External"/><Relationship Id="rId151" Type="http://schemas.openxmlformats.org/officeDocument/2006/relationships/hyperlink" Target="http://babakhani.github.io/PersianWebToolkit/doc/datepicker/options/" TargetMode="External"/><Relationship Id="rId172" Type="http://schemas.openxmlformats.org/officeDocument/2006/relationships/hyperlink" Target="http://babakhani.github.io/PersianWebToolkit/doc/datepicker/options/" TargetMode="External"/><Relationship Id="rId193" Type="http://schemas.openxmlformats.org/officeDocument/2006/relationships/hyperlink" Target="http://babakhani.github.io/PersianWebToolkit/doc/datepicker/options/" TargetMode="External"/><Relationship Id="rId207" Type="http://schemas.openxmlformats.org/officeDocument/2006/relationships/hyperlink" Target="http://babakhani.github.io/PersianWebToolkit/doc/datepicker/options/" TargetMode="External"/><Relationship Id="rId228" Type="http://schemas.openxmlformats.org/officeDocument/2006/relationships/hyperlink" Target="http://babakhani.github.io/PersianWebToolkit/doc/datepicker/options/" TargetMode="External"/><Relationship Id="rId249" Type="http://schemas.openxmlformats.org/officeDocument/2006/relationships/hyperlink" Target="http://babakhani.github.io/PersianWebToolkit/doc/datepicker/options/" TargetMode="External"/><Relationship Id="rId13" Type="http://schemas.openxmlformats.org/officeDocument/2006/relationships/hyperlink" Target="http://babakhani.github.io/PersianWebToolkit/doc/datepicker/options/" TargetMode="External"/><Relationship Id="rId109" Type="http://schemas.openxmlformats.org/officeDocument/2006/relationships/hyperlink" Target="http://babakhani.github.io/PersianWebToolkit/doc/datepicker/options/" TargetMode="External"/><Relationship Id="rId260" Type="http://schemas.openxmlformats.org/officeDocument/2006/relationships/hyperlink" Target="http://babakhani.github.io/PersianWebToolkit/doc/datepicker/options/" TargetMode="External"/><Relationship Id="rId281" Type="http://schemas.openxmlformats.org/officeDocument/2006/relationships/hyperlink" Target="http://babakhani.github.io/PersianWebToolkit/doc/datepicker/options/" TargetMode="External"/><Relationship Id="rId34" Type="http://schemas.openxmlformats.org/officeDocument/2006/relationships/hyperlink" Target="http://babakhani.github.io/PersianWebToolkit/doc/datepicker/options/" TargetMode="External"/><Relationship Id="rId55" Type="http://schemas.openxmlformats.org/officeDocument/2006/relationships/hyperlink" Target="http://babakhani.github.io/PersianWebToolkit/doc/datepicker/options/" TargetMode="External"/><Relationship Id="rId76" Type="http://schemas.openxmlformats.org/officeDocument/2006/relationships/hyperlink" Target="http://babakhani.github.io/PersianWebToolkit/doc/datepicker/options/" TargetMode="External"/><Relationship Id="rId97" Type="http://schemas.openxmlformats.org/officeDocument/2006/relationships/hyperlink" Target="http://babakhani.github.io/PersianWebToolkit/doc/datepicker/options/" TargetMode="External"/><Relationship Id="rId120" Type="http://schemas.openxmlformats.org/officeDocument/2006/relationships/hyperlink" Target="http://babakhani.github.io/PersianWebToolkit/doc/datepicker/options/" TargetMode="External"/><Relationship Id="rId141" Type="http://schemas.openxmlformats.org/officeDocument/2006/relationships/hyperlink" Target="http://babakhani.github.io/PersianWebToolkit/doc/datepicker/options/" TargetMode="External"/><Relationship Id="rId7" Type="http://schemas.openxmlformats.org/officeDocument/2006/relationships/hyperlink" Target="http://babakhani.github.io/PersianWebToolkit/doc/datepicker/options/" TargetMode="External"/><Relationship Id="rId162" Type="http://schemas.openxmlformats.org/officeDocument/2006/relationships/hyperlink" Target="http://babakhani.github.io/PersianWebToolkit/doc/datepicker/options/" TargetMode="External"/><Relationship Id="rId183" Type="http://schemas.openxmlformats.org/officeDocument/2006/relationships/hyperlink" Target="http://babakhani.github.io/PersianWebToolkit/doc/datepicker/options/" TargetMode="External"/><Relationship Id="rId218" Type="http://schemas.openxmlformats.org/officeDocument/2006/relationships/hyperlink" Target="http://babakhani.github.io/PersianWebToolkit/doc/datepicker/options/" TargetMode="External"/><Relationship Id="rId239" Type="http://schemas.openxmlformats.org/officeDocument/2006/relationships/hyperlink" Target="http://babakhani.github.io/PersianWebToolkit/doc/datepicker/options/" TargetMode="External"/><Relationship Id="rId250" Type="http://schemas.openxmlformats.org/officeDocument/2006/relationships/hyperlink" Target="http://babakhani.github.io/PersianWebToolkit/doc/datepicker/options/" TargetMode="External"/><Relationship Id="rId271" Type="http://schemas.openxmlformats.org/officeDocument/2006/relationships/hyperlink" Target="http://babakhani.github.io/PersianWebToolkit/doc/datepicker/options/" TargetMode="External"/><Relationship Id="rId292" Type="http://schemas.openxmlformats.org/officeDocument/2006/relationships/hyperlink" Target="http://babakhani.github.io/PersianWebToolkit/doc/datepicker/options/" TargetMode="External"/><Relationship Id="rId306" Type="http://schemas.openxmlformats.org/officeDocument/2006/relationships/hyperlink" Target="http://babakhani.github.io/PersianWebToolkit/doc/persian-date/" TargetMode="External"/><Relationship Id="rId24" Type="http://schemas.openxmlformats.org/officeDocument/2006/relationships/hyperlink" Target="http://babakhani.github.io/PersianWebToolkit/doc/datepicker/options/" TargetMode="External"/><Relationship Id="rId45" Type="http://schemas.openxmlformats.org/officeDocument/2006/relationships/hyperlink" Target="http://babakhani.github.io/PersianWebToolkit/doc/datepicker/options/" TargetMode="External"/><Relationship Id="rId66" Type="http://schemas.openxmlformats.org/officeDocument/2006/relationships/hyperlink" Target="http://babakhani.github.io/PersianWebToolkit/doc/datepicker/options/" TargetMode="External"/><Relationship Id="rId87" Type="http://schemas.openxmlformats.org/officeDocument/2006/relationships/hyperlink" Target="http://babakhani.github.io/PersianWebToolkit/doc/datepicker/options/" TargetMode="External"/><Relationship Id="rId110" Type="http://schemas.openxmlformats.org/officeDocument/2006/relationships/hyperlink" Target="http://babakhani.github.io/PersianWebToolkit/doc/datepicker/options/" TargetMode="External"/><Relationship Id="rId131" Type="http://schemas.openxmlformats.org/officeDocument/2006/relationships/hyperlink" Target="http://babakhani.github.io/PersianWebToolkit/doc/datepicker/options/" TargetMode="External"/><Relationship Id="rId152" Type="http://schemas.openxmlformats.org/officeDocument/2006/relationships/hyperlink" Target="http://babakhani.github.io/PersianWebToolkit/doc/datepicker/options/" TargetMode="External"/><Relationship Id="rId173" Type="http://schemas.openxmlformats.org/officeDocument/2006/relationships/hyperlink" Target="http://babakhani.github.io/PersianWebToolkit/doc/datepicker/options/" TargetMode="External"/><Relationship Id="rId194" Type="http://schemas.openxmlformats.org/officeDocument/2006/relationships/hyperlink" Target="http://babakhani.github.io/PersianWebToolkit/doc/datepicker/options/" TargetMode="External"/><Relationship Id="rId208" Type="http://schemas.openxmlformats.org/officeDocument/2006/relationships/hyperlink" Target="http://babakhani.github.io/PersianWebToolkit/doc/datepicker/options/" TargetMode="External"/><Relationship Id="rId229" Type="http://schemas.openxmlformats.org/officeDocument/2006/relationships/hyperlink" Target="http://babakhani.github.io/PersianWebToolkit/doc/datepicker/options/" TargetMode="External"/><Relationship Id="rId240" Type="http://schemas.openxmlformats.org/officeDocument/2006/relationships/hyperlink" Target="http://babakhani.github.io/PersianWebToolkit/doc/datepicker/options/" TargetMode="External"/><Relationship Id="rId261" Type="http://schemas.openxmlformats.org/officeDocument/2006/relationships/hyperlink" Target="http://babakhani.github.io/PersianWebToolkit/doc/datepicker/options/" TargetMode="External"/><Relationship Id="rId14" Type="http://schemas.openxmlformats.org/officeDocument/2006/relationships/hyperlink" Target="http://babakhani.github.io/PersianWebToolkit/doc/datepicker/options/" TargetMode="External"/><Relationship Id="rId35" Type="http://schemas.openxmlformats.org/officeDocument/2006/relationships/hyperlink" Target="http://babakhani.github.io/PersianWebToolkit/doc/datepicker/options/" TargetMode="External"/><Relationship Id="rId56" Type="http://schemas.openxmlformats.org/officeDocument/2006/relationships/hyperlink" Target="http://babakhani.github.io/PersianWebToolkit/doc/datepicker/options/" TargetMode="External"/><Relationship Id="rId77" Type="http://schemas.openxmlformats.org/officeDocument/2006/relationships/hyperlink" Target="http://babakhani.github.io/PersianWebToolkit/doc/datepicker/options/" TargetMode="External"/><Relationship Id="rId100" Type="http://schemas.openxmlformats.org/officeDocument/2006/relationships/hyperlink" Target="http://babakhani.github.io/PersianWebToolkit/doc/datepicker/options/" TargetMode="External"/><Relationship Id="rId282" Type="http://schemas.openxmlformats.org/officeDocument/2006/relationships/hyperlink" Target="http://babakhani.github.io/PersianWebToolkit/doc/datepicker/options/" TargetMode="External"/><Relationship Id="rId8" Type="http://schemas.openxmlformats.org/officeDocument/2006/relationships/hyperlink" Target="http://babakhani.github.io/PersianWebToolkit/doc/datepicker/options/" TargetMode="External"/><Relationship Id="rId98" Type="http://schemas.openxmlformats.org/officeDocument/2006/relationships/hyperlink" Target="http://babakhani.github.io/PersianWebToolkit/doc/datepicker/options/" TargetMode="External"/><Relationship Id="rId121" Type="http://schemas.openxmlformats.org/officeDocument/2006/relationships/hyperlink" Target="http://babakhani.github.io/PersianWebToolkit/doc/datepicker/options/" TargetMode="External"/><Relationship Id="rId142" Type="http://schemas.openxmlformats.org/officeDocument/2006/relationships/hyperlink" Target="http://babakhani.github.io/PersianWebToolkit/doc/datepicker/options/" TargetMode="External"/><Relationship Id="rId163" Type="http://schemas.openxmlformats.org/officeDocument/2006/relationships/hyperlink" Target="http://babakhani.github.io/PersianWebToolkit/doc/datepicker/options/" TargetMode="External"/><Relationship Id="rId184" Type="http://schemas.openxmlformats.org/officeDocument/2006/relationships/hyperlink" Target="http://babakhani.github.io/PersianWebToolkit/doc/datepicker/options/" TargetMode="External"/><Relationship Id="rId219" Type="http://schemas.openxmlformats.org/officeDocument/2006/relationships/hyperlink" Target="http://babakhani.github.io/PersianWebToolkit/doc/datepicker/options/" TargetMode="External"/><Relationship Id="rId230" Type="http://schemas.openxmlformats.org/officeDocument/2006/relationships/hyperlink" Target="http://babakhani.github.io/PersianWebToolkit/doc/datepicker/options/" TargetMode="External"/><Relationship Id="rId251" Type="http://schemas.openxmlformats.org/officeDocument/2006/relationships/hyperlink" Target="http://babakhani.github.io/PersianWebToolkit/doc/datepicker/options/" TargetMode="External"/><Relationship Id="rId25" Type="http://schemas.openxmlformats.org/officeDocument/2006/relationships/hyperlink" Target="http://babakhani.github.io/PersianWebToolkit/doc/datepicker/options/" TargetMode="External"/><Relationship Id="rId46" Type="http://schemas.openxmlformats.org/officeDocument/2006/relationships/hyperlink" Target="http://babakhani.github.io/PersianWebToolkit/doc/datepicker/options/" TargetMode="External"/><Relationship Id="rId67" Type="http://schemas.openxmlformats.org/officeDocument/2006/relationships/hyperlink" Target="http://babakhani.github.io/PersianWebToolkit/doc/datepicker/options/" TargetMode="External"/><Relationship Id="rId272" Type="http://schemas.openxmlformats.org/officeDocument/2006/relationships/hyperlink" Target="http://babakhani.github.io/PersianWebToolkit/doc/datepicker/options/" TargetMode="External"/><Relationship Id="rId293" Type="http://schemas.openxmlformats.org/officeDocument/2006/relationships/hyperlink" Target="http://babakhani.github.io/PersianWebToolkit/doc/datepicker/options/" TargetMode="External"/><Relationship Id="rId307" Type="http://schemas.openxmlformats.org/officeDocument/2006/relationships/hyperlink" Target="http://babakhani.github.io/PersianWebToolkit/doc/persian-date/" TargetMode="External"/><Relationship Id="rId88" Type="http://schemas.openxmlformats.org/officeDocument/2006/relationships/hyperlink" Target="http://babakhani.github.io/PersianWebToolkit/doc/datepicker/options/" TargetMode="External"/><Relationship Id="rId111" Type="http://schemas.openxmlformats.org/officeDocument/2006/relationships/hyperlink" Target="http://babakhani.github.io/PersianWebToolkit/doc/datepicker/options/" TargetMode="External"/><Relationship Id="rId132" Type="http://schemas.openxmlformats.org/officeDocument/2006/relationships/hyperlink" Target="http://babakhani.github.io/PersianWebToolkit/doc/datepicker/options/" TargetMode="External"/><Relationship Id="rId153" Type="http://schemas.openxmlformats.org/officeDocument/2006/relationships/hyperlink" Target="http://babakhani.github.io/PersianWebToolkit/doc/datepicker/options/" TargetMode="External"/><Relationship Id="rId174" Type="http://schemas.openxmlformats.org/officeDocument/2006/relationships/hyperlink" Target="http://babakhani.github.io/PersianWebToolkit/doc/datepicker/options/" TargetMode="External"/><Relationship Id="rId195" Type="http://schemas.openxmlformats.org/officeDocument/2006/relationships/hyperlink" Target="http://babakhani.github.io/PersianWebToolkit/doc/datepicker/options/" TargetMode="External"/><Relationship Id="rId209" Type="http://schemas.openxmlformats.org/officeDocument/2006/relationships/hyperlink" Target="http://babakhani.github.io/PersianWebToolkit/doc/datepicker/options/" TargetMode="External"/><Relationship Id="rId220" Type="http://schemas.openxmlformats.org/officeDocument/2006/relationships/hyperlink" Target="http://babakhani.github.io/PersianWebToolkit/doc/datepicker/options/" TargetMode="External"/><Relationship Id="rId241" Type="http://schemas.openxmlformats.org/officeDocument/2006/relationships/hyperlink" Target="http://babakhani.github.io/PersianWebToolkit/doc/datepicker/options/" TargetMode="External"/><Relationship Id="rId15" Type="http://schemas.openxmlformats.org/officeDocument/2006/relationships/hyperlink" Target="http://babakhani.github.io/PersianWebToolkit/doc/datepicker/options/" TargetMode="External"/><Relationship Id="rId36" Type="http://schemas.openxmlformats.org/officeDocument/2006/relationships/hyperlink" Target="http://babakhani.github.io/PersianWebToolkit/doc/datepicker/options/" TargetMode="External"/><Relationship Id="rId57" Type="http://schemas.openxmlformats.org/officeDocument/2006/relationships/hyperlink" Target="http://babakhani.github.io/PersianWebToolkit/doc/datepicker/options/" TargetMode="External"/><Relationship Id="rId262" Type="http://schemas.openxmlformats.org/officeDocument/2006/relationships/hyperlink" Target="http://babakhani.github.io/PersianWebToolkit/doc/datepicker/options/" TargetMode="External"/><Relationship Id="rId283" Type="http://schemas.openxmlformats.org/officeDocument/2006/relationships/hyperlink" Target="http://babakhani.github.io/PersianWebToolkit/doc/datepicker/options/" TargetMode="External"/><Relationship Id="rId78" Type="http://schemas.openxmlformats.org/officeDocument/2006/relationships/hyperlink" Target="http://babakhani.github.io/PersianWebToolkit/doc/datepicker/options/" TargetMode="External"/><Relationship Id="rId99" Type="http://schemas.openxmlformats.org/officeDocument/2006/relationships/hyperlink" Target="http://babakhani.github.io/PersianWebToolkit/doc/datepicker/options/" TargetMode="External"/><Relationship Id="rId101" Type="http://schemas.openxmlformats.org/officeDocument/2006/relationships/hyperlink" Target="http://babakhani.github.io/PersianWebToolkit/doc/datepicker/options/" TargetMode="External"/><Relationship Id="rId122" Type="http://schemas.openxmlformats.org/officeDocument/2006/relationships/hyperlink" Target="http://babakhani.github.io/PersianWebToolkit/doc/datepicker/options/" TargetMode="External"/><Relationship Id="rId143" Type="http://schemas.openxmlformats.org/officeDocument/2006/relationships/hyperlink" Target="http://babakhani.github.io/PersianWebToolkit/doc/datepicker/options/" TargetMode="External"/><Relationship Id="rId164" Type="http://schemas.openxmlformats.org/officeDocument/2006/relationships/hyperlink" Target="http://babakhani.github.io/PersianWebToolkit/doc/datepicker/options/" TargetMode="External"/><Relationship Id="rId185" Type="http://schemas.openxmlformats.org/officeDocument/2006/relationships/hyperlink" Target="http://babakhani.github.io/PersianWebToolkit/doc/datepicker/options/" TargetMode="External"/><Relationship Id="rId9" Type="http://schemas.openxmlformats.org/officeDocument/2006/relationships/hyperlink" Target="http://babakhani.github.io/PersianWebToolkit/doc/datepicker/options/" TargetMode="External"/><Relationship Id="rId210" Type="http://schemas.openxmlformats.org/officeDocument/2006/relationships/hyperlink" Target="http://babakhani.github.io/PersianWebToolkit/doc/datepicker/options/" TargetMode="External"/><Relationship Id="rId26" Type="http://schemas.openxmlformats.org/officeDocument/2006/relationships/hyperlink" Target="http://babakhani.github.io/PersianWebToolkit/doc/datepicker/options/" TargetMode="External"/><Relationship Id="rId231" Type="http://schemas.openxmlformats.org/officeDocument/2006/relationships/hyperlink" Target="http://babakhani.github.io/PersianWebToolkit/doc/datepicker/options/" TargetMode="External"/><Relationship Id="rId252" Type="http://schemas.openxmlformats.org/officeDocument/2006/relationships/hyperlink" Target="http://babakhani.github.io/PersianWebToolkit/doc/datepicker/options/" TargetMode="External"/><Relationship Id="rId273" Type="http://schemas.openxmlformats.org/officeDocument/2006/relationships/hyperlink" Target="http://babakhani.github.io/PersianWebToolkit/doc/datepicker/options/" TargetMode="External"/><Relationship Id="rId294" Type="http://schemas.openxmlformats.org/officeDocument/2006/relationships/hyperlink" Target="http://babakhani.github.io/PersianWebToolkit/doc/datepicker/options/" TargetMode="External"/><Relationship Id="rId308" Type="http://schemas.openxmlformats.org/officeDocument/2006/relationships/fontTable" Target="fontTable.xml"/><Relationship Id="rId47" Type="http://schemas.openxmlformats.org/officeDocument/2006/relationships/hyperlink" Target="http://babakhani.github.io/PersianWebToolkit/doc/datepicker/options/" TargetMode="External"/><Relationship Id="rId68" Type="http://schemas.openxmlformats.org/officeDocument/2006/relationships/hyperlink" Target="http://babakhani.github.io/PersianWebToolkit/doc/datepicker/options/" TargetMode="External"/><Relationship Id="rId89" Type="http://schemas.openxmlformats.org/officeDocument/2006/relationships/hyperlink" Target="http://babakhani.github.io/PersianWebToolkit/doc/datepicker/options/" TargetMode="External"/><Relationship Id="rId112" Type="http://schemas.openxmlformats.org/officeDocument/2006/relationships/hyperlink" Target="http://babakhani.github.io/PersianWebToolkit/doc/datepicker/options/" TargetMode="External"/><Relationship Id="rId133" Type="http://schemas.openxmlformats.org/officeDocument/2006/relationships/hyperlink" Target="http://babakhani.github.io/PersianWebToolkit/doc/datepicker/options/" TargetMode="External"/><Relationship Id="rId154" Type="http://schemas.openxmlformats.org/officeDocument/2006/relationships/hyperlink" Target="http://babakhani.github.io/PersianWebToolkit/doc/datepicker/options/" TargetMode="External"/><Relationship Id="rId175" Type="http://schemas.openxmlformats.org/officeDocument/2006/relationships/hyperlink" Target="http://babakhani.github.io/PersianWebToolkit/doc/datepicker/options/" TargetMode="External"/><Relationship Id="rId196" Type="http://schemas.openxmlformats.org/officeDocument/2006/relationships/hyperlink" Target="http://babakhani.github.io/PersianWebToolkit/doc/datepicker/options/" TargetMode="External"/><Relationship Id="rId200" Type="http://schemas.openxmlformats.org/officeDocument/2006/relationships/hyperlink" Target="http://babakhani.github.io/PersianWebToolkit/doc/datepicker/options/" TargetMode="External"/><Relationship Id="rId16" Type="http://schemas.openxmlformats.org/officeDocument/2006/relationships/hyperlink" Target="http://babakhani.github.io/PersianWebToolkit/doc/datepicker/options/" TargetMode="External"/><Relationship Id="rId221" Type="http://schemas.openxmlformats.org/officeDocument/2006/relationships/hyperlink" Target="http://babakhani.github.io/PersianWebToolkit/doc/datepicker/options/" TargetMode="External"/><Relationship Id="rId242" Type="http://schemas.openxmlformats.org/officeDocument/2006/relationships/hyperlink" Target="http://babakhani.github.io/PersianWebToolkit/doc/datepicker/options/" TargetMode="External"/><Relationship Id="rId263" Type="http://schemas.openxmlformats.org/officeDocument/2006/relationships/hyperlink" Target="http://babakhani.github.io/PersianWebToolkit/doc/datepicker/options/" TargetMode="External"/><Relationship Id="rId284" Type="http://schemas.openxmlformats.org/officeDocument/2006/relationships/hyperlink" Target="http://babakhani.github.io/PersianWebToolkit/doc/datepicker/options/" TargetMode="External"/><Relationship Id="rId37" Type="http://schemas.openxmlformats.org/officeDocument/2006/relationships/hyperlink" Target="http://babakhani.github.io/PersianWebToolkit/doc/datepicker/options/" TargetMode="External"/><Relationship Id="rId58" Type="http://schemas.openxmlformats.org/officeDocument/2006/relationships/hyperlink" Target="http://babakhani.github.io/PersianWebToolkit/doc/datepicker/options/" TargetMode="External"/><Relationship Id="rId79" Type="http://schemas.openxmlformats.org/officeDocument/2006/relationships/hyperlink" Target="http://babakhani.github.io/PersianWebToolkit/doc/datepicker/options/" TargetMode="External"/><Relationship Id="rId102" Type="http://schemas.openxmlformats.org/officeDocument/2006/relationships/hyperlink" Target="http://babakhani.github.io/PersianWebToolkit/doc/datepicker/options/" TargetMode="External"/><Relationship Id="rId123" Type="http://schemas.openxmlformats.org/officeDocument/2006/relationships/hyperlink" Target="http://babakhani.github.io/PersianWebToolkit/doc/datepicker/options/" TargetMode="External"/><Relationship Id="rId144" Type="http://schemas.openxmlformats.org/officeDocument/2006/relationships/hyperlink" Target="http://babakhani.github.io/PersianWebToolkit/doc/datepicker/options/" TargetMode="External"/><Relationship Id="rId90" Type="http://schemas.openxmlformats.org/officeDocument/2006/relationships/hyperlink" Target="http://babakhani.github.io/PersianWebToolkit/doc/datepicker/options/" TargetMode="External"/><Relationship Id="rId165" Type="http://schemas.openxmlformats.org/officeDocument/2006/relationships/hyperlink" Target="http://babakhani.github.io/PersianWebToolkit/doc/datepicker/options/" TargetMode="External"/><Relationship Id="rId186" Type="http://schemas.openxmlformats.org/officeDocument/2006/relationships/hyperlink" Target="http://babakhani.github.io/PersianWebToolkit/doc/datepicker/options/" TargetMode="External"/><Relationship Id="rId211" Type="http://schemas.openxmlformats.org/officeDocument/2006/relationships/hyperlink" Target="http://babakhani.github.io/PersianWebToolkit/doc/datepicker/options/" TargetMode="External"/><Relationship Id="rId232" Type="http://schemas.openxmlformats.org/officeDocument/2006/relationships/hyperlink" Target="http://babakhani.github.io/PersianWebToolkit/doc/datepicker/options/" TargetMode="External"/><Relationship Id="rId253" Type="http://schemas.openxmlformats.org/officeDocument/2006/relationships/hyperlink" Target="http://babakhani.github.io/PersianWebToolkit/doc/datepicker/options/" TargetMode="External"/><Relationship Id="rId274" Type="http://schemas.openxmlformats.org/officeDocument/2006/relationships/hyperlink" Target="http://babakhani.github.io/PersianWebToolkit/doc/datepicker/options/" TargetMode="External"/><Relationship Id="rId295" Type="http://schemas.openxmlformats.org/officeDocument/2006/relationships/hyperlink" Target="http://babakhani.github.io/PersianWebToolkit/doc/datepicker/options/" TargetMode="External"/><Relationship Id="rId309" Type="http://schemas.openxmlformats.org/officeDocument/2006/relationships/theme" Target="theme/theme1.xml"/><Relationship Id="rId27" Type="http://schemas.openxmlformats.org/officeDocument/2006/relationships/hyperlink" Target="http://babakhani.github.io/PersianWebToolkit/doc/datepicker/options/" TargetMode="External"/><Relationship Id="rId48" Type="http://schemas.openxmlformats.org/officeDocument/2006/relationships/hyperlink" Target="http://babakhani.github.io/PersianWebToolkit/doc/datepicker/options/" TargetMode="External"/><Relationship Id="rId69" Type="http://schemas.openxmlformats.org/officeDocument/2006/relationships/hyperlink" Target="http://babakhani.github.io/PersianWebToolkit/doc/datepicker/options/" TargetMode="External"/><Relationship Id="rId113" Type="http://schemas.openxmlformats.org/officeDocument/2006/relationships/hyperlink" Target="http://babakhani.github.io/PersianWebToolkit/doc/datepicker/options/" TargetMode="External"/><Relationship Id="rId134" Type="http://schemas.openxmlformats.org/officeDocument/2006/relationships/hyperlink" Target="http://babakhani.github.io/PersianWebToolkit/doc/datepicker/options/" TargetMode="External"/><Relationship Id="rId80" Type="http://schemas.openxmlformats.org/officeDocument/2006/relationships/hyperlink" Target="http://babakhani.github.io/PersianWebToolkit/doc/datepicker/options/" TargetMode="External"/><Relationship Id="rId155" Type="http://schemas.openxmlformats.org/officeDocument/2006/relationships/hyperlink" Target="http://babakhani.github.io/PersianWebToolkit/doc/datepicker/options/" TargetMode="External"/><Relationship Id="rId176" Type="http://schemas.openxmlformats.org/officeDocument/2006/relationships/hyperlink" Target="http://babakhani.github.io/PersianWebToolkit/doc/datepicker/options/" TargetMode="External"/><Relationship Id="rId197" Type="http://schemas.openxmlformats.org/officeDocument/2006/relationships/hyperlink" Target="http://babakhani.github.io/PersianWebToolkit/doc/datepicker/options/" TargetMode="External"/><Relationship Id="rId201" Type="http://schemas.openxmlformats.org/officeDocument/2006/relationships/hyperlink" Target="http://babakhani.github.io/PersianWebToolkit/doc/datepicker/options/" TargetMode="External"/><Relationship Id="rId222" Type="http://schemas.openxmlformats.org/officeDocument/2006/relationships/hyperlink" Target="http://babakhani.github.io/PersianWebToolkit/doc/datepicker/options/" TargetMode="External"/><Relationship Id="rId243" Type="http://schemas.openxmlformats.org/officeDocument/2006/relationships/hyperlink" Target="http://babakhani.github.io/PersianWebToolkit/doc/datepicker/options/" TargetMode="External"/><Relationship Id="rId264" Type="http://schemas.openxmlformats.org/officeDocument/2006/relationships/hyperlink" Target="http://babakhani.github.io/PersianWebToolkit/doc/datepicker/options/" TargetMode="External"/><Relationship Id="rId285" Type="http://schemas.openxmlformats.org/officeDocument/2006/relationships/hyperlink" Target="http://babakhani.github.io/PersianWebToolkit/doc/datepicker/options/" TargetMode="External"/><Relationship Id="rId17" Type="http://schemas.openxmlformats.org/officeDocument/2006/relationships/hyperlink" Target="http://babakhani.github.io/PersianWebToolkit/doc/datepicker/options/" TargetMode="External"/><Relationship Id="rId38" Type="http://schemas.openxmlformats.org/officeDocument/2006/relationships/hyperlink" Target="http://babakhani.github.io/PersianWebToolkit/doc/datepicker/options/" TargetMode="External"/><Relationship Id="rId59" Type="http://schemas.openxmlformats.org/officeDocument/2006/relationships/hyperlink" Target="http://babakhani.github.io/PersianWebToolkit/doc/datepicker/options/" TargetMode="External"/><Relationship Id="rId103" Type="http://schemas.openxmlformats.org/officeDocument/2006/relationships/hyperlink" Target="http://babakhani.github.io/PersianWebToolkit/doc/datepicker/options/" TargetMode="External"/><Relationship Id="rId124" Type="http://schemas.openxmlformats.org/officeDocument/2006/relationships/hyperlink" Target="http://babakhani.github.io/PersianWebToolkit/doc/datepicker/options/" TargetMode="External"/><Relationship Id="rId70" Type="http://schemas.openxmlformats.org/officeDocument/2006/relationships/hyperlink" Target="http://babakhani.github.io/PersianWebToolkit/doc/datepicker/options/" TargetMode="External"/><Relationship Id="rId91" Type="http://schemas.openxmlformats.org/officeDocument/2006/relationships/hyperlink" Target="http://babakhani.github.io/PersianWebToolkit/doc/datepicker/options/" TargetMode="External"/><Relationship Id="rId145" Type="http://schemas.openxmlformats.org/officeDocument/2006/relationships/hyperlink" Target="http://babakhani.github.io/PersianWebToolkit/doc/datepicker/options/" TargetMode="External"/><Relationship Id="rId166" Type="http://schemas.openxmlformats.org/officeDocument/2006/relationships/hyperlink" Target="http://babakhani.github.io/PersianWebToolkit/doc/datepicker/options/" TargetMode="External"/><Relationship Id="rId187" Type="http://schemas.openxmlformats.org/officeDocument/2006/relationships/hyperlink" Target="http://babakhani.github.io/PersianWebToolkit/doc/datepicker/options/" TargetMode="External"/><Relationship Id="rId1" Type="http://schemas.openxmlformats.org/officeDocument/2006/relationships/numbering" Target="numbering.xml"/><Relationship Id="rId212" Type="http://schemas.openxmlformats.org/officeDocument/2006/relationships/hyperlink" Target="http://babakhani.github.io/PersianWebToolkit/doc/datepicker/options/" TargetMode="External"/><Relationship Id="rId233" Type="http://schemas.openxmlformats.org/officeDocument/2006/relationships/hyperlink" Target="http://babakhani.github.io/PersianWebToolkit/doc/datepicker/options/" TargetMode="External"/><Relationship Id="rId254" Type="http://schemas.openxmlformats.org/officeDocument/2006/relationships/hyperlink" Target="http://babakhani.github.io/PersianWebToolkit/doc/datepicker/options/" TargetMode="External"/><Relationship Id="rId28" Type="http://schemas.openxmlformats.org/officeDocument/2006/relationships/hyperlink" Target="http://babakhani.github.io/PersianWebToolkit/doc/datepicker/options/" TargetMode="External"/><Relationship Id="rId49" Type="http://schemas.openxmlformats.org/officeDocument/2006/relationships/hyperlink" Target="http://babakhani.github.io/PersianWebToolkit/doc/datepicker/options/" TargetMode="External"/><Relationship Id="rId114" Type="http://schemas.openxmlformats.org/officeDocument/2006/relationships/hyperlink" Target="http://babakhani.github.io/PersianWebToolkit/doc/datepicker/options/" TargetMode="External"/><Relationship Id="rId275" Type="http://schemas.openxmlformats.org/officeDocument/2006/relationships/hyperlink" Target="http://babakhani.github.io/PersianWebToolkit/doc/datepicker/options/" TargetMode="External"/><Relationship Id="rId296" Type="http://schemas.openxmlformats.org/officeDocument/2006/relationships/hyperlink" Target="http://babakhani.github.io/PersianWebToolkit/doc/datepicker/options/" TargetMode="External"/><Relationship Id="rId300" Type="http://schemas.openxmlformats.org/officeDocument/2006/relationships/hyperlink" Target="http://babakhani.github.io/PersianWebToolkit/doc/datepicker/options/" TargetMode="External"/><Relationship Id="rId60" Type="http://schemas.openxmlformats.org/officeDocument/2006/relationships/hyperlink" Target="http://babakhani.github.io/PersianWebToolkit/doc/datepicker/options/" TargetMode="External"/><Relationship Id="rId81" Type="http://schemas.openxmlformats.org/officeDocument/2006/relationships/hyperlink" Target="http://babakhani.github.io/PersianWebToolkit/doc/datepicker/options/" TargetMode="External"/><Relationship Id="rId135" Type="http://schemas.openxmlformats.org/officeDocument/2006/relationships/hyperlink" Target="http://babakhani.github.io/PersianWebToolkit/doc/datepicker/options/" TargetMode="External"/><Relationship Id="rId156" Type="http://schemas.openxmlformats.org/officeDocument/2006/relationships/hyperlink" Target="http://babakhani.github.io/PersianWebToolkit/doc/datepicker/options/" TargetMode="External"/><Relationship Id="rId177" Type="http://schemas.openxmlformats.org/officeDocument/2006/relationships/hyperlink" Target="http://babakhani.github.io/PersianWebToolkit/doc/datepicker/options/" TargetMode="External"/><Relationship Id="rId198" Type="http://schemas.openxmlformats.org/officeDocument/2006/relationships/hyperlink" Target="http://babakhani.github.io/PersianWebToolkit/doc/datepicker/options/" TargetMode="External"/><Relationship Id="rId202" Type="http://schemas.openxmlformats.org/officeDocument/2006/relationships/hyperlink" Target="http://babakhani.github.io/PersianWebToolkit/doc/datepicker/options/" TargetMode="External"/><Relationship Id="rId223" Type="http://schemas.openxmlformats.org/officeDocument/2006/relationships/hyperlink" Target="http://babakhani.github.io/PersianWebToolkit/doc/datepicker/options/" TargetMode="External"/><Relationship Id="rId244" Type="http://schemas.openxmlformats.org/officeDocument/2006/relationships/hyperlink" Target="http://babakhani.github.io/PersianWebToolkit/doc/datepicker/options/" TargetMode="External"/><Relationship Id="rId18" Type="http://schemas.openxmlformats.org/officeDocument/2006/relationships/hyperlink" Target="http://babakhani.github.io/PersianWebToolkit/doc/datepicker/options/" TargetMode="External"/><Relationship Id="rId39" Type="http://schemas.openxmlformats.org/officeDocument/2006/relationships/hyperlink" Target="http://babakhani.github.io/PersianWebToolkit/doc/datepicker/options/" TargetMode="External"/><Relationship Id="rId265" Type="http://schemas.openxmlformats.org/officeDocument/2006/relationships/hyperlink" Target="http://babakhani.github.io/PersianWebToolkit/doc/datepicker/options/" TargetMode="External"/><Relationship Id="rId286" Type="http://schemas.openxmlformats.org/officeDocument/2006/relationships/hyperlink" Target="http://babakhani.github.io/PersianWebToolkit/doc/datepicker/options/" TargetMode="External"/><Relationship Id="rId50" Type="http://schemas.openxmlformats.org/officeDocument/2006/relationships/hyperlink" Target="http://babakhani.github.io/PersianWebToolkit/doc/datepicker/options/" TargetMode="External"/><Relationship Id="rId104" Type="http://schemas.openxmlformats.org/officeDocument/2006/relationships/hyperlink" Target="http://babakhani.github.io/PersianWebToolkit/doc/datepicker/options/" TargetMode="External"/><Relationship Id="rId125" Type="http://schemas.openxmlformats.org/officeDocument/2006/relationships/hyperlink" Target="http://babakhani.github.io/PersianWebToolkit/doc/datepicker/options/" TargetMode="External"/><Relationship Id="rId146" Type="http://schemas.openxmlformats.org/officeDocument/2006/relationships/hyperlink" Target="http://babakhani.github.io/PersianWebToolkit/doc/datepicker/options/" TargetMode="External"/><Relationship Id="rId167" Type="http://schemas.openxmlformats.org/officeDocument/2006/relationships/hyperlink" Target="http://babakhani.github.io/PersianWebToolkit/doc/datepicker/options/" TargetMode="External"/><Relationship Id="rId188" Type="http://schemas.openxmlformats.org/officeDocument/2006/relationships/hyperlink" Target="http://babakhani.github.io/PersianWebToolkit/doc/datepicker/options/" TargetMode="External"/><Relationship Id="rId71" Type="http://schemas.openxmlformats.org/officeDocument/2006/relationships/hyperlink" Target="http://babakhani.github.io/PersianWebToolkit/doc/datepicker/options/" TargetMode="External"/><Relationship Id="rId92" Type="http://schemas.openxmlformats.org/officeDocument/2006/relationships/hyperlink" Target="http://babakhani.github.io/PersianWebToolkit/doc/datepicker/options/" TargetMode="External"/><Relationship Id="rId213" Type="http://schemas.openxmlformats.org/officeDocument/2006/relationships/hyperlink" Target="http://babakhani.github.io/PersianWebToolkit/doc/datepicker/options/" TargetMode="External"/><Relationship Id="rId234" Type="http://schemas.openxmlformats.org/officeDocument/2006/relationships/hyperlink" Target="http://babakhani.github.io/PersianWebToolkit/doc/datepicker/options/" TargetMode="External"/><Relationship Id="rId2" Type="http://schemas.openxmlformats.org/officeDocument/2006/relationships/styles" Target="styles.xml"/><Relationship Id="rId29" Type="http://schemas.openxmlformats.org/officeDocument/2006/relationships/hyperlink" Target="http://babakhani.github.io/PersianWebToolkit/doc/datepicker/options/" TargetMode="External"/><Relationship Id="rId255" Type="http://schemas.openxmlformats.org/officeDocument/2006/relationships/hyperlink" Target="http://babakhani.github.io/PersianWebToolkit/doc/datepicker/options/" TargetMode="External"/><Relationship Id="rId276" Type="http://schemas.openxmlformats.org/officeDocument/2006/relationships/hyperlink" Target="http://babakhani.github.io/PersianWebToolkit/doc/datepicker/options/" TargetMode="External"/><Relationship Id="rId297" Type="http://schemas.openxmlformats.org/officeDocument/2006/relationships/hyperlink" Target="http://babakhani.github.io/PersianWebToolkit/doc/datepicker/options/" TargetMode="External"/><Relationship Id="rId40" Type="http://schemas.openxmlformats.org/officeDocument/2006/relationships/hyperlink" Target="http://babakhani.github.io/PersianWebToolkit/doc/datepicker/options/" TargetMode="External"/><Relationship Id="rId115" Type="http://schemas.openxmlformats.org/officeDocument/2006/relationships/hyperlink" Target="http://babakhani.github.io/PersianWebToolkit/doc/datepicker/options/" TargetMode="External"/><Relationship Id="rId136" Type="http://schemas.openxmlformats.org/officeDocument/2006/relationships/hyperlink" Target="http://babakhani.github.io/PersianWebToolkit/doc/datepicker/options/" TargetMode="External"/><Relationship Id="rId157" Type="http://schemas.openxmlformats.org/officeDocument/2006/relationships/hyperlink" Target="http://babakhani.github.io/PersianWebToolkit/doc/datepicker/options/" TargetMode="External"/><Relationship Id="rId178" Type="http://schemas.openxmlformats.org/officeDocument/2006/relationships/hyperlink" Target="http://babakhani.github.io/PersianWebToolkit/doc/datepicker/options/" TargetMode="External"/><Relationship Id="rId301" Type="http://schemas.openxmlformats.org/officeDocument/2006/relationships/hyperlink" Target="http://babakhani.github.io/PersianWebToolkit/doc/datepicker/options/" TargetMode="External"/><Relationship Id="rId61" Type="http://schemas.openxmlformats.org/officeDocument/2006/relationships/hyperlink" Target="http://babakhani.github.io/PersianWebToolkit/doc/datepicker/options/" TargetMode="External"/><Relationship Id="rId82" Type="http://schemas.openxmlformats.org/officeDocument/2006/relationships/hyperlink" Target="http://babakhani.github.io/PersianWebToolkit/doc/datepicker/options/" TargetMode="External"/><Relationship Id="rId199" Type="http://schemas.openxmlformats.org/officeDocument/2006/relationships/hyperlink" Target="http://babakhani.github.io/PersianWebToolkit/doc/datepicker/options/" TargetMode="External"/><Relationship Id="rId203" Type="http://schemas.openxmlformats.org/officeDocument/2006/relationships/hyperlink" Target="http://babakhani.github.io/PersianWebToolkit/doc/datepicker/options/" TargetMode="External"/><Relationship Id="rId19" Type="http://schemas.openxmlformats.org/officeDocument/2006/relationships/hyperlink" Target="http://babakhani.github.io/PersianWebToolkit/doc/datepicker/options/" TargetMode="External"/><Relationship Id="rId224" Type="http://schemas.openxmlformats.org/officeDocument/2006/relationships/hyperlink" Target="http://babakhani.github.io/PersianWebToolkit/doc/datepicker/options/" TargetMode="External"/><Relationship Id="rId245" Type="http://schemas.openxmlformats.org/officeDocument/2006/relationships/hyperlink" Target="http://babakhani.github.io/PersianWebToolkit/doc/datepicker/options/" TargetMode="External"/><Relationship Id="rId266" Type="http://schemas.openxmlformats.org/officeDocument/2006/relationships/hyperlink" Target="http://babakhani.github.io/PersianWebToolkit/doc/datepicker/options/" TargetMode="External"/><Relationship Id="rId287" Type="http://schemas.openxmlformats.org/officeDocument/2006/relationships/hyperlink" Target="http://babakhani.github.io/PersianWebToolkit/doc/datepicker/options/" TargetMode="External"/><Relationship Id="rId30" Type="http://schemas.openxmlformats.org/officeDocument/2006/relationships/hyperlink" Target="http://babakhani.github.io/PersianWebToolkit/doc/datepicker/options/" TargetMode="External"/><Relationship Id="rId105" Type="http://schemas.openxmlformats.org/officeDocument/2006/relationships/hyperlink" Target="http://babakhani.github.io/PersianWebToolkit/doc/datepicker/options/" TargetMode="External"/><Relationship Id="rId126" Type="http://schemas.openxmlformats.org/officeDocument/2006/relationships/hyperlink" Target="http://babakhani.github.io/PersianWebToolkit/doc/datepicker/options/" TargetMode="External"/><Relationship Id="rId147" Type="http://schemas.openxmlformats.org/officeDocument/2006/relationships/hyperlink" Target="http://babakhani.github.io/PersianWebToolkit/doc/datepicker/options/" TargetMode="External"/><Relationship Id="rId168" Type="http://schemas.openxmlformats.org/officeDocument/2006/relationships/hyperlink" Target="http://babakhani.github.io/PersianWebToolkit/doc/datepicker/options/" TargetMode="External"/><Relationship Id="rId51" Type="http://schemas.openxmlformats.org/officeDocument/2006/relationships/hyperlink" Target="http://babakhani.github.io/PersianWebToolkit/doc/datepicker/options/" TargetMode="External"/><Relationship Id="rId72" Type="http://schemas.openxmlformats.org/officeDocument/2006/relationships/hyperlink" Target="http://babakhani.github.io/PersianWebToolkit/doc/datepicker/options/" TargetMode="External"/><Relationship Id="rId93" Type="http://schemas.openxmlformats.org/officeDocument/2006/relationships/hyperlink" Target="http://babakhani.github.io/PersianWebToolkit/doc/datepicker/options/" TargetMode="External"/><Relationship Id="rId189" Type="http://schemas.openxmlformats.org/officeDocument/2006/relationships/hyperlink" Target="http://babakhani.github.io/PersianWebToolkit/doc/datepicker/options/" TargetMode="External"/><Relationship Id="rId3" Type="http://schemas.openxmlformats.org/officeDocument/2006/relationships/settings" Target="settings.xml"/><Relationship Id="rId214" Type="http://schemas.openxmlformats.org/officeDocument/2006/relationships/hyperlink" Target="http://babakhani.github.io/PersianWebToolkit/doc/datepicker/options/" TargetMode="External"/><Relationship Id="rId235" Type="http://schemas.openxmlformats.org/officeDocument/2006/relationships/hyperlink" Target="http://babakhani.github.io/PersianWebToolkit/doc/datepicker/options/" TargetMode="External"/><Relationship Id="rId256" Type="http://schemas.openxmlformats.org/officeDocument/2006/relationships/hyperlink" Target="http://babakhani.github.io/PersianWebToolkit/doc/datepicker/options/" TargetMode="External"/><Relationship Id="rId277" Type="http://schemas.openxmlformats.org/officeDocument/2006/relationships/hyperlink" Target="http://babakhani.github.io/PersianWebToolkit/doc/datepicker/options/" TargetMode="External"/><Relationship Id="rId298" Type="http://schemas.openxmlformats.org/officeDocument/2006/relationships/hyperlink" Target="http://babakhani.github.io/PersianWebToolkit/doc/datepicker/options/" TargetMode="External"/><Relationship Id="rId116" Type="http://schemas.openxmlformats.org/officeDocument/2006/relationships/hyperlink" Target="http://babakhani.github.io/PersianWebToolkit/doc/datepicker/options/" TargetMode="External"/><Relationship Id="rId137" Type="http://schemas.openxmlformats.org/officeDocument/2006/relationships/hyperlink" Target="http://babakhani.github.io/PersianWebToolkit/doc/datepicker/options/" TargetMode="External"/><Relationship Id="rId158" Type="http://schemas.openxmlformats.org/officeDocument/2006/relationships/hyperlink" Target="http://babakhani.github.io/PersianWebToolkit/doc/datepicker/options/" TargetMode="External"/><Relationship Id="rId302" Type="http://schemas.openxmlformats.org/officeDocument/2006/relationships/hyperlink" Target="http://babakhani.github.io/PersianWebToolkit/doc/datepicker/options/" TargetMode="External"/><Relationship Id="rId20" Type="http://schemas.openxmlformats.org/officeDocument/2006/relationships/hyperlink" Target="http://babakhani.github.io/PersianWebToolkit/doc/datepicker/options/" TargetMode="External"/><Relationship Id="rId41" Type="http://schemas.openxmlformats.org/officeDocument/2006/relationships/hyperlink" Target="http://babakhani.github.io/PersianWebToolkit/doc/datepicker/options/" TargetMode="External"/><Relationship Id="rId62" Type="http://schemas.openxmlformats.org/officeDocument/2006/relationships/hyperlink" Target="http://babakhani.github.io/PersianWebToolkit/doc/datepicker/options/" TargetMode="External"/><Relationship Id="rId83" Type="http://schemas.openxmlformats.org/officeDocument/2006/relationships/hyperlink" Target="http://babakhani.github.io/PersianWebToolkit/doc/datepicker/options/" TargetMode="External"/><Relationship Id="rId179" Type="http://schemas.openxmlformats.org/officeDocument/2006/relationships/hyperlink" Target="http://babakhani.github.io/PersianWebToolkit/doc/datepicker/options/" TargetMode="External"/><Relationship Id="rId190" Type="http://schemas.openxmlformats.org/officeDocument/2006/relationships/hyperlink" Target="http://babakhani.github.io/PersianWebToolkit/doc/datepicker/options/" TargetMode="External"/><Relationship Id="rId204" Type="http://schemas.openxmlformats.org/officeDocument/2006/relationships/hyperlink" Target="http://babakhani.github.io/PersianWebToolkit/doc/datepicker/options/" TargetMode="External"/><Relationship Id="rId225" Type="http://schemas.openxmlformats.org/officeDocument/2006/relationships/hyperlink" Target="http://babakhani.github.io/PersianWebToolkit/doc/datepicker/options/" TargetMode="External"/><Relationship Id="rId246" Type="http://schemas.openxmlformats.org/officeDocument/2006/relationships/hyperlink" Target="http://babakhani.github.io/PersianWebToolkit/doc/datepicker/options/" TargetMode="External"/><Relationship Id="rId267" Type="http://schemas.openxmlformats.org/officeDocument/2006/relationships/hyperlink" Target="http://babakhani.github.io/PersianWebToolkit/doc/datepicker/options/" TargetMode="External"/><Relationship Id="rId288" Type="http://schemas.openxmlformats.org/officeDocument/2006/relationships/hyperlink" Target="http://babakhani.github.io/PersianWebToolkit/doc/datepicker/options/" TargetMode="External"/><Relationship Id="rId106" Type="http://schemas.openxmlformats.org/officeDocument/2006/relationships/hyperlink" Target="http://babakhani.github.io/PersianWebToolkit/doc/datepicker/options/" TargetMode="External"/><Relationship Id="rId127" Type="http://schemas.openxmlformats.org/officeDocument/2006/relationships/hyperlink" Target="http://babakhani.github.io/PersianWebToolkit/doc/datepicker/options/" TargetMode="External"/><Relationship Id="rId10" Type="http://schemas.openxmlformats.org/officeDocument/2006/relationships/hyperlink" Target="http://babakhani.github.io/PersianWebToolkit/doc/datepicker/options/" TargetMode="External"/><Relationship Id="rId31" Type="http://schemas.openxmlformats.org/officeDocument/2006/relationships/hyperlink" Target="http://babakhani.github.io/PersianWebToolkit/doc/datepicker/options/" TargetMode="External"/><Relationship Id="rId52" Type="http://schemas.openxmlformats.org/officeDocument/2006/relationships/hyperlink" Target="http://babakhani.github.io/PersianWebToolkit/doc/datepicker/options/" TargetMode="External"/><Relationship Id="rId73" Type="http://schemas.openxmlformats.org/officeDocument/2006/relationships/hyperlink" Target="http://babakhani.github.io/PersianWebToolkit/doc/datepicker/options/" TargetMode="External"/><Relationship Id="rId94" Type="http://schemas.openxmlformats.org/officeDocument/2006/relationships/hyperlink" Target="http://babakhani.github.io/PersianWebToolkit/doc/datepicker/options/" TargetMode="External"/><Relationship Id="rId148" Type="http://schemas.openxmlformats.org/officeDocument/2006/relationships/hyperlink" Target="http://babakhani.github.io/PersianWebToolkit/doc/datepicker/options/" TargetMode="External"/><Relationship Id="rId169" Type="http://schemas.openxmlformats.org/officeDocument/2006/relationships/hyperlink" Target="http://babakhani.github.io/PersianWebToolkit/doc/datepicker/options/" TargetMode="External"/><Relationship Id="rId4" Type="http://schemas.openxmlformats.org/officeDocument/2006/relationships/webSettings" Target="webSettings.xml"/><Relationship Id="rId180" Type="http://schemas.openxmlformats.org/officeDocument/2006/relationships/hyperlink" Target="http://babakhani.github.io/PersianWebToolkit/doc/datepicker/options/" TargetMode="External"/><Relationship Id="rId215" Type="http://schemas.openxmlformats.org/officeDocument/2006/relationships/hyperlink" Target="http://babakhani.github.io/PersianWebToolkit/doc/datepicker/options/" TargetMode="External"/><Relationship Id="rId236" Type="http://schemas.openxmlformats.org/officeDocument/2006/relationships/hyperlink" Target="http://babakhani.github.io/PersianWebToolkit/doc/datepicker/options/" TargetMode="External"/><Relationship Id="rId257" Type="http://schemas.openxmlformats.org/officeDocument/2006/relationships/hyperlink" Target="http://babakhani.github.io/PersianWebToolkit/doc/datepicker/options/" TargetMode="External"/><Relationship Id="rId278" Type="http://schemas.openxmlformats.org/officeDocument/2006/relationships/hyperlink" Target="http://babakhani.github.io/PersianWebToolkit/doc/datepicker/options/" TargetMode="External"/><Relationship Id="rId303" Type="http://schemas.openxmlformats.org/officeDocument/2006/relationships/hyperlink" Target="http://babakhani.github.io/PersianWebToolkit/doc/datepicker/options/" TargetMode="External"/><Relationship Id="rId42" Type="http://schemas.openxmlformats.org/officeDocument/2006/relationships/hyperlink" Target="http://babakhani.github.io/PersianWebToolkit/doc/datepicker/options/" TargetMode="External"/><Relationship Id="rId84" Type="http://schemas.openxmlformats.org/officeDocument/2006/relationships/hyperlink" Target="http://babakhani.github.io/PersianWebToolkit/doc/datepicker/options/" TargetMode="External"/><Relationship Id="rId138" Type="http://schemas.openxmlformats.org/officeDocument/2006/relationships/hyperlink" Target="http://babakhani.github.io/PersianWebToolkit/doc/datepicker/options/" TargetMode="External"/><Relationship Id="rId191" Type="http://schemas.openxmlformats.org/officeDocument/2006/relationships/hyperlink" Target="http://babakhani.github.io/PersianWebToolkit/doc/datepicker/options/" TargetMode="External"/><Relationship Id="rId205" Type="http://schemas.openxmlformats.org/officeDocument/2006/relationships/hyperlink" Target="http://babakhani.github.io/PersianWebToolkit/doc/datepicker/options/" TargetMode="External"/><Relationship Id="rId247" Type="http://schemas.openxmlformats.org/officeDocument/2006/relationships/hyperlink" Target="http://babakhani.github.io/PersianWebToolkit/doc/datepicker/options/" TargetMode="External"/><Relationship Id="rId107" Type="http://schemas.openxmlformats.org/officeDocument/2006/relationships/hyperlink" Target="http://babakhani.github.io/PersianWebToolkit/doc/datepicker/options/" TargetMode="External"/><Relationship Id="rId289" Type="http://schemas.openxmlformats.org/officeDocument/2006/relationships/hyperlink" Target="http://babakhani.github.io/PersianWebToolkit/doc/datepicker/options/" TargetMode="External"/><Relationship Id="rId11" Type="http://schemas.openxmlformats.org/officeDocument/2006/relationships/hyperlink" Target="http://babakhani.github.io/PersianWebToolkit/doc/datepicker/options/" TargetMode="External"/><Relationship Id="rId53" Type="http://schemas.openxmlformats.org/officeDocument/2006/relationships/hyperlink" Target="http://babakhani.github.io/PersianWebToolkit/doc/datepicker/options/" TargetMode="External"/><Relationship Id="rId149" Type="http://schemas.openxmlformats.org/officeDocument/2006/relationships/hyperlink" Target="http://babakhani.github.io/PersianWebToolkit/doc/datepicker/options/" TargetMode="External"/><Relationship Id="rId95" Type="http://schemas.openxmlformats.org/officeDocument/2006/relationships/hyperlink" Target="http://babakhani.github.io/PersianWebToolkit/doc/datepicker/options/" TargetMode="External"/><Relationship Id="rId160" Type="http://schemas.openxmlformats.org/officeDocument/2006/relationships/hyperlink" Target="http://babakhani.github.io/PersianWebToolkit/doc/datepicker/options/" TargetMode="External"/><Relationship Id="rId216" Type="http://schemas.openxmlformats.org/officeDocument/2006/relationships/hyperlink" Target="http://babakhani.github.io/PersianWebToolkit/doc/datepicker/options/" TargetMode="External"/><Relationship Id="rId258" Type="http://schemas.openxmlformats.org/officeDocument/2006/relationships/hyperlink" Target="http://babakhani.github.io/PersianWebToolkit/doc/datepicker/options/" TargetMode="External"/><Relationship Id="rId22" Type="http://schemas.openxmlformats.org/officeDocument/2006/relationships/hyperlink" Target="http://babakhani.github.io/PersianWebToolkit/doc/datepicker/options/" TargetMode="External"/><Relationship Id="rId64" Type="http://schemas.openxmlformats.org/officeDocument/2006/relationships/hyperlink" Target="http://babakhani.github.io/PersianWebToolkit/doc/datepicker/options/" TargetMode="External"/><Relationship Id="rId118" Type="http://schemas.openxmlformats.org/officeDocument/2006/relationships/hyperlink" Target="http://babakhani.github.io/PersianWebToolkit/doc/datepicker/options/" TargetMode="External"/><Relationship Id="rId171" Type="http://schemas.openxmlformats.org/officeDocument/2006/relationships/hyperlink" Target="http://babakhani.github.io/PersianWebToolkit/doc/datepicker/options/" TargetMode="External"/><Relationship Id="rId227" Type="http://schemas.openxmlformats.org/officeDocument/2006/relationships/hyperlink" Target="http://babakhani.github.io/PersianWebToolkit/doc/datepicker/options/" TargetMode="External"/><Relationship Id="rId269" Type="http://schemas.openxmlformats.org/officeDocument/2006/relationships/hyperlink" Target="http://babakhani.github.io/PersianWebToolkit/doc/datepicker/options/" TargetMode="External"/><Relationship Id="rId33" Type="http://schemas.openxmlformats.org/officeDocument/2006/relationships/hyperlink" Target="http://babakhani.github.io/PersianWebToolkit/doc/datepicker/options/" TargetMode="External"/><Relationship Id="rId129" Type="http://schemas.openxmlformats.org/officeDocument/2006/relationships/hyperlink" Target="http://babakhani.github.io/PersianWebToolkit/doc/datepicker/options/" TargetMode="External"/><Relationship Id="rId280" Type="http://schemas.openxmlformats.org/officeDocument/2006/relationships/hyperlink" Target="http://babakhani.github.io/PersianWebToolkit/doc/datepicker/options/" TargetMode="External"/><Relationship Id="rId75" Type="http://schemas.openxmlformats.org/officeDocument/2006/relationships/hyperlink" Target="http://babakhani.github.io/PersianWebToolkit/doc/datepicker/options/" TargetMode="External"/><Relationship Id="rId140" Type="http://schemas.openxmlformats.org/officeDocument/2006/relationships/hyperlink" Target="http://babakhani.github.io/PersianWebToolkit/doc/datepicker/options/" TargetMode="External"/><Relationship Id="rId182" Type="http://schemas.openxmlformats.org/officeDocument/2006/relationships/hyperlink" Target="http://babakhani.github.io/PersianWebToolkit/doc/datepicker/options/" TargetMode="External"/><Relationship Id="rId6" Type="http://schemas.openxmlformats.org/officeDocument/2006/relationships/hyperlink" Target="http://babakhani.github.io/PersianWebToolkit/doc/datepicker/options/" TargetMode="External"/><Relationship Id="rId238" Type="http://schemas.openxmlformats.org/officeDocument/2006/relationships/hyperlink" Target="http://babakhani.github.io/PersianWebToolkit/doc/datepicker/options/" TargetMode="External"/><Relationship Id="rId291" Type="http://schemas.openxmlformats.org/officeDocument/2006/relationships/hyperlink" Target="http://babakhani.github.io/PersianWebToolkit/doc/datepicker/options/" TargetMode="External"/><Relationship Id="rId305" Type="http://schemas.openxmlformats.org/officeDocument/2006/relationships/hyperlink" Target="http://babakhani.github.io/PersianWebToolkit/doc/datepicker/option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48</Pages>
  <Words>11652</Words>
  <Characters>66417</Characters>
  <Application>Microsoft Office Word</Application>
  <DocSecurity>0</DocSecurity>
  <Lines>553</Lines>
  <Paragraphs>155</Paragraphs>
  <ScaleCrop>false</ScaleCrop>
  <Company/>
  <LinksUpToDate>false</LinksUpToDate>
  <CharactersWithSpaces>77914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FazelEdu</dc:creator>
  <cp:keywords/>
  <dc:description/>
  <cp:lastModifiedBy>borna gostar</cp:lastModifiedBy>
  <cp:revision>4</cp:revision>
  <dcterms:created xsi:type="dcterms:W3CDTF">2020-07-22T08:38:00Z</dcterms:created>
  <dcterms:modified xsi:type="dcterms:W3CDTF">2020-07-23T05:19:00Z</dcterms:modified>
</cp:coreProperties>
</file>